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1F0F9" w14:textId="2059113D" w:rsidR="0022402F" w:rsidRDefault="0022402F" w:rsidP="00944651">
      <w:pPr>
        <w:widowControl w:val="0"/>
        <w:tabs>
          <w:tab w:val="left" w:pos="2520"/>
        </w:tabs>
        <w:spacing w:after="0"/>
        <w:jc w:val="center"/>
        <w:rPr>
          <w:b/>
          <w:sz w:val="24"/>
          <w:szCs w:val="24"/>
        </w:rPr>
      </w:pPr>
      <w:r>
        <w:rPr>
          <w:b/>
          <w:sz w:val="24"/>
          <w:szCs w:val="24"/>
        </w:rPr>
        <w:t>ROMÂNIA</w:t>
      </w:r>
    </w:p>
    <w:p w14:paraId="5F262625" w14:textId="77777777" w:rsidR="0022402F" w:rsidRDefault="0022402F" w:rsidP="0022402F">
      <w:pPr>
        <w:widowControl w:val="0"/>
        <w:tabs>
          <w:tab w:val="left" w:pos="2520"/>
        </w:tabs>
        <w:spacing w:after="0"/>
        <w:jc w:val="center"/>
        <w:rPr>
          <w:b/>
          <w:sz w:val="24"/>
          <w:szCs w:val="24"/>
        </w:rPr>
      </w:pPr>
      <w:r>
        <w:rPr>
          <w:b/>
          <w:sz w:val="24"/>
          <w:szCs w:val="24"/>
        </w:rPr>
        <w:t>MINISTERUL APĂRĂRII NAŢIONALE</w:t>
      </w:r>
    </w:p>
    <w:p w14:paraId="5592414B" w14:textId="77777777" w:rsidR="0022402F" w:rsidRDefault="0022402F" w:rsidP="0022402F">
      <w:pPr>
        <w:widowControl w:val="0"/>
        <w:tabs>
          <w:tab w:val="left" w:pos="2520"/>
        </w:tabs>
        <w:spacing w:after="0"/>
        <w:jc w:val="center"/>
        <w:rPr>
          <w:b/>
          <w:sz w:val="24"/>
          <w:szCs w:val="24"/>
        </w:rPr>
      </w:pPr>
      <w:r>
        <w:rPr>
          <w:b/>
          <w:sz w:val="24"/>
          <w:szCs w:val="24"/>
        </w:rPr>
        <w:t>ACADEMIA TEHNICĂ MILITARĂ</w:t>
      </w:r>
    </w:p>
    <w:p w14:paraId="66DFAAA4" w14:textId="77777777" w:rsidR="0022402F" w:rsidRDefault="0022402F" w:rsidP="0022402F">
      <w:pPr>
        <w:widowControl w:val="0"/>
        <w:tabs>
          <w:tab w:val="left" w:pos="2520"/>
        </w:tabs>
        <w:spacing w:after="0"/>
        <w:jc w:val="center"/>
        <w:rPr>
          <w:b/>
          <w:sz w:val="24"/>
          <w:szCs w:val="24"/>
        </w:rPr>
      </w:pPr>
      <w:r>
        <w:rPr>
          <w:b/>
          <w:sz w:val="24"/>
          <w:szCs w:val="24"/>
        </w:rPr>
        <w:t>„FERDINAND I”</w:t>
      </w:r>
    </w:p>
    <w:p w14:paraId="2DA251F6" w14:textId="77777777" w:rsidR="0022402F" w:rsidRDefault="0022402F" w:rsidP="0022402F">
      <w:pPr>
        <w:widowControl w:val="0"/>
        <w:tabs>
          <w:tab w:val="left" w:pos="2520"/>
        </w:tabs>
        <w:spacing w:after="0"/>
        <w:jc w:val="center"/>
        <w:rPr>
          <w:b/>
          <w:sz w:val="24"/>
          <w:szCs w:val="24"/>
        </w:rPr>
      </w:pPr>
    </w:p>
    <w:p w14:paraId="472F11EC" w14:textId="77777777" w:rsidR="0022402F" w:rsidRDefault="0022402F" w:rsidP="0022402F">
      <w:pPr>
        <w:widowControl w:val="0"/>
        <w:tabs>
          <w:tab w:val="left" w:pos="2520"/>
        </w:tabs>
        <w:spacing w:after="0"/>
        <w:jc w:val="center"/>
        <w:rPr>
          <w:b/>
          <w:sz w:val="24"/>
          <w:szCs w:val="24"/>
        </w:rPr>
      </w:pPr>
    </w:p>
    <w:p w14:paraId="73CF767A" w14:textId="77777777" w:rsidR="0022402F" w:rsidRPr="007E2C94" w:rsidRDefault="0022402F" w:rsidP="0022402F">
      <w:pPr>
        <w:widowControl w:val="0"/>
        <w:tabs>
          <w:tab w:val="left" w:pos="2520"/>
        </w:tabs>
        <w:spacing w:after="0"/>
        <w:jc w:val="center"/>
        <w:rPr>
          <w:b/>
          <w:sz w:val="22"/>
          <w:szCs w:val="22"/>
        </w:rPr>
      </w:pPr>
      <w:r w:rsidRPr="007E2C94">
        <w:rPr>
          <w:b/>
          <w:sz w:val="22"/>
          <w:szCs w:val="22"/>
        </w:rPr>
        <w:t>FACULTATEA DE SISTEME ELECTRONICE ŞI INFORMATICE MILITARE</w:t>
      </w:r>
    </w:p>
    <w:p w14:paraId="79012E2A" w14:textId="77777777" w:rsidR="0022402F" w:rsidRPr="007E2C94" w:rsidRDefault="0022402F" w:rsidP="0022402F">
      <w:pPr>
        <w:widowControl w:val="0"/>
        <w:tabs>
          <w:tab w:val="left" w:pos="2520"/>
        </w:tabs>
        <w:spacing w:after="0"/>
        <w:jc w:val="center"/>
        <w:rPr>
          <w:b/>
          <w:sz w:val="22"/>
          <w:szCs w:val="22"/>
        </w:rPr>
      </w:pPr>
      <w:r w:rsidRPr="007E2C94">
        <w:rPr>
          <w:b/>
          <w:sz w:val="22"/>
          <w:szCs w:val="22"/>
        </w:rPr>
        <w:t>Specializarea: Calculatoare şi sisteme informatice pentru apărare</w:t>
      </w:r>
    </w:p>
    <w:p w14:paraId="3D54E73C" w14:textId="77777777" w:rsidR="0022402F" w:rsidRPr="007E2C94" w:rsidRDefault="0022402F" w:rsidP="0022402F">
      <w:pPr>
        <w:widowControl w:val="0"/>
        <w:tabs>
          <w:tab w:val="left" w:pos="2520"/>
        </w:tabs>
        <w:spacing w:after="0"/>
        <w:jc w:val="center"/>
        <w:rPr>
          <w:b/>
          <w:sz w:val="22"/>
          <w:szCs w:val="22"/>
        </w:rPr>
      </w:pPr>
      <w:r w:rsidRPr="007E2C94">
        <w:rPr>
          <w:b/>
          <w:sz w:val="22"/>
          <w:szCs w:val="22"/>
        </w:rPr>
        <w:t>şi securitate naţională</w:t>
      </w:r>
    </w:p>
    <w:p w14:paraId="7D37CAE0" w14:textId="77777777" w:rsidR="0022402F" w:rsidRDefault="0022402F" w:rsidP="0022402F">
      <w:pPr>
        <w:widowControl w:val="0"/>
        <w:tabs>
          <w:tab w:val="left" w:pos="2520"/>
        </w:tabs>
        <w:spacing w:after="0"/>
        <w:jc w:val="center"/>
        <w:rPr>
          <w:b/>
          <w:sz w:val="24"/>
          <w:szCs w:val="24"/>
        </w:rPr>
      </w:pPr>
    </w:p>
    <w:p w14:paraId="606EEAA9" w14:textId="77777777" w:rsidR="0022402F" w:rsidRDefault="0022402F" w:rsidP="0022402F">
      <w:pPr>
        <w:widowControl w:val="0"/>
        <w:tabs>
          <w:tab w:val="left" w:pos="2520"/>
        </w:tabs>
        <w:spacing w:after="0"/>
        <w:jc w:val="center"/>
        <w:rPr>
          <w:b/>
          <w:sz w:val="24"/>
          <w:szCs w:val="24"/>
        </w:rPr>
      </w:pPr>
      <w:r>
        <w:rPr>
          <w:noProof/>
          <w:lang w:val="en-US"/>
        </w:rPr>
        <w:drawing>
          <wp:inline distT="0" distB="0" distL="0" distR="0" wp14:anchorId="20A5BE77" wp14:editId="1188AD6E">
            <wp:extent cx="2037594" cy="2397865"/>
            <wp:effectExtent l="0" t="0" r="0" b="0"/>
            <wp:docPr id="58" name="image34.jpg" descr="D:\steme 2018\Stema ATM Ferdinand I.jpg"/>
            <wp:cNvGraphicFramePr/>
            <a:graphic xmlns:a="http://schemas.openxmlformats.org/drawingml/2006/main">
              <a:graphicData uri="http://schemas.openxmlformats.org/drawingml/2006/picture">
                <pic:pic xmlns:pic="http://schemas.openxmlformats.org/drawingml/2006/picture">
                  <pic:nvPicPr>
                    <pic:cNvPr id="0" name="image34.jpg" descr="D:\steme 2018\Stema ATM Ferdinand I.jpg"/>
                    <pic:cNvPicPr preferRelativeResize="0"/>
                  </pic:nvPicPr>
                  <pic:blipFill>
                    <a:blip r:embed="rId8"/>
                    <a:srcRect/>
                    <a:stretch>
                      <a:fillRect/>
                    </a:stretch>
                  </pic:blipFill>
                  <pic:spPr>
                    <a:xfrm>
                      <a:off x="0" y="0"/>
                      <a:ext cx="2037594" cy="2397865"/>
                    </a:xfrm>
                    <a:prstGeom prst="rect">
                      <a:avLst/>
                    </a:prstGeom>
                    <a:ln/>
                  </pic:spPr>
                </pic:pic>
              </a:graphicData>
            </a:graphic>
          </wp:inline>
        </w:drawing>
      </w:r>
    </w:p>
    <w:p w14:paraId="1A2D35D4" w14:textId="77777777" w:rsidR="0022402F" w:rsidRDefault="0022402F" w:rsidP="0022402F">
      <w:pPr>
        <w:widowControl w:val="0"/>
        <w:tabs>
          <w:tab w:val="left" w:pos="2520"/>
        </w:tabs>
        <w:spacing w:after="0"/>
        <w:jc w:val="center"/>
        <w:rPr>
          <w:b/>
          <w:sz w:val="24"/>
          <w:szCs w:val="24"/>
        </w:rPr>
      </w:pPr>
    </w:p>
    <w:p w14:paraId="5376D716" w14:textId="77777777" w:rsidR="00B353E4" w:rsidRPr="007E2C94" w:rsidRDefault="00B353E4" w:rsidP="007E2C94">
      <w:pPr>
        <w:pStyle w:val="Corptext"/>
        <w:jc w:val="center"/>
        <w:rPr>
          <w:rFonts w:eastAsiaTheme="majorEastAsia"/>
          <w:b/>
          <w:spacing w:val="-10"/>
          <w:kern w:val="28"/>
          <w:sz w:val="32"/>
          <w:szCs w:val="32"/>
          <w:lang w:val="ro-RO"/>
        </w:rPr>
      </w:pPr>
      <w:r w:rsidRPr="00640990">
        <w:rPr>
          <w:rFonts w:eastAsiaTheme="majorEastAsia"/>
          <w:b/>
          <w:spacing w:val="-10"/>
          <w:kern w:val="28"/>
          <w:sz w:val="32"/>
          <w:szCs w:val="32"/>
          <w:lang w:val="ro-RO"/>
        </w:rPr>
        <w:t>SISTEM SPECIALIZAT DE ACŢIONARE COMANDAT CU SEMNAL VOCAL</w:t>
      </w:r>
    </w:p>
    <w:p w14:paraId="1126555D" w14:textId="77777777" w:rsidR="00B353E4" w:rsidRDefault="00B353E4" w:rsidP="00B353E4">
      <w:pPr>
        <w:pStyle w:val="Default"/>
        <w:rPr>
          <w:b/>
          <w:bCs/>
          <w:sz w:val="28"/>
          <w:lang w:val="ro-RO"/>
        </w:rPr>
      </w:pPr>
    </w:p>
    <w:p w14:paraId="06A5999F" w14:textId="77777777" w:rsidR="00B353E4" w:rsidRPr="002F5EB2" w:rsidRDefault="00B353E4" w:rsidP="00B353E4">
      <w:pPr>
        <w:pStyle w:val="Default"/>
        <w:rPr>
          <w:sz w:val="28"/>
          <w:szCs w:val="28"/>
          <w:lang w:val="ro-RO"/>
        </w:rPr>
      </w:pPr>
      <w:r w:rsidRPr="002F5EB2">
        <w:rPr>
          <w:sz w:val="28"/>
          <w:szCs w:val="28"/>
          <w:lang w:val="ro-RO"/>
        </w:rPr>
        <w:t xml:space="preserve">CONDUCĂTOR ŞTIINŢIFIC: </w:t>
      </w:r>
    </w:p>
    <w:p w14:paraId="1A030B28" w14:textId="77777777" w:rsidR="00B353E4" w:rsidRDefault="00B353E4" w:rsidP="007E2C94">
      <w:pPr>
        <w:pStyle w:val="Default"/>
        <w:rPr>
          <w:b/>
          <w:sz w:val="28"/>
          <w:szCs w:val="28"/>
        </w:rPr>
      </w:pPr>
      <w:r w:rsidRPr="004F3B52">
        <w:rPr>
          <w:b/>
          <w:sz w:val="28"/>
          <w:szCs w:val="28"/>
          <w:lang w:val="ro-RO"/>
        </w:rPr>
        <w:t xml:space="preserve">Conf. dr. ing.  </w:t>
      </w:r>
      <w:r w:rsidRPr="004F3B52">
        <w:rPr>
          <w:b/>
          <w:sz w:val="28"/>
          <w:szCs w:val="28"/>
        </w:rPr>
        <w:t>Laurențiu MĂ</w:t>
      </w:r>
      <w:r>
        <w:rPr>
          <w:b/>
          <w:sz w:val="28"/>
          <w:szCs w:val="28"/>
        </w:rPr>
        <w:t>RG</w:t>
      </w:r>
      <w:r w:rsidRPr="00640990">
        <w:rPr>
          <w:b/>
          <w:sz w:val="28"/>
          <w:szCs w:val="28"/>
        </w:rPr>
        <w:t>Ă</w:t>
      </w:r>
      <w:r>
        <w:rPr>
          <w:b/>
          <w:sz w:val="28"/>
          <w:szCs w:val="28"/>
        </w:rPr>
        <w:t>RIT</w:t>
      </w:r>
    </w:p>
    <w:p w14:paraId="01CFBF53" w14:textId="77777777" w:rsidR="007E2C94" w:rsidRPr="007E2C94" w:rsidRDefault="007E2C94" w:rsidP="007E2C94">
      <w:pPr>
        <w:pStyle w:val="Default"/>
        <w:ind w:firstLine="720"/>
        <w:rPr>
          <w:b/>
          <w:sz w:val="28"/>
          <w:szCs w:val="28"/>
          <w:lang w:val="ro-RO"/>
        </w:rPr>
      </w:pPr>
    </w:p>
    <w:p w14:paraId="19EB72B3" w14:textId="77777777" w:rsidR="00B353E4" w:rsidRDefault="00B353E4" w:rsidP="00B353E4">
      <w:pPr>
        <w:pStyle w:val="Default"/>
        <w:jc w:val="right"/>
        <w:rPr>
          <w:sz w:val="28"/>
          <w:szCs w:val="28"/>
          <w:lang w:val="ro-RO"/>
        </w:rPr>
      </w:pPr>
    </w:p>
    <w:p w14:paraId="789C028F" w14:textId="77777777" w:rsidR="00B353E4" w:rsidRPr="008405D8" w:rsidRDefault="00B353E4" w:rsidP="00B353E4">
      <w:pPr>
        <w:pStyle w:val="Default"/>
        <w:jc w:val="right"/>
        <w:rPr>
          <w:sz w:val="28"/>
          <w:szCs w:val="28"/>
          <w:lang w:val="ro-RO"/>
        </w:rPr>
      </w:pPr>
      <w:r w:rsidRPr="008405D8">
        <w:rPr>
          <w:sz w:val="28"/>
          <w:szCs w:val="28"/>
          <w:lang w:val="ro-RO"/>
        </w:rPr>
        <w:t xml:space="preserve">ABSOLVENT: </w:t>
      </w:r>
    </w:p>
    <w:p w14:paraId="141B2E60" w14:textId="77777777" w:rsidR="007E2C94" w:rsidRPr="007E2C94" w:rsidRDefault="00B353E4" w:rsidP="007E2C94">
      <w:pPr>
        <w:pStyle w:val="Default"/>
        <w:jc w:val="right"/>
        <w:rPr>
          <w:b/>
          <w:bCs/>
          <w:sz w:val="28"/>
          <w:lang w:val="ro-RO"/>
        </w:rPr>
      </w:pPr>
      <w:r w:rsidRPr="00CB4BC9">
        <w:rPr>
          <w:b/>
          <w:bCs/>
          <w:sz w:val="28"/>
          <w:lang w:val="ro-RO"/>
        </w:rPr>
        <w:t xml:space="preserve"> </w:t>
      </w:r>
      <w:r w:rsidRPr="004F3B52">
        <w:rPr>
          <w:b/>
          <w:bCs/>
          <w:sz w:val="28"/>
          <w:lang w:val="ro-RO"/>
        </w:rPr>
        <w:t>Stud. sg. maj. Radu-Ilie H</w:t>
      </w:r>
      <w:r>
        <w:rPr>
          <w:b/>
          <w:bCs/>
          <w:sz w:val="28"/>
          <w:lang w:val="ro-RO"/>
        </w:rPr>
        <w:t>ERE</w:t>
      </w:r>
      <w:r w:rsidRPr="00640990">
        <w:rPr>
          <w:b/>
          <w:bCs/>
          <w:sz w:val="28"/>
          <w:lang w:val="ro-RO"/>
        </w:rPr>
        <w:t>Ș</w:t>
      </w:r>
      <w:r>
        <w:rPr>
          <w:b/>
          <w:bCs/>
          <w:sz w:val="28"/>
          <w:lang w:val="ro-RO"/>
        </w:rPr>
        <w:t>ANU</w:t>
      </w:r>
    </w:p>
    <w:p w14:paraId="71CEC741" w14:textId="77777777" w:rsidR="00B353E4" w:rsidRPr="008405D8" w:rsidRDefault="00B353E4" w:rsidP="00B353E4">
      <w:pPr>
        <w:pStyle w:val="Default"/>
        <w:rPr>
          <w:lang w:val="ro-RO"/>
        </w:rPr>
      </w:pPr>
    </w:p>
    <w:p w14:paraId="24BEF32A" w14:textId="77777777" w:rsidR="00B353E4" w:rsidRDefault="00B353E4" w:rsidP="00B353E4">
      <w:pPr>
        <w:widowControl w:val="0"/>
        <w:spacing w:after="0"/>
        <w:ind w:left="6480"/>
        <w:rPr>
          <w:sz w:val="24"/>
          <w:szCs w:val="24"/>
        </w:rPr>
      </w:pPr>
      <w:r>
        <w:rPr>
          <w:sz w:val="24"/>
          <w:szCs w:val="24"/>
        </w:rPr>
        <w:t>Conţine ___________ file                                                                              Inventariat sub nr. ______</w:t>
      </w:r>
    </w:p>
    <w:p w14:paraId="4C83511F" w14:textId="77777777" w:rsidR="00B353E4" w:rsidRDefault="00B353E4" w:rsidP="00B353E4">
      <w:pPr>
        <w:widowControl w:val="0"/>
        <w:spacing w:after="0"/>
        <w:ind w:left="5760" w:firstLine="720"/>
        <w:rPr>
          <w:sz w:val="24"/>
          <w:szCs w:val="24"/>
        </w:rPr>
      </w:pPr>
      <w:r>
        <w:rPr>
          <w:sz w:val="24"/>
          <w:szCs w:val="24"/>
        </w:rPr>
        <w:t>Poziţia din indicator:  ____</w:t>
      </w:r>
    </w:p>
    <w:p w14:paraId="64CBFB4F" w14:textId="77777777" w:rsidR="00B353E4" w:rsidRDefault="00B353E4" w:rsidP="00B353E4">
      <w:pPr>
        <w:widowControl w:val="0"/>
        <w:spacing w:after="0"/>
        <w:ind w:left="6075" w:firstLine="405"/>
        <w:rPr>
          <w:sz w:val="24"/>
          <w:szCs w:val="24"/>
        </w:rPr>
      </w:pPr>
      <w:bookmarkStart w:id="0" w:name="_heading=h.gjdgxs" w:colFirst="0" w:colLast="0"/>
      <w:bookmarkEnd w:id="0"/>
      <w:r>
        <w:rPr>
          <w:sz w:val="24"/>
          <w:szCs w:val="24"/>
        </w:rPr>
        <w:t>Termen de păstrare:  _____</w:t>
      </w:r>
    </w:p>
    <w:p w14:paraId="0074F8DE" w14:textId="77777777" w:rsidR="00B353E4" w:rsidRDefault="00B353E4" w:rsidP="00B353E4">
      <w:pPr>
        <w:widowControl w:val="0"/>
        <w:spacing w:after="0"/>
        <w:ind w:left="5355" w:firstLine="357"/>
        <w:jc w:val="right"/>
        <w:rPr>
          <w:sz w:val="24"/>
          <w:szCs w:val="24"/>
        </w:rPr>
      </w:pPr>
    </w:p>
    <w:p w14:paraId="227C1718" w14:textId="77777777" w:rsidR="007E2C94" w:rsidRDefault="007E2C94" w:rsidP="00B353E4">
      <w:pPr>
        <w:widowControl w:val="0"/>
        <w:spacing w:after="0"/>
        <w:ind w:left="5355" w:firstLine="357"/>
        <w:jc w:val="right"/>
        <w:rPr>
          <w:sz w:val="24"/>
          <w:szCs w:val="24"/>
        </w:rPr>
      </w:pPr>
    </w:p>
    <w:p w14:paraId="0D8EC146" w14:textId="77777777" w:rsidR="00B353E4" w:rsidRPr="00CB4BC9" w:rsidRDefault="00B353E4" w:rsidP="00B353E4">
      <w:pPr>
        <w:pStyle w:val="Frspaiere"/>
        <w:jc w:val="center"/>
        <w:rPr>
          <w:b/>
          <w:bCs/>
          <w:sz w:val="28"/>
          <w:szCs w:val="28"/>
          <w:lang w:val="ro-RO"/>
        </w:rPr>
      </w:pPr>
      <w:r w:rsidRPr="00CB4BC9">
        <w:rPr>
          <w:b/>
          <w:bCs/>
          <w:sz w:val="28"/>
          <w:szCs w:val="28"/>
          <w:lang w:val="ro-RO"/>
        </w:rPr>
        <w:t>BUCUREŞTI</w:t>
      </w:r>
    </w:p>
    <w:p w14:paraId="38995955" w14:textId="316A23F8" w:rsidR="00B353E4" w:rsidRPr="00CB4BC9" w:rsidRDefault="00B353E4" w:rsidP="00B353E4">
      <w:pPr>
        <w:pStyle w:val="Default"/>
        <w:jc w:val="center"/>
        <w:rPr>
          <w:b/>
          <w:bCs/>
          <w:sz w:val="28"/>
          <w:szCs w:val="28"/>
          <w:lang w:val="ro-RO"/>
        </w:rPr>
      </w:pPr>
      <w:r w:rsidRPr="00CB4BC9">
        <w:rPr>
          <w:b/>
          <w:bCs/>
          <w:sz w:val="28"/>
          <w:szCs w:val="28"/>
          <w:lang w:val="ro-RO"/>
        </w:rPr>
        <w:t>202</w:t>
      </w:r>
      <w:r w:rsidR="00071351">
        <w:rPr>
          <w:b/>
          <w:bCs/>
          <w:sz w:val="28"/>
          <w:szCs w:val="28"/>
          <w:lang w:val="ro-RO"/>
        </w:rPr>
        <w:t>3</w:t>
      </w:r>
      <w:r w:rsidRPr="00CB4BC9">
        <w:br w:type="page"/>
      </w:r>
    </w:p>
    <w:p w14:paraId="4DC11465" w14:textId="77777777" w:rsidR="00B353E4" w:rsidRDefault="00B353E4" w:rsidP="00B353E4">
      <w:r>
        <w:lastRenderedPageBreak/>
        <w:br w:type="page"/>
      </w:r>
    </w:p>
    <w:p w14:paraId="03383824" w14:textId="77777777" w:rsidR="00B353E4" w:rsidRDefault="00B353E4" w:rsidP="00B353E4">
      <w:r>
        <w:lastRenderedPageBreak/>
        <w:br w:type="page"/>
      </w:r>
    </w:p>
    <w:p w14:paraId="1ECE8191" w14:textId="77777777" w:rsidR="00B353E4" w:rsidRDefault="00B353E4" w:rsidP="00B353E4"/>
    <w:p w14:paraId="734D4BE6" w14:textId="77777777" w:rsidR="00B353E4" w:rsidRDefault="00B353E4" w:rsidP="00B353E4">
      <w:pPr>
        <w:jc w:val="left"/>
      </w:pPr>
      <w:r>
        <w:br w:type="page"/>
      </w:r>
    </w:p>
    <w:p w14:paraId="7765BE8C" w14:textId="77777777" w:rsidR="00B353E4" w:rsidRDefault="00B353E4" w:rsidP="00B353E4"/>
    <w:p w14:paraId="154BF4C7" w14:textId="77777777" w:rsidR="00B353E4" w:rsidRDefault="00B353E4" w:rsidP="00B353E4">
      <w:pPr>
        <w:jc w:val="left"/>
      </w:pPr>
      <w:r>
        <w:br w:type="page"/>
      </w:r>
    </w:p>
    <w:p w14:paraId="1DFA29C5" w14:textId="77777777" w:rsidR="00B353E4" w:rsidRPr="00DD379A" w:rsidRDefault="00B353E4" w:rsidP="00B353E4">
      <w:pPr>
        <w:pStyle w:val="Frspaiere"/>
        <w:rPr>
          <w:rFonts w:ascii="Times New Roman" w:hAnsi="Times New Roman" w:cs="Times New Roman"/>
          <w:sz w:val="36"/>
          <w:szCs w:val="36"/>
        </w:rPr>
      </w:pPr>
      <w:r>
        <w:lastRenderedPageBreak/>
        <w:br w:type="page"/>
      </w:r>
      <w:r w:rsidRPr="00DD379A">
        <w:rPr>
          <w:rFonts w:ascii="Times New Roman" w:hAnsi="Times New Roman" w:cs="Times New Roman"/>
          <w:sz w:val="36"/>
          <w:szCs w:val="36"/>
        </w:rPr>
        <w:lastRenderedPageBreak/>
        <w:t>ABSTRACT</w:t>
      </w:r>
    </w:p>
    <w:p w14:paraId="21213C3E" w14:textId="77777777" w:rsidR="00B353E4" w:rsidRPr="009D7D93" w:rsidRDefault="00B353E4" w:rsidP="00B353E4">
      <w:pPr>
        <w:rPr>
          <w:b/>
          <w:sz w:val="36"/>
        </w:rPr>
      </w:pPr>
    </w:p>
    <w:p w14:paraId="344BF1E4" w14:textId="77777777" w:rsidR="008B71AB" w:rsidRDefault="00FE0A34" w:rsidP="008B71AB">
      <w:pPr>
        <w:pStyle w:val="Default"/>
        <w:ind w:firstLine="720"/>
        <w:jc w:val="both"/>
        <w:rPr>
          <w:sz w:val="28"/>
        </w:rPr>
      </w:pPr>
      <w:r w:rsidRPr="00FE0A34">
        <w:rPr>
          <w:sz w:val="28"/>
        </w:rPr>
        <w:t>Speech is the most natural way of communication, and its fundamental purpose is to convey information. Human-to-human communication is very fast through speech, and such fast human-computer communication has been desired, so several voice-based human-machine interaction systems have been developed, such as automatic speech recognition systems, speaker recognition or systems for spoken language identification.</w:t>
      </w:r>
      <w:r w:rsidR="008B71AB">
        <w:rPr>
          <w:sz w:val="28"/>
        </w:rPr>
        <w:t xml:space="preserve"> </w:t>
      </w:r>
    </w:p>
    <w:p w14:paraId="526F7C71" w14:textId="2E19F154" w:rsidR="00FE0A34" w:rsidRDefault="00FE0A34" w:rsidP="008B71AB">
      <w:pPr>
        <w:pStyle w:val="Default"/>
        <w:ind w:firstLine="720"/>
        <w:jc w:val="both"/>
        <w:rPr>
          <w:sz w:val="28"/>
        </w:rPr>
      </w:pPr>
      <w:r w:rsidRPr="00FE0A34">
        <w:rPr>
          <w:sz w:val="28"/>
        </w:rPr>
        <w:t>Speech processing is a field that has evolved greatly as computer systems have become more powerful. With the help of technology that has developed in the last 50 years, we can extract a lot of information from a spoken signal, even if it takes only a few milliseconds.</w:t>
      </w:r>
    </w:p>
    <w:p w14:paraId="344E5B6F" w14:textId="77777777" w:rsidR="0074144F" w:rsidRPr="0074144F" w:rsidRDefault="0074144F" w:rsidP="0074144F">
      <w:pPr>
        <w:pStyle w:val="Default"/>
        <w:ind w:firstLine="720"/>
        <w:jc w:val="both"/>
        <w:rPr>
          <w:sz w:val="28"/>
        </w:rPr>
      </w:pPr>
      <w:r w:rsidRPr="0074144F">
        <w:rPr>
          <w:sz w:val="28"/>
        </w:rPr>
        <w:t>This work is motivated by all the things mentioned above and aims to create a voice recognition system that can identify a predefined set of words. This model will be trained to recognize and classify these words, enabling the automation of specific actions. The solution will be integrated onto a Raspberry PI 4 board and run in an infinite loop.</w:t>
      </w:r>
    </w:p>
    <w:p w14:paraId="20FEF72E" w14:textId="3D1693B5" w:rsidR="00AA25B9" w:rsidRDefault="0074144F" w:rsidP="0074144F">
      <w:pPr>
        <w:pStyle w:val="Default"/>
        <w:spacing w:after="160"/>
        <w:ind w:firstLine="720"/>
        <w:jc w:val="both"/>
        <w:rPr>
          <w:sz w:val="28"/>
        </w:rPr>
      </w:pPr>
      <w:r w:rsidRPr="0074144F">
        <w:rPr>
          <w:sz w:val="28"/>
        </w:rPr>
        <w:t>The main goal of this work is to apply supervised learning algorithms for speech recognition on devices with limited computing power. In total, three architectures are evaluated: VGG16, AlexNet, and SqueezeNet.</w:t>
      </w:r>
    </w:p>
    <w:p w14:paraId="537EAB87" w14:textId="1D5A01AC" w:rsidR="00B353E4" w:rsidRPr="00746360" w:rsidRDefault="00B353E4" w:rsidP="0061439D">
      <w:pPr>
        <w:pStyle w:val="Default"/>
        <w:spacing w:after="160"/>
        <w:ind w:firstLine="720"/>
        <w:jc w:val="both"/>
        <w:rPr>
          <w:b/>
          <w:bCs/>
          <w:sz w:val="28"/>
          <w:szCs w:val="28"/>
        </w:rPr>
      </w:pPr>
      <w:r w:rsidRPr="00F415A3">
        <w:br w:type="page"/>
      </w:r>
      <w:r w:rsidRPr="00746360">
        <w:rPr>
          <w:b/>
          <w:bCs/>
          <w:sz w:val="36"/>
          <w:szCs w:val="28"/>
        </w:rPr>
        <w:lastRenderedPageBreak/>
        <w:t>REZUMAT</w:t>
      </w:r>
    </w:p>
    <w:p w14:paraId="3D874C62" w14:textId="15557EC7" w:rsidR="00B353E4" w:rsidRDefault="00B353E4" w:rsidP="00B353E4">
      <w:pPr>
        <w:pStyle w:val="Default"/>
        <w:spacing w:after="160"/>
        <w:contextualSpacing/>
        <w:jc w:val="both"/>
        <w:rPr>
          <w:bCs/>
          <w:sz w:val="28"/>
          <w:szCs w:val="28"/>
          <w:lang w:val="ro-RO"/>
        </w:rPr>
      </w:pPr>
    </w:p>
    <w:p w14:paraId="0BED64F3" w14:textId="77777777" w:rsidR="007113B1" w:rsidRPr="007113B1" w:rsidRDefault="007113B1" w:rsidP="00B353E4">
      <w:pPr>
        <w:pStyle w:val="Default"/>
        <w:spacing w:after="160"/>
        <w:contextualSpacing/>
        <w:jc w:val="both"/>
        <w:rPr>
          <w:bCs/>
          <w:sz w:val="28"/>
          <w:szCs w:val="28"/>
          <w:lang w:val="ro-RO"/>
        </w:rPr>
      </w:pPr>
    </w:p>
    <w:p w14:paraId="64186172" w14:textId="77777777" w:rsidR="007113B1" w:rsidRPr="007113B1" w:rsidRDefault="00FE0A34" w:rsidP="007113B1">
      <w:pPr>
        <w:pStyle w:val="Default"/>
        <w:spacing w:after="160"/>
        <w:ind w:firstLine="709"/>
        <w:contextualSpacing/>
        <w:jc w:val="both"/>
        <w:rPr>
          <w:bCs/>
          <w:sz w:val="28"/>
          <w:szCs w:val="28"/>
          <w:lang w:val="ro-RO"/>
        </w:rPr>
      </w:pPr>
      <w:r w:rsidRPr="007113B1">
        <w:rPr>
          <w:bCs/>
          <w:sz w:val="28"/>
          <w:szCs w:val="28"/>
          <w:lang w:val="ro-RO"/>
        </w:rPr>
        <w:t xml:space="preserve">Vorbirea este cel mai natural mod de comunicare, iar scopul ei fundamental este transmiterea de informații. Comunicarea de la om la om este foarte rapidă prin vorbire și s-a dorit o astfel de comunicare rapidă om-computer, astfel încât au fost dezvoltate mai multe sisteme de interacțiune om-mașină bazate pe voce, cum ar fi sistemele automate de recunoaștere a vorbirii, recunoașterea vorbitorului sau sistemele pentru identificarea limbii vorbite. </w:t>
      </w:r>
    </w:p>
    <w:p w14:paraId="0C6C9729" w14:textId="77777777" w:rsidR="007113B1" w:rsidRPr="007113B1" w:rsidRDefault="00FE0A34" w:rsidP="007113B1">
      <w:pPr>
        <w:pStyle w:val="Default"/>
        <w:spacing w:after="160"/>
        <w:ind w:firstLine="709"/>
        <w:contextualSpacing/>
        <w:jc w:val="both"/>
        <w:rPr>
          <w:sz w:val="28"/>
          <w:szCs w:val="28"/>
        </w:rPr>
      </w:pPr>
      <w:r w:rsidRPr="007113B1">
        <w:rPr>
          <w:sz w:val="28"/>
          <w:szCs w:val="28"/>
        </w:rPr>
        <w:t>Procesarea vorbirii este un domeniu care a evoluat foarte mult pe măsură ce sistemele informatice au devenit mai puternice. Cu ajutorul tehnologiei care s-a dezvoltat în ultimii 50 de ani, putem extrage o mulțime de informații dintr-un semnal vorbit, chiar dacă durează doar câteva milisecunde.</w:t>
      </w:r>
      <w:bookmarkStart w:id="1" w:name="_Hlk132446022"/>
      <w:r w:rsidR="007113B1" w:rsidRPr="007113B1">
        <w:rPr>
          <w:sz w:val="28"/>
          <w:szCs w:val="28"/>
        </w:rPr>
        <w:t xml:space="preserve"> </w:t>
      </w:r>
    </w:p>
    <w:p w14:paraId="42C7AB93" w14:textId="74F0C346" w:rsidR="007113B1" w:rsidRPr="007113B1" w:rsidRDefault="0074144F" w:rsidP="007113B1">
      <w:pPr>
        <w:pStyle w:val="Default"/>
        <w:spacing w:after="160"/>
        <w:ind w:firstLine="709"/>
        <w:contextualSpacing/>
        <w:jc w:val="both"/>
        <w:rPr>
          <w:sz w:val="28"/>
          <w:szCs w:val="28"/>
        </w:rPr>
      </w:pPr>
      <w:r w:rsidRPr="007113B1">
        <w:rPr>
          <w:sz w:val="28"/>
          <w:szCs w:val="28"/>
        </w:rPr>
        <w:t>Această lucrare este motivată de toate lucrurile menționate mai sus și își propune să creeze un sistem de recunoaștere a vocii care poate identific</w:t>
      </w:r>
      <w:r w:rsidR="009C299F">
        <w:rPr>
          <w:sz w:val="28"/>
          <w:szCs w:val="28"/>
        </w:rPr>
        <w:t>ă</w:t>
      </w:r>
      <w:r w:rsidRPr="007113B1">
        <w:rPr>
          <w:sz w:val="28"/>
          <w:szCs w:val="28"/>
        </w:rPr>
        <w:t xml:space="preserve"> un set predefinit de cuvinte. Acest model va fi instruit să recunoască și să clasifice aceste cuvinte, permițând automatizarea</w:t>
      </w:r>
      <w:r w:rsidR="00426994" w:rsidRPr="007113B1">
        <w:rPr>
          <w:sz w:val="28"/>
          <w:szCs w:val="28"/>
        </w:rPr>
        <w:t xml:space="preserve"> unor</w:t>
      </w:r>
      <w:r w:rsidRPr="007113B1">
        <w:rPr>
          <w:sz w:val="28"/>
          <w:szCs w:val="28"/>
        </w:rPr>
        <w:t xml:space="preserve"> acțiuni specifice. Soluția va fi integrată pe o placă Raspberry PI 4 și va rula într-o buclă infinită.</w:t>
      </w:r>
    </w:p>
    <w:p w14:paraId="0BB1F8B4" w14:textId="5D7DEBB0" w:rsidR="00D10994" w:rsidRPr="007113B1" w:rsidRDefault="0074144F" w:rsidP="007113B1">
      <w:pPr>
        <w:pStyle w:val="Default"/>
        <w:spacing w:after="160"/>
        <w:ind w:firstLine="709"/>
        <w:contextualSpacing/>
        <w:jc w:val="both"/>
        <w:rPr>
          <w:bCs/>
          <w:sz w:val="28"/>
          <w:szCs w:val="28"/>
          <w:lang w:val="ro-RO"/>
        </w:rPr>
      </w:pPr>
      <w:r w:rsidRPr="007113B1">
        <w:rPr>
          <w:sz w:val="28"/>
          <w:szCs w:val="28"/>
        </w:rPr>
        <w:t>Scopul principal al acestei lucrări este de a aplica algoritmi de învățare supravegheată pentru recunoașterea vorbirii pe dispozitive cu putere de calcul limitată. În total, sunt evaluate trei arhitecturi: VGG16, AlexNet și SqueezeNet.</w:t>
      </w:r>
    </w:p>
    <w:bookmarkEnd w:id="1"/>
    <w:p w14:paraId="75750705" w14:textId="259B3DE8" w:rsidR="00D10994" w:rsidRDefault="00D10994" w:rsidP="00B353E4"/>
    <w:p w14:paraId="4FA2C71F" w14:textId="32BDC1EF" w:rsidR="00D10994" w:rsidRDefault="00D10994" w:rsidP="00B353E4"/>
    <w:p w14:paraId="34C5C737" w14:textId="22785735" w:rsidR="00D10994" w:rsidRDefault="00D10994" w:rsidP="00B353E4"/>
    <w:p w14:paraId="7DB65801" w14:textId="575B10B4" w:rsidR="00D10994" w:rsidRDefault="00D10994" w:rsidP="00B353E4"/>
    <w:p w14:paraId="5B9CAA6C" w14:textId="2442D3B1" w:rsidR="00D10994" w:rsidRDefault="00D10994" w:rsidP="00B353E4"/>
    <w:p w14:paraId="32BFFAB4" w14:textId="0A019739" w:rsidR="00D10994" w:rsidRDefault="00D10994" w:rsidP="00B353E4"/>
    <w:p w14:paraId="7A131249" w14:textId="48B17DA5" w:rsidR="00D10994" w:rsidRDefault="00D10994" w:rsidP="00B353E4"/>
    <w:p w14:paraId="5C2DF7FC" w14:textId="6A8F5E9A" w:rsidR="00D10994" w:rsidRDefault="00D10994" w:rsidP="00B353E4"/>
    <w:p w14:paraId="192D34E8" w14:textId="76535E87" w:rsidR="00D10994" w:rsidRDefault="00D10994" w:rsidP="00B353E4"/>
    <w:p w14:paraId="775E4E5C" w14:textId="77F12038" w:rsidR="00D10994" w:rsidRDefault="00D10994" w:rsidP="00B353E4"/>
    <w:p w14:paraId="786E0DD6" w14:textId="77777777" w:rsidR="00D10994" w:rsidRPr="009D7D93" w:rsidRDefault="00D10994" w:rsidP="00B353E4">
      <w:pPr>
        <w:rPr>
          <w:bCs/>
          <w:szCs w:val="28"/>
        </w:rPr>
      </w:pPr>
    </w:p>
    <w:sdt>
      <w:sdtPr>
        <w:rPr>
          <w:color w:val="auto"/>
          <w:sz w:val="28"/>
          <w:szCs w:val="26"/>
          <w:lang w:val="ro-RO"/>
        </w:rPr>
        <w:id w:val="-1485156650"/>
        <w:docPartObj>
          <w:docPartGallery w:val="Table of Contents"/>
          <w:docPartUnique/>
        </w:docPartObj>
      </w:sdtPr>
      <w:sdtEndPr>
        <w:rPr>
          <w:bCs/>
          <w:noProof/>
        </w:rPr>
      </w:sdtEndPr>
      <w:sdtContent>
        <w:p w14:paraId="3DDF4B82" w14:textId="77777777" w:rsidR="00B353E4" w:rsidRPr="008405D8" w:rsidRDefault="00B353E4" w:rsidP="00B353E4">
          <w:pPr>
            <w:pStyle w:val="Default"/>
            <w:jc w:val="center"/>
            <w:rPr>
              <w:bCs/>
              <w:sz w:val="36"/>
              <w:szCs w:val="36"/>
              <w:lang w:val="ro-RO"/>
            </w:rPr>
          </w:pPr>
          <w:r w:rsidRPr="008405D8">
            <w:rPr>
              <w:bCs/>
              <w:sz w:val="36"/>
              <w:szCs w:val="36"/>
              <w:lang w:val="ro-RO"/>
            </w:rPr>
            <w:t>CUPRINS</w:t>
          </w:r>
        </w:p>
        <w:p w14:paraId="3A6095B7" w14:textId="77777777" w:rsidR="00B353E4" w:rsidRDefault="00B353E4" w:rsidP="00B353E4">
          <w:pPr>
            <w:pStyle w:val="Default"/>
            <w:rPr>
              <w:bCs/>
              <w:sz w:val="36"/>
              <w:szCs w:val="36"/>
              <w:lang w:val="ro-RO"/>
            </w:rPr>
          </w:pPr>
        </w:p>
        <w:p w14:paraId="265C5F01" w14:textId="77777777" w:rsidR="00B353E4" w:rsidRDefault="00B353E4" w:rsidP="00B353E4">
          <w:pPr>
            <w:pStyle w:val="Default"/>
            <w:spacing w:line="276" w:lineRule="auto"/>
            <w:rPr>
              <w:bCs/>
              <w:sz w:val="28"/>
              <w:szCs w:val="36"/>
              <w:lang w:val="ro-RO"/>
            </w:rPr>
          </w:pPr>
          <w:r w:rsidRPr="0026456F">
            <w:rPr>
              <w:bCs/>
              <w:sz w:val="28"/>
              <w:szCs w:val="36"/>
              <w:lang w:val="ro-RO"/>
            </w:rPr>
            <w:t>ABSTRACT</w:t>
          </w:r>
          <w:r>
            <w:rPr>
              <w:bCs/>
              <w:sz w:val="28"/>
              <w:szCs w:val="36"/>
              <w:lang w:val="ro-RO"/>
            </w:rPr>
            <w:t>..............................................................................................................6</w:t>
          </w:r>
        </w:p>
        <w:p w14:paraId="40B574D1" w14:textId="77777777" w:rsidR="00B353E4" w:rsidRDefault="00B353E4" w:rsidP="00B353E4">
          <w:pPr>
            <w:pStyle w:val="Default"/>
            <w:spacing w:line="276" w:lineRule="auto"/>
            <w:rPr>
              <w:bCs/>
              <w:sz w:val="28"/>
              <w:szCs w:val="36"/>
              <w:lang w:val="ro-RO"/>
            </w:rPr>
          </w:pPr>
          <w:r>
            <w:rPr>
              <w:bCs/>
              <w:sz w:val="28"/>
              <w:szCs w:val="36"/>
              <w:lang w:val="ro-RO"/>
            </w:rPr>
            <w:t>REZUMAT...............................................................................................................7</w:t>
          </w:r>
        </w:p>
        <w:p w14:paraId="0C4F4C66" w14:textId="6A716386" w:rsidR="00B353E4" w:rsidRDefault="00B353E4" w:rsidP="00B353E4">
          <w:pPr>
            <w:pStyle w:val="Default"/>
            <w:spacing w:line="276" w:lineRule="auto"/>
            <w:rPr>
              <w:bCs/>
              <w:sz w:val="28"/>
              <w:szCs w:val="36"/>
              <w:lang w:val="ro-RO"/>
            </w:rPr>
          </w:pPr>
          <w:r>
            <w:rPr>
              <w:bCs/>
              <w:sz w:val="28"/>
              <w:szCs w:val="36"/>
              <w:lang w:val="ro-RO"/>
            </w:rPr>
            <w:t>LIST</w:t>
          </w:r>
          <w:r w:rsidR="00071351">
            <w:rPr>
              <w:bCs/>
              <w:sz w:val="28"/>
              <w:szCs w:val="36"/>
              <w:lang w:val="ro-RO"/>
            </w:rPr>
            <w:t>Ă</w:t>
          </w:r>
          <w:r>
            <w:rPr>
              <w:bCs/>
              <w:sz w:val="28"/>
              <w:szCs w:val="36"/>
              <w:lang w:val="ro-RO"/>
            </w:rPr>
            <w:t xml:space="preserve"> DE ABREVIERI.........................................................................................10</w:t>
          </w:r>
        </w:p>
        <w:p w14:paraId="593289B2" w14:textId="00D3821F" w:rsidR="00B353E4" w:rsidRDefault="00B353E4" w:rsidP="00B353E4">
          <w:pPr>
            <w:pStyle w:val="Default"/>
            <w:spacing w:line="276" w:lineRule="auto"/>
            <w:rPr>
              <w:bCs/>
              <w:sz w:val="28"/>
              <w:szCs w:val="36"/>
              <w:lang w:val="ro-RO"/>
            </w:rPr>
          </w:pPr>
          <w:r>
            <w:rPr>
              <w:bCs/>
              <w:sz w:val="28"/>
              <w:szCs w:val="36"/>
              <w:lang w:val="ro-RO"/>
            </w:rPr>
            <w:t>LIST</w:t>
          </w:r>
          <w:r w:rsidR="00071351">
            <w:rPr>
              <w:bCs/>
              <w:sz w:val="28"/>
              <w:szCs w:val="36"/>
              <w:lang w:val="ro-RO"/>
            </w:rPr>
            <w:t>Ă</w:t>
          </w:r>
          <w:r>
            <w:rPr>
              <w:bCs/>
              <w:sz w:val="28"/>
              <w:szCs w:val="36"/>
              <w:lang w:val="ro-RO"/>
            </w:rPr>
            <w:t xml:space="preserve"> DE FIGURI.................................................................................................11</w:t>
          </w:r>
        </w:p>
        <w:p w14:paraId="02D944B0" w14:textId="4C77A684" w:rsidR="00B353E4" w:rsidRPr="0043109F" w:rsidRDefault="00B353E4" w:rsidP="00B353E4">
          <w:pPr>
            <w:pStyle w:val="Default"/>
            <w:spacing w:line="276" w:lineRule="auto"/>
            <w:rPr>
              <w:bCs/>
              <w:sz w:val="28"/>
              <w:szCs w:val="36"/>
              <w:lang w:val="ro-RO"/>
            </w:rPr>
          </w:pPr>
          <w:r>
            <w:rPr>
              <w:bCs/>
              <w:sz w:val="28"/>
              <w:szCs w:val="36"/>
              <w:lang w:val="ro-RO"/>
            </w:rPr>
            <w:t>LIST</w:t>
          </w:r>
          <w:r w:rsidR="00071351">
            <w:rPr>
              <w:bCs/>
              <w:sz w:val="28"/>
              <w:szCs w:val="36"/>
              <w:lang w:val="ro-RO"/>
            </w:rPr>
            <w:t>Ă</w:t>
          </w:r>
          <w:r>
            <w:rPr>
              <w:bCs/>
              <w:sz w:val="28"/>
              <w:szCs w:val="36"/>
              <w:lang w:val="ro-RO"/>
            </w:rPr>
            <w:t xml:space="preserve"> DE TABELE.............................................................................................. 13</w:t>
          </w:r>
        </w:p>
        <w:p w14:paraId="196340A8" w14:textId="7A566EA8" w:rsidR="009C299F" w:rsidRDefault="00B353E4">
          <w:pPr>
            <w:pStyle w:val="Cuprins1"/>
            <w:tabs>
              <w:tab w:val="left" w:pos="560"/>
              <w:tab w:val="right" w:leader="dot" w:pos="9350"/>
            </w:tabs>
            <w:rPr>
              <w:rFonts w:asciiTheme="minorHAnsi" w:eastAsiaTheme="minorEastAsia" w:hAnsiTheme="minorHAnsi" w:cstheme="minorBidi"/>
              <w:noProof/>
              <w:sz w:val="22"/>
              <w:szCs w:val="22"/>
              <w:lang w:eastAsia="ro-RO"/>
            </w:rPr>
          </w:pPr>
          <w:r w:rsidRPr="008405D8">
            <w:rPr>
              <w:bCs/>
              <w:noProof/>
            </w:rPr>
            <w:fldChar w:fldCharType="begin"/>
          </w:r>
          <w:r w:rsidRPr="008405D8">
            <w:rPr>
              <w:bCs/>
              <w:noProof/>
            </w:rPr>
            <w:instrText xml:space="preserve"> TOC \o "1-3" \h \z \u </w:instrText>
          </w:r>
          <w:r w:rsidRPr="008405D8">
            <w:rPr>
              <w:bCs/>
              <w:noProof/>
            </w:rPr>
            <w:fldChar w:fldCharType="separate"/>
          </w:r>
          <w:hyperlink w:anchor="_Toc133689280" w:history="1">
            <w:r w:rsidR="009C299F" w:rsidRPr="003F582F">
              <w:rPr>
                <w:rStyle w:val="Hyperlink"/>
                <w:noProof/>
              </w:rPr>
              <w:t>1</w:t>
            </w:r>
            <w:r w:rsidR="009C299F">
              <w:rPr>
                <w:rFonts w:asciiTheme="minorHAnsi" w:eastAsiaTheme="minorEastAsia" w:hAnsiTheme="minorHAnsi" w:cstheme="minorBidi"/>
                <w:noProof/>
                <w:sz w:val="22"/>
                <w:szCs w:val="22"/>
                <w:lang w:eastAsia="ro-RO"/>
              </w:rPr>
              <w:tab/>
            </w:r>
            <w:r w:rsidR="009C299F" w:rsidRPr="003F582F">
              <w:rPr>
                <w:rStyle w:val="Hyperlink"/>
                <w:noProof/>
              </w:rPr>
              <w:t>Introducere</w:t>
            </w:r>
            <w:r w:rsidR="009C299F">
              <w:rPr>
                <w:noProof/>
                <w:webHidden/>
              </w:rPr>
              <w:tab/>
            </w:r>
            <w:r w:rsidR="009C299F">
              <w:rPr>
                <w:noProof/>
                <w:webHidden/>
              </w:rPr>
              <w:fldChar w:fldCharType="begin"/>
            </w:r>
            <w:r w:rsidR="009C299F">
              <w:rPr>
                <w:noProof/>
                <w:webHidden/>
              </w:rPr>
              <w:instrText xml:space="preserve"> PAGEREF _Toc133689280 \h </w:instrText>
            </w:r>
            <w:r w:rsidR="009C299F">
              <w:rPr>
                <w:noProof/>
                <w:webHidden/>
              </w:rPr>
            </w:r>
            <w:r w:rsidR="009C299F">
              <w:rPr>
                <w:noProof/>
                <w:webHidden/>
              </w:rPr>
              <w:fldChar w:fldCharType="separate"/>
            </w:r>
            <w:r w:rsidR="009C299F">
              <w:rPr>
                <w:noProof/>
                <w:webHidden/>
              </w:rPr>
              <w:t>14</w:t>
            </w:r>
            <w:r w:rsidR="009C299F">
              <w:rPr>
                <w:noProof/>
                <w:webHidden/>
              </w:rPr>
              <w:fldChar w:fldCharType="end"/>
            </w:r>
          </w:hyperlink>
        </w:p>
        <w:p w14:paraId="0FB42D06" w14:textId="69C3EBD8"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281" w:history="1">
            <w:r w:rsidR="009C299F" w:rsidRPr="003F582F">
              <w:rPr>
                <w:rStyle w:val="Hyperlink"/>
                <w:noProof/>
              </w:rPr>
              <w:t>1.1</w:t>
            </w:r>
            <w:r w:rsidR="009C299F">
              <w:rPr>
                <w:rFonts w:asciiTheme="minorHAnsi" w:eastAsiaTheme="minorEastAsia" w:hAnsiTheme="minorHAnsi" w:cstheme="minorBidi"/>
                <w:noProof/>
                <w:sz w:val="22"/>
                <w:szCs w:val="22"/>
                <w:lang w:eastAsia="ro-RO"/>
              </w:rPr>
              <w:tab/>
            </w:r>
            <w:r w:rsidR="009C299F" w:rsidRPr="003F582F">
              <w:rPr>
                <w:rStyle w:val="Hyperlink"/>
                <w:noProof/>
              </w:rPr>
              <w:t>Prezentare generală</w:t>
            </w:r>
            <w:r w:rsidR="009C299F">
              <w:rPr>
                <w:noProof/>
                <w:webHidden/>
              </w:rPr>
              <w:tab/>
            </w:r>
            <w:r w:rsidR="009C299F">
              <w:rPr>
                <w:noProof/>
                <w:webHidden/>
              </w:rPr>
              <w:fldChar w:fldCharType="begin"/>
            </w:r>
            <w:r w:rsidR="009C299F">
              <w:rPr>
                <w:noProof/>
                <w:webHidden/>
              </w:rPr>
              <w:instrText xml:space="preserve"> PAGEREF _Toc133689281 \h </w:instrText>
            </w:r>
            <w:r w:rsidR="009C299F">
              <w:rPr>
                <w:noProof/>
                <w:webHidden/>
              </w:rPr>
            </w:r>
            <w:r w:rsidR="009C299F">
              <w:rPr>
                <w:noProof/>
                <w:webHidden/>
              </w:rPr>
              <w:fldChar w:fldCharType="separate"/>
            </w:r>
            <w:r w:rsidR="009C299F">
              <w:rPr>
                <w:noProof/>
                <w:webHidden/>
              </w:rPr>
              <w:t>14</w:t>
            </w:r>
            <w:r w:rsidR="009C299F">
              <w:rPr>
                <w:noProof/>
                <w:webHidden/>
              </w:rPr>
              <w:fldChar w:fldCharType="end"/>
            </w:r>
          </w:hyperlink>
        </w:p>
        <w:p w14:paraId="0E2FF74E" w14:textId="0C0C42B5"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282" w:history="1">
            <w:r w:rsidR="009C299F" w:rsidRPr="003F582F">
              <w:rPr>
                <w:rStyle w:val="Hyperlink"/>
                <w:noProof/>
              </w:rPr>
              <w:t>1.2</w:t>
            </w:r>
            <w:r w:rsidR="009C299F">
              <w:rPr>
                <w:rFonts w:asciiTheme="minorHAnsi" w:eastAsiaTheme="minorEastAsia" w:hAnsiTheme="minorHAnsi" w:cstheme="minorBidi"/>
                <w:noProof/>
                <w:sz w:val="22"/>
                <w:szCs w:val="22"/>
                <w:lang w:eastAsia="ro-RO"/>
              </w:rPr>
              <w:tab/>
            </w:r>
            <w:r w:rsidR="009C299F" w:rsidRPr="003F582F">
              <w:rPr>
                <w:rStyle w:val="Hyperlink"/>
                <w:noProof/>
              </w:rPr>
              <w:t>Importanța temei alese</w:t>
            </w:r>
            <w:r w:rsidR="009C299F">
              <w:rPr>
                <w:noProof/>
                <w:webHidden/>
              </w:rPr>
              <w:tab/>
            </w:r>
            <w:r w:rsidR="009C299F">
              <w:rPr>
                <w:noProof/>
                <w:webHidden/>
              </w:rPr>
              <w:fldChar w:fldCharType="begin"/>
            </w:r>
            <w:r w:rsidR="009C299F">
              <w:rPr>
                <w:noProof/>
                <w:webHidden/>
              </w:rPr>
              <w:instrText xml:space="preserve"> PAGEREF _Toc133689282 \h </w:instrText>
            </w:r>
            <w:r w:rsidR="009C299F">
              <w:rPr>
                <w:noProof/>
                <w:webHidden/>
              </w:rPr>
            </w:r>
            <w:r w:rsidR="009C299F">
              <w:rPr>
                <w:noProof/>
                <w:webHidden/>
              </w:rPr>
              <w:fldChar w:fldCharType="separate"/>
            </w:r>
            <w:r w:rsidR="009C299F">
              <w:rPr>
                <w:noProof/>
                <w:webHidden/>
              </w:rPr>
              <w:t>15</w:t>
            </w:r>
            <w:r w:rsidR="009C299F">
              <w:rPr>
                <w:noProof/>
                <w:webHidden/>
              </w:rPr>
              <w:fldChar w:fldCharType="end"/>
            </w:r>
          </w:hyperlink>
        </w:p>
        <w:p w14:paraId="612F20AF" w14:textId="28A13427"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283" w:history="1">
            <w:r w:rsidR="009C299F" w:rsidRPr="003F582F">
              <w:rPr>
                <w:rStyle w:val="Hyperlink"/>
                <w:noProof/>
              </w:rPr>
              <w:t>1.3</w:t>
            </w:r>
            <w:r w:rsidR="009C299F">
              <w:rPr>
                <w:rFonts w:asciiTheme="minorHAnsi" w:eastAsiaTheme="minorEastAsia" w:hAnsiTheme="minorHAnsi" w:cstheme="minorBidi"/>
                <w:noProof/>
                <w:sz w:val="22"/>
                <w:szCs w:val="22"/>
                <w:lang w:eastAsia="ro-RO"/>
              </w:rPr>
              <w:tab/>
            </w:r>
            <w:r w:rsidR="009C299F" w:rsidRPr="003F582F">
              <w:rPr>
                <w:rStyle w:val="Hyperlink"/>
                <w:noProof/>
              </w:rPr>
              <w:t>Utilitatea sistemului</w:t>
            </w:r>
            <w:r w:rsidR="009C299F">
              <w:rPr>
                <w:noProof/>
                <w:webHidden/>
              </w:rPr>
              <w:tab/>
            </w:r>
            <w:r w:rsidR="009C299F">
              <w:rPr>
                <w:noProof/>
                <w:webHidden/>
              </w:rPr>
              <w:fldChar w:fldCharType="begin"/>
            </w:r>
            <w:r w:rsidR="009C299F">
              <w:rPr>
                <w:noProof/>
                <w:webHidden/>
              </w:rPr>
              <w:instrText xml:space="preserve"> PAGEREF _Toc133689283 \h </w:instrText>
            </w:r>
            <w:r w:rsidR="009C299F">
              <w:rPr>
                <w:noProof/>
                <w:webHidden/>
              </w:rPr>
            </w:r>
            <w:r w:rsidR="009C299F">
              <w:rPr>
                <w:noProof/>
                <w:webHidden/>
              </w:rPr>
              <w:fldChar w:fldCharType="separate"/>
            </w:r>
            <w:r w:rsidR="009C299F">
              <w:rPr>
                <w:noProof/>
                <w:webHidden/>
              </w:rPr>
              <w:t>15</w:t>
            </w:r>
            <w:r w:rsidR="009C299F">
              <w:rPr>
                <w:noProof/>
                <w:webHidden/>
              </w:rPr>
              <w:fldChar w:fldCharType="end"/>
            </w:r>
          </w:hyperlink>
        </w:p>
        <w:p w14:paraId="6805C000" w14:textId="38EB905F" w:rsidR="009C299F" w:rsidRDefault="00000000">
          <w:pPr>
            <w:pStyle w:val="Cuprins1"/>
            <w:tabs>
              <w:tab w:val="left" w:pos="560"/>
              <w:tab w:val="right" w:leader="dot" w:pos="9350"/>
            </w:tabs>
            <w:rPr>
              <w:rFonts w:asciiTheme="minorHAnsi" w:eastAsiaTheme="minorEastAsia" w:hAnsiTheme="minorHAnsi" w:cstheme="minorBidi"/>
              <w:noProof/>
              <w:sz w:val="22"/>
              <w:szCs w:val="22"/>
              <w:lang w:eastAsia="ro-RO"/>
            </w:rPr>
          </w:pPr>
          <w:hyperlink w:anchor="_Toc133689284" w:history="1">
            <w:r w:rsidR="009C299F" w:rsidRPr="003F582F">
              <w:rPr>
                <w:rStyle w:val="Hyperlink"/>
                <w:noProof/>
              </w:rPr>
              <w:t>2</w:t>
            </w:r>
            <w:r w:rsidR="009C299F">
              <w:rPr>
                <w:rFonts w:asciiTheme="minorHAnsi" w:eastAsiaTheme="minorEastAsia" w:hAnsiTheme="minorHAnsi" w:cstheme="minorBidi"/>
                <w:noProof/>
                <w:sz w:val="22"/>
                <w:szCs w:val="22"/>
                <w:lang w:eastAsia="ro-RO"/>
              </w:rPr>
              <w:tab/>
            </w:r>
            <w:r w:rsidR="009C299F" w:rsidRPr="003F582F">
              <w:rPr>
                <w:rStyle w:val="Hyperlink"/>
                <w:noProof/>
              </w:rPr>
              <w:t>Instrumente folosite</w:t>
            </w:r>
            <w:r w:rsidR="009C299F">
              <w:rPr>
                <w:noProof/>
                <w:webHidden/>
              </w:rPr>
              <w:tab/>
            </w:r>
            <w:r w:rsidR="009C299F">
              <w:rPr>
                <w:noProof/>
                <w:webHidden/>
              </w:rPr>
              <w:fldChar w:fldCharType="begin"/>
            </w:r>
            <w:r w:rsidR="009C299F">
              <w:rPr>
                <w:noProof/>
                <w:webHidden/>
              </w:rPr>
              <w:instrText xml:space="preserve"> PAGEREF _Toc133689284 \h </w:instrText>
            </w:r>
            <w:r w:rsidR="009C299F">
              <w:rPr>
                <w:noProof/>
                <w:webHidden/>
              </w:rPr>
            </w:r>
            <w:r w:rsidR="009C299F">
              <w:rPr>
                <w:noProof/>
                <w:webHidden/>
              </w:rPr>
              <w:fldChar w:fldCharType="separate"/>
            </w:r>
            <w:r w:rsidR="009C299F">
              <w:rPr>
                <w:noProof/>
                <w:webHidden/>
              </w:rPr>
              <w:t>16</w:t>
            </w:r>
            <w:r w:rsidR="009C299F">
              <w:rPr>
                <w:noProof/>
                <w:webHidden/>
              </w:rPr>
              <w:fldChar w:fldCharType="end"/>
            </w:r>
          </w:hyperlink>
        </w:p>
        <w:p w14:paraId="3FA3A574" w14:textId="54FB9A87"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285" w:history="1">
            <w:r w:rsidR="009C299F" w:rsidRPr="003F582F">
              <w:rPr>
                <w:rStyle w:val="Hyperlink"/>
                <w:noProof/>
              </w:rPr>
              <w:t>2.1</w:t>
            </w:r>
            <w:r w:rsidR="009C299F">
              <w:rPr>
                <w:rFonts w:asciiTheme="minorHAnsi" w:eastAsiaTheme="minorEastAsia" w:hAnsiTheme="minorHAnsi" w:cstheme="minorBidi"/>
                <w:noProof/>
                <w:sz w:val="22"/>
                <w:szCs w:val="22"/>
                <w:lang w:eastAsia="ro-RO"/>
              </w:rPr>
              <w:tab/>
            </w:r>
            <w:r w:rsidR="009C299F" w:rsidRPr="003F582F">
              <w:rPr>
                <w:rStyle w:val="Hyperlink"/>
                <w:noProof/>
              </w:rPr>
              <w:t>Visual Studio Code</w:t>
            </w:r>
            <w:r w:rsidR="009C299F">
              <w:rPr>
                <w:noProof/>
                <w:webHidden/>
              </w:rPr>
              <w:tab/>
            </w:r>
            <w:r w:rsidR="009C299F">
              <w:rPr>
                <w:noProof/>
                <w:webHidden/>
              </w:rPr>
              <w:fldChar w:fldCharType="begin"/>
            </w:r>
            <w:r w:rsidR="009C299F">
              <w:rPr>
                <w:noProof/>
                <w:webHidden/>
              </w:rPr>
              <w:instrText xml:space="preserve"> PAGEREF _Toc133689285 \h </w:instrText>
            </w:r>
            <w:r w:rsidR="009C299F">
              <w:rPr>
                <w:noProof/>
                <w:webHidden/>
              </w:rPr>
            </w:r>
            <w:r w:rsidR="009C299F">
              <w:rPr>
                <w:noProof/>
                <w:webHidden/>
              </w:rPr>
              <w:fldChar w:fldCharType="separate"/>
            </w:r>
            <w:r w:rsidR="009C299F">
              <w:rPr>
                <w:noProof/>
                <w:webHidden/>
              </w:rPr>
              <w:t>16</w:t>
            </w:r>
            <w:r w:rsidR="009C299F">
              <w:rPr>
                <w:noProof/>
                <w:webHidden/>
              </w:rPr>
              <w:fldChar w:fldCharType="end"/>
            </w:r>
          </w:hyperlink>
        </w:p>
        <w:p w14:paraId="040F2ABC" w14:textId="73F47612"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286" w:history="1">
            <w:r w:rsidR="009C299F" w:rsidRPr="003F582F">
              <w:rPr>
                <w:rStyle w:val="Hyperlink"/>
                <w:noProof/>
              </w:rPr>
              <w:t>2.2</w:t>
            </w:r>
            <w:r w:rsidR="009C299F">
              <w:rPr>
                <w:rFonts w:asciiTheme="minorHAnsi" w:eastAsiaTheme="minorEastAsia" w:hAnsiTheme="minorHAnsi" w:cstheme="minorBidi"/>
                <w:noProof/>
                <w:sz w:val="22"/>
                <w:szCs w:val="22"/>
                <w:lang w:eastAsia="ro-RO"/>
              </w:rPr>
              <w:tab/>
            </w:r>
            <w:r w:rsidR="009C299F" w:rsidRPr="003F582F">
              <w:rPr>
                <w:rStyle w:val="Hyperlink"/>
                <w:noProof/>
              </w:rPr>
              <w:t>Python</w:t>
            </w:r>
            <w:r w:rsidR="009C299F">
              <w:rPr>
                <w:noProof/>
                <w:webHidden/>
              </w:rPr>
              <w:tab/>
            </w:r>
            <w:r w:rsidR="009C299F">
              <w:rPr>
                <w:noProof/>
                <w:webHidden/>
              </w:rPr>
              <w:fldChar w:fldCharType="begin"/>
            </w:r>
            <w:r w:rsidR="009C299F">
              <w:rPr>
                <w:noProof/>
                <w:webHidden/>
              </w:rPr>
              <w:instrText xml:space="preserve"> PAGEREF _Toc133689286 \h </w:instrText>
            </w:r>
            <w:r w:rsidR="009C299F">
              <w:rPr>
                <w:noProof/>
                <w:webHidden/>
              </w:rPr>
            </w:r>
            <w:r w:rsidR="009C299F">
              <w:rPr>
                <w:noProof/>
                <w:webHidden/>
              </w:rPr>
              <w:fldChar w:fldCharType="separate"/>
            </w:r>
            <w:r w:rsidR="009C299F">
              <w:rPr>
                <w:noProof/>
                <w:webHidden/>
              </w:rPr>
              <w:t>16</w:t>
            </w:r>
            <w:r w:rsidR="009C299F">
              <w:rPr>
                <w:noProof/>
                <w:webHidden/>
              </w:rPr>
              <w:fldChar w:fldCharType="end"/>
            </w:r>
          </w:hyperlink>
        </w:p>
        <w:p w14:paraId="54E72EBC" w14:textId="6FF09E0C"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287" w:history="1">
            <w:r w:rsidR="009C299F" w:rsidRPr="003F582F">
              <w:rPr>
                <w:rStyle w:val="Hyperlink"/>
                <w:noProof/>
              </w:rPr>
              <w:t>2.3</w:t>
            </w:r>
            <w:r w:rsidR="009C299F">
              <w:rPr>
                <w:rFonts w:asciiTheme="minorHAnsi" w:eastAsiaTheme="minorEastAsia" w:hAnsiTheme="minorHAnsi" w:cstheme="minorBidi"/>
                <w:noProof/>
                <w:sz w:val="22"/>
                <w:szCs w:val="22"/>
                <w:lang w:eastAsia="ro-RO"/>
              </w:rPr>
              <w:tab/>
            </w:r>
            <w:r w:rsidR="009C299F" w:rsidRPr="003F582F">
              <w:rPr>
                <w:rStyle w:val="Hyperlink"/>
                <w:noProof/>
              </w:rPr>
              <w:t>Raspberry Pi Imager</w:t>
            </w:r>
            <w:r w:rsidR="009C299F">
              <w:rPr>
                <w:noProof/>
                <w:webHidden/>
              </w:rPr>
              <w:tab/>
            </w:r>
            <w:r w:rsidR="009C299F">
              <w:rPr>
                <w:noProof/>
                <w:webHidden/>
              </w:rPr>
              <w:fldChar w:fldCharType="begin"/>
            </w:r>
            <w:r w:rsidR="009C299F">
              <w:rPr>
                <w:noProof/>
                <w:webHidden/>
              </w:rPr>
              <w:instrText xml:space="preserve"> PAGEREF _Toc133689287 \h </w:instrText>
            </w:r>
            <w:r w:rsidR="009C299F">
              <w:rPr>
                <w:noProof/>
                <w:webHidden/>
              </w:rPr>
            </w:r>
            <w:r w:rsidR="009C299F">
              <w:rPr>
                <w:noProof/>
                <w:webHidden/>
              </w:rPr>
              <w:fldChar w:fldCharType="separate"/>
            </w:r>
            <w:r w:rsidR="009C299F">
              <w:rPr>
                <w:noProof/>
                <w:webHidden/>
              </w:rPr>
              <w:t>16</w:t>
            </w:r>
            <w:r w:rsidR="009C299F">
              <w:rPr>
                <w:noProof/>
                <w:webHidden/>
              </w:rPr>
              <w:fldChar w:fldCharType="end"/>
            </w:r>
          </w:hyperlink>
        </w:p>
        <w:p w14:paraId="43F8C43A" w14:textId="56A553B5"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288" w:history="1">
            <w:r w:rsidR="009C299F" w:rsidRPr="003F582F">
              <w:rPr>
                <w:rStyle w:val="Hyperlink"/>
                <w:noProof/>
              </w:rPr>
              <w:t>2.4</w:t>
            </w:r>
            <w:r w:rsidR="009C299F">
              <w:rPr>
                <w:rFonts w:asciiTheme="minorHAnsi" w:eastAsiaTheme="minorEastAsia" w:hAnsiTheme="minorHAnsi" w:cstheme="minorBidi"/>
                <w:noProof/>
                <w:sz w:val="22"/>
                <w:szCs w:val="22"/>
                <w:lang w:eastAsia="ro-RO"/>
              </w:rPr>
              <w:tab/>
            </w:r>
            <w:r w:rsidR="009C299F" w:rsidRPr="003F582F">
              <w:rPr>
                <w:rStyle w:val="Hyperlink"/>
                <w:noProof/>
              </w:rPr>
              <w:t>Putty</w:t>
            </w:r>
            <w:r w:rsidR="009C299F">
              <w:rPr>
                <w:noProof/>
                <w:webHidden/>
              </w:rPr>
              <w:tab/>
            </w:r>
            <w:r w:rsidR="009C299F">
              <w:rPr>
                <w:noProof/>
                <w:webHidden/>
              </w:rPr>
              <w:fldChar w:fldCharType="begin"/>
            </w:r>
            <w:r w:rsidR="009C299F">
              <w:rPr>
                <w:noProof/>
                <w:webHidden/>
              </w:rPr>
              <w:instrText xml:space="preserve"> PAGEREF _Toc133689288 \h </w:instrText>
            </w:r>
            <w:r w:rsidR="009C299F">
              <w:rPr>
                <w:noProof/>
                <w:webHidden/>
              </w:rPr>
            </w:r>
            <w:r w:rsidR="009C299F">
              <w:rPr>
                <w:noProof/>
                <w:webHidden/>
              </w:rPr>
              <w:fldChar w:fldCharType="separate"/>
            </w:r>
            <w:r w:rsidR="009C299F">
              <w:rPr>
                <w:noProof/>
                <w:webHidden/>
              </w:rPr>
              <w:t>17</w:t>
            </w:r>
            <w:r w:rsidR="009C299F">
              <w:rPr>
                <w:noProof/>
                <w:webHidden/>
              </w:rPr>
              <w:fldChar w:fldCharType="end"/>
            </w:r>
          </w:hyperlink>
        </w:p>
        <w:p w14:paraId="398CCE6C" w14:textId="38A99566"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289" w:history="1">
            <w:r w:rsidR="009C299F" w:rsidRPr="003F582F">
              <w:rPr>
                <w:rStyle w:val="Hyperlink"/>
                <w:noProof/>
              </w:rPr>
              <w:t>2.5</w:t>
            </w:r>
            <w:r w:rsidR="009C299F">
              <w:rPr>
                <w:rFonts w:asciiTheme="minorHAnsi" w:eastAsiaTheme="minorEastAsia" w:hAnsiTheme="minorHAnsi" w:cstheme="minorBidi"/>
                <w:noProof/>
                <w:sz w:val="22"/>
                <w:szCs w:val="22"/>
                <w:lang w:eastAsia="ro-RO"/>
              </w:rPr>
              <w:tab/>
            </w:r>
            <w:r w:rsidR="009C299F" w:rsidRPr="003F582F">
              <w:rPr>
                <w:rStyle w:val="Hyperlink"/>
                <w:noProof/>
              </w:rPr>
              <w:t>VNC Viewer</w:t>
            </w:r>
            <w:r w:rsidR="009C299F">
              <w:rPr>
                <w:noProof/>
                <w:webHidden/>
              </w:rPr>
              <w:tab/>
            </w:r>
            <w:r w:rsidR="009C299F">
              <w:rPr>
                <w:noProof/>
                <w:webHidden/>
              </w:rPr>
              <w:fldChar w:fldCharType="begin"/>
            </w:r>
            <w:r w:rsidR="009C299F">
              <w:rPr>
                <w:noProof/>
                <w:webHidden/>
              </w:rPr>
              <w:instrText xml:space="preserve"> PAGEREF _Toc133689289 \h </w:instrText>
            </w:r>
            <w:r w:rsidR="009C299F">
              <w:rPr>
                <w:noProof/>
                <w:webHidden/>
              </w:rPr>
            </w:r>
            <w:r w:rsidR="009C299F">
              <w:rPr>
                <w:noProof/>
                <w:webHidden/>
              </w:rPr>
              <w:fldChar w:fldCharType="separate"/>
            </w:r>
            <w:r w:rsidR="009C299F">
              <w:rPr>
                <w:noProof/>
                <w:webHidden/>
              </w:rPr>
              <w:t>17</w:t>
            </w:r>
            <w:r w:rsidR="009C299F">
              <w:rPr>
                <w:noProof/>
                <w:webHidden/>
              </w:rPr>
              <w:fldChar w:fldCharType="end"/>
            </w:r>
          </w:hyperlink>
        </w:p>
        <w:p w14:paraId="69D7C78B" w14:textId="19D87817"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290" w:history="1">
            <w:r w:rsidR="009C299F" w:rsidRPr="003F582F">
              <w:rPr>
                <w:rStyle w:val="Hyperlink"/>
                <w:noProof/>
              </w:rPr>
              <w:t>2.6</w:t>
            </w:r>
            <w:r w:rsidR="009C299F">
              <w:rPr>
                <w:rFonts w:asciiTheme="minorHAnsi" w:eastAsiaTheme="minorEastAsia" w:hAnsiTheme="minorHAnsi" w:cstheme="minorBidi"/>
                <w:noProof/>
                <w:sz w:val="22"/>
                <w:szCs w:val="22"/>
                <w:lang w:eastAsia="ro-RO"/>
              </w:rPr>
              <w:tab/>
            </w:r>
            <w:r w:rsidR="009C299F" w:rsidRPr="003F582F">
              <w:rPr>
                <w:rStyle w:val="Hyperlink"/>
                <w:noProof/>
              </w:rPr>
              <w:t>WinSCP</w:t>
            </w:r>
            <w:r w:rsidR="009C299F">
              <w:rPr>
                <w:noProof/>
                <w:webHidden/>
              </w:rPr>
              <w:tab/>
            </w:r>
            <w:r w:rsidR="009C299F">
              <w:rPr>
                <w:noProof/>
                <w:webHidden/>
              </w:rPr>
              <w:fldChar w:fldCharType="begin"/>
            </w:r>
            <w:r w:rsidR="009C299F">
              <w:rPr>
                <w:noProof/>
                <w:webHidden/>
              </w:rPr>
              <w:instrText xml:space="preserve"> PAGEREF _Toc133689290 \h </w:instrText>
            </w:r>
            <w:r w:rsidR="009C299F">
              <w:rPr>
                <w:noProof/>
                <w:webHidden/>
              </w:rPr>
            </w:r>
            <w:r w:rsidR="009C299F">
              <w:rPr>
                <w:noProof/>
                <w:webHidden/>
              </w:rPr>
              <w:fldChar w:fldCharType="separate"/>
            </w:r>
            <w:r w:rsidR="009C299F">
              <w:rPr>
                <w:noProof/>
                <w:webHidden/>
              </w:rPr>
              <w:t>17</w:t>
            </w:r>
            <w:r w:rsidR="009C299F">
              <w:rPr>
                <w:noProof/>
                <w:webHidden/>
              </w:rPr>
              <w:fldChar w:fldCharType="end"/>
            </w:r>
          </w:hyperlink>
        </w:p>
        <w:p w14:paraId="160F162F" w14:textId="479836B1" w:rsidR="009C299F" w:rsidRDefault="00000000">
          <w:pPr>
            <w:pStyle w:val="Cuprins1"/>
            <w:tabs>
              <w:tab w:val="left" w:pos="560"/>
              <w:tab w:val="right" w:leader="dot" w:pos="9350"/>
            </w:tabs>
            <w:rPr>
              <w:rFonts w:asciiTheme="minorHAnsi" w:eastAsiaTheme="minorEastAsia" w:hAnsiTheme="minorHAnsi" w:cstheme="minorBidi"/>
              <w:noProof/>
              <w:sz w:val="22"/>
              <w:szCs w:val="22"/>
              <w:lang w:eastAsia="ro-RO"/>
            </w:rPr>
          </w:pPr>
          <w:hyperlink w:anchor="_Toc133689291" w:history="1">
            <w:r w:rsidR="009C299F" w:rsidRPr="003F582F">
              <w:rPr>
                <w:rStyle w:val="Hyperlink"/>
                <w:noProof/>
              </w:rPr>
              <w:t>3</w:t>
            </w:r>
            <w:r w:rsidR="009C299F">
              <w:rPr>
                <w:rFonts w:asciiTheme="minorHAnsi" w:eastAsiaTheme="minorEastAsia" w:hAnsiTheme="minorHAnsi" w:cstheme="minorBidi"/>
                <w:noProof/>
                <w:sz w:val="22"/>
                <w:szCs w:val="22"/>
                <w:lang w:eastAsia="ro-RO"/>
              </w:rPr>
              <w:tab/>
            </w:r>
            <w:r w:rsidR="009C299F" w:rsidRPr="003F582F">
              <w:rPr>
                <w:rStyle w:val="Hyperlink"/>
                <w:noProof/>
              </w:rPr>
              <w:t>Concepte de bază</w:t>
            </w:r>
            <w:r w:rsidR="009C299F">
              <w:rPr>
                <w:noProof/>
                <w:webHidden/>
              </w:rPr>
              <w:tab/>
            </w:r>
            <w:r w:rsidR="009C299F">
              <w:rPr>
                <w:noProof/>
                <w:webHidden/>
              </w:rPr>
              <w:fldChar w:fldCharType="begin"/>
            </w:r>
            <w:r w:rsidR="009C299F">
              <w:rPr>
                <w:noProof/>
                <w:webHidden/>
              </w:rPr>
              <w:instrText xml:space="preserve"> PAGEREF _Toc133689291 \h </w:instrText>
            </w:r>
            <w:r w:rsidR="009C299F">
              <w:rPr>
                <w:noProof/>
                <w:webHidden/>
              </w:rPr>
            </w:r>
            <w:r w:rsidR="009C299F">
              <w:rPr>
                <w:noProof/>
                <w:webHidden/>
              </w:rPr>
              <w:fldChar w:fldCharType="separate"/>
            </w:r>
            <w:r w:rsidR="009C299F">
              <w:rPr>
                <w:noProof/>
                <w:webHidden/>
              </w:rPr>
              <w:t>18</w:t>
            </w:r>
            <w:r w:rsidR="009C299F">
              <w:rPr>
                <w:noProof/>
                <w:webHidden/>
              </w:rPr>
              <w:fldChar w:fldCharType="end"/>
            </w:r>
          </w:hyperlink>
        </w:p>
        <w:p w14:paraId="5BD2D81F" w14:textId="6929929E"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292" w:history="1">
            <w:r w:rsidR="009C299F" w:rsidRPr="003F582F">
              <w:rPr>
                <w:rStyle w:val="Hyperlink"/>
                <w:noProof/>
              </w:rPr>
              <w:t>3.1</w:t>
            </w:r>
            <w:r w:rsidR="009C299F">
              <w:rPr>
                <w:rFonts w:asciiTheme="minorHAnsi" w:eastAsiaTheme="minorEastAsia" w:hAnsiTheme="minorHAnsi" w:cstheme="minorBidi"/>
                <w:noProof/>
                <w:sz w:val="22"/>
                <w:szCs w:val="22"/>
                <w:lang w:eastAsia="ro-RO"/>
              </w:rPr>
              <w:tab/>
            </w:r>
            <w:r w:rsidR="009C299F" w:rsidRPr="003F582F">
              <w:rPr>
                <w:rStyle w:val="Hyperlink"/>
                <w:noProof/>
              </w:rPr>
              <w:t>ML</w:t>
            </w:r>
            <w:r w:rsidR="009C299F">
              <w:rPr>
                <w:noProof/>
                <w:webHidden/>
              </w:rPr>
              <w:tab/>
            </w:r>
            <w:r w:rsidR="009C299F">
              <w:rPr>
                <w:noProof/>
                <w:webHidden/>
              </w:rPr>
              <w:fldChar w:fldCharType="begin"/>
            </w:r>
            <w:r w:rsidR="009C299F">
              <w:rPr>
                <w:noProof/>
                <w:webHidden/>
              </w:rPr>
              <w:instrText xml:space="preserve"> PAGEREF _Toc133689292 \h </w:instrText>
            </w:r>
            <w:r w:rsidR="009C299F">
              <w:rPr>
                <w:noProof/>
                <w:webHidden/>
              </w:rPr>
            </w:r>
            <w:r w:rsidR="009C299F">
              <w:rPr>
                <w:noProof/>
                <w:webHidden/>
              </w:rPr>
              <w:fldChar w:fldCharType="separate"/>
            </w:r>
            <w:r w:rsidR="009C299F">
              <w:rPr>
                <w:noProof/>
                <w:webHidden/>
              </w:rPr>
              <w:t>18</w:t>
            </w:r>
            <w:r w:rsidR="009C299F">
              <w:rPr>
                <w:noProof/>
                <w:webHidden/>
              </w:rPr>
              <w:fldChar w:fldCharType="end"/>
            </w:r>
          </w:hyperlink>
        </w:p>
        <w:p w14:paraId="42BA0F4E" w14:textId="5142D460"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293" w:history="1">
            <w:r w:rsidR="009C299F" w:rsidRPr="003F582F">
              <w:rPr>
                <w:rStyle w:val="Hyperlink"/>
                <w:noProof/>
                <w:lang w:val="ro-MD"/>
              </w:rPr>
              <w:t>3.2</w:t>
            </w:r>
            <w:r w:rsidR="009C299F">
              <w:rPr>
                <w:rFonts w:asciiTheme="minorHAnsi" w:eastAsiaTheme="minorEastAsia" w:hAnsiTheme="minorHAnsi" w:cstheme="minorBidi"/>
                <w:noProof/>
                <w:sz w:val="22"/>
                <w:szCs w:val="22"/>
                <w:lang w:eastAsia="ro-RO"/>
              </w:rPr>
              <w:tab/>
            </w:r>
            <w:r w:rsidR="009C299F" w:rsidRPr="003F582F">
              <w:rPr>
                <w:rStyle w:val="Hyperlink"/>
                <w:noProof/>
                <w:lang w:val="ro-MD"/>
              </w:rPr>
              <w:t>Funcția step</w:t>
            </w:r>
            <w:r w:rsidR="009C299F">
              <w:rPr>
                <w:noProof/>
                <w:webHidden/>
              </w:rPr>
              <w:tab/>
            </w:r>
            <w:r w:rsidR="009C299F">
              <w:rPr>
                <w:noProof/>
                <w:webHidden/>
              </w:rPr>
              <w:fldChar w:fldCharType="begin"/>
            </w:r>
            <w:r w:rsidR="009C299F">
              <w:rPr>
                <w:noProof/>
                <w:webHidden/>
              </w:rPr>
              <w:instrText xml:space="preserve"> PAGEREF _Toc133689293 \h </w:instrText>
            </w:r>
            <w:r w:rsidR="009C299F">
              <w:rPr>
                <w:noProof/>
                <w:webHidden/>
              </w:rPr>
            </w:r>
            <w:r w:rsidR="009C299F">
              <w:rPr>
                <w:noProof/>
                <w:webHidden/>
              </w:rPr>
              <w:fldChar w:fldCharType="separate"/>
            </w:r>
            <w:r w:rsidR="009C299F">
              <w:rPr>
                <w:noProof/>
                <w:webHidden/>
              </w:rPr>
              <w:t>21</w:t>
            </w:r>
            <w:r w:rsidR="009C299F">
              <w:rPr>
                <w:noProof/>
                <w:webHidden/>
              </w:rPr>
              <w:fldChar w:fldCharType="end"/>
            </w:r>
          </w:hyperlink>
        </w:p>
        <w:p w14:paraId="76E9E858" w14:textId="465CE106"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294" w:history="1">
            <w:r w:rsidR="009C299F" w:rsidRPr="003F582F">
              <w:rPr>
                <w:rStyle w:val="Hyperlink"/>
                <w:noProof/>
              </w:rPr>
              <w:t>3.3</w:t>
            </w:r>
            <w:r w:rsidR="009C299F">
              <w:rPr>
                <w:rFonts w:asciiTheme="minorHAnsi" w:eastAsiaTheme="minorEastAsia" w:hAnsiTheme="minorHAnsi" w:cstheme="minorBidi"/>
                <w:noProof/>
                <w:sz w:val="22"/>
                <w:szCs w:val="22"/>
                <w:lang w:eastAsia="ro-RO"/>
              </w:rPr>
              <w:tab/>
            </w:r>
            <w:r w:rsidR="009C299F" w:rsidRPr="003F582F">
              <w:rPr>
                <w:rStyle w:val="Hyperlink"/>
                <w:noProof/>
              </w:rPr>
              <w:t>Funcția sigmoid</w:t>
            </w:r>
            <w:r w:rsidR="009C299F">
              <w:rPr>
                <w:noProof/>
                <w:webHidden/>
              </w:rPr>
              <w:tab/>
            </w:r>
            <w:r w:rsidR="009C299F">
              <w:rPr>
                <w:noProof/>
                <w:webHidden/>
              </w:rPr>
              <w:fldChar w:fldCharType="begin"/>
            </w:r>
            <w:r w:rsidR="009C299F">
              <w:rPr>
                <w:noProof/>
                <w:webHidden/>
              </w:rPr>
              <w:instrText xml:space="preserve"> PAGEREF _Toc133689294 \h </w:instrText>
            </w:r>
            <w:r w:rsidR="009C299F">
              <w:rPr>
                <w:noProof/>
                <w:webHidden/>
              </w:rPr>
            </w:r>
            <w:r w:rsidR="009C299F">
              <w:rPr>
                <w:noProof/>
                <w:webHidden/>
              </w:rPr>
              <w:fldChar w:fldCharType="separate"/>
            </w:r>
            <w:r w:rsidR="009C299F">
              <w:rPr>
                <w:noProof/>
                <w:webHidden/>
              </w:rPr>
              <w:t>22</w:t>
            </w:r>
            <w:r w:rsidR="009C299F">
              <w:rPr>
                <w:noProof/>
                <w:webHidden/>
              </w:rPr>
              <w:fldChar w:fldCharType="end"/>
            </w:r>
          </w:hyperlink>
        </w:p>
        <w:p w14:paraId="06835CFA" w14:textId="7D085ACC"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295" w:history="1">
            <w:r w:rsidR="009C299F" w:rsidRPr="003F582F">
              <w:rPr>
                <w:rStyle w:val="Hyperlink"/>
                <w:noProof/>
              </w:rPr>
              <w:t>3.4</w:t>
            </w:r>
            <w:r w:rsidR="009C299F">
              <w:rPr>
                <w:rFonts w:asciiTheme="minorHAnsi" w:eastAsiaTheme="minorEastAsia" w:hAnsiTheme="minorHAnsi" w:cstheme="minorBidi"/>
                <w:noProof/>
                <w:sz w:val="22"/>
                <w:szCs w:val="22"/>
                <w:lang w:eastAsia="ro-RO"/>
              </w:rPr>
              <w:tab/>
            </w:r>
            <w:r w:rsidR="009C299F" w:rsidRPr="003F582F">
              <w:rPr>
                <w:rStyle w:val="Hyperlink"/>
                <w:noProof/>
              </w:rPr>
              <w:t>Funcția tangentă hiperbolică</w:t>
            </w:r>
            <w:r w:rsidR="009C299F">
              <w:rPr>
                <w:noProof/>
                <w:webHidden/>
              </w:rPr>
              <w:tab/>
            </w:r>
            <w:r w:rsidR="009C299F">
              <w:rPr>
                <w:noProof/>
                <w:webHidden/>
              </w:rPr>
              <w:fldChar w:fldCharType="begin"/>
            </w:r>
            <w:r w:rsidR="009C299F">
              <w:rPr>
                <w:noProof/>
                <w:webHidden/>
              </w:rPr>
              <w:instrText xml:space="preserve"> PAGEREF _Toc133689295 \h </w:instrText>
            </w:r>
            <w:r w:rsidR="009C299F">
              <w:rPr>
                <w:noProof/>
                <w:webHidden/>
              </w:rPr>
            </w:r>
            <w:r w:rsidR="009C299F">
              <w:rPr>
                <w:noProof/>
                <w:webHidden/>
              </w:rPr>
              <w:fldChar w:fldCharType="separate"/>
            </w:r>
            <w:r w:rsidR="009C299F">
              <w:rPr>
                <w:noProof/>
                <w:webHidden/>
              </w:rPr>
              <w:t>24</w:t>
            </w:r>
            <w:r w:rsidR="009C299F">
              <w:rPr>
                <w:noProof/>
                <w:webHidden/>
              </w:rPr>
              <w:fldChar w:fldCharType="end"/>
            </w:r>
          </w:hyperlink>
        </w:p>
        <w:p w14:paraId="78929099" w14:textId="5F2071EC"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296" w:history="1">
            <w:r w:rsidR="009C299F" w:rsidRPr="003F582F">
              <w:rPr>
                <w:rStyle w:val="Hyperlink"/>
                <w:noProof/>
              </w:rPr>
              <w:t>3.5</w:t>
            </w:r>
            <w:r w:rsidR="009C299F">
              <w:rPr>
                <w:rFonts w:asciiTheme="minorHAnsi" w:eastAsiaTheme="minorEastAsia" w:hAnsiTheme="minorHAnsi" w:cstheme="minorBidi"/>
                <w:noProof/>
                <w:sz w:val="22"/>
                <w:szCs w:val="22"/>
                <w:lang w:eastAsia="ro-RO"/>
              </w:rPr>
              <w:tab/>
            </w:r>
            <w:r w:rsidR="009C299F" w:rsidRPr="003F582F">
              <w:rPr>
                <w:rStyle w:val="Hyperlink"/>
                <w:noProof/>
              </w:rPr>
              <w:t>Funcția ReLU</w:t>
            </w:r>
            <w:r w:rsidR="009C299F">
              <w:rPr>
                <w:noProof/>
                <w:webHidden/>
              </w:rPr>
              <w:tab/>
            </w:r>
            <w:r w:rsidR="009C299F">
              <w:rPr>
                <w:noProof/>
                <w:webHidden/>
              </w:rPr>
              <w:fldChar w:fldCharType="begin"/>
            </w:r>
            <w:r w:rsidR="009C299F">
              <w:rPr>
                <w:noProof/>
                <w:webHidden/>
              </w:rPr>
              <w:instrText xml:space="preserve"> PAGEREF _Toc133689296 \h </w:instrText>
            </w:r>
            <w:r w:rsidR="009C299F">
              <w:rPr>
                <w:noProof/>
                <w:webHidden/>
              </w:rPr>
            </w:r>
            <w:r w:rsidR="009C299F">
              <w:rPr>
                <w:noProof/>
                <w:webHidden/>
              </w:rPr>
              <w:fldChar w:fldCharType="separate"/>
            </w:r>
            <w:r w:rsidR="009C299F">
              <w:rPr>
                <w:noProof/>
                <w:webHidden/>
              </w:rPr>
              <w:t>24</w:t>
            </w:r>
            <w:r w:rsidR="009C299F">
              <w:rPr>
                <w:noProof/>
                <w:webHidden/>
              </w:rPr>
              <w:fldChar w:fldCharType="end"/>
            </w:r>
          </w:hyperlink>
        </w:p>
        <w:p w14:paraId="29C23D1D" w14:textId="0FFBA631"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297" w:history="1">
            <w:r w:rsidR="009C299F" w:rsidRPr="003F582F">
              <w:rPr>
                <w:rStyle w:val="Hyperlink"/>
                <w:noProof/>
              </w:rPr>
              <w:t>3.6</w:t>
            </w:r>
            <w:r w:rsidR="009C299F">
              <w:rPr>
                <w:rFonts w:asciiTheme="minorHAnsi" w:eastAsiaTheme="minorEastAsia" w:hAnsiTheme="minorHAnsi" w:cstheme="minorBidi"/>
                <w:noProof/>
                <w:sz w:val="22"/>
                <w:szCs w:val="22"/>
                <w:lang w:eastAsia="ro-RO"/>
              </w:rPr>
              <w:tab/>
            </w:r>
            <w:r w:rsidR="009C299F" w:rsidRPr="003F582F">
              <w:rPr>
                <w:rStyle w:val="Hyperlink"/>
                <w:noProof/>
              </w:rPr>
              <w:t>Învățare profundă pentru recunoașterea vorbirii</w:t>
            </w:r>
            <w:r w:rsidR="009C299F">
              <w:rPr>
                <w:noProof/>
                <w:webHidden/>
              </w:rPr>
              <w:tab/>
            </w:r>
            <w:r w:rsidR="009C299F">
              <w:rPr>
                <w:noProof/>
                <w:webHidden/>
              </w:rPr>
              <w:fldChar w:fldCharType="begin"/>
            </w:r>
            <w:r w:rsidR="009C299F">
              <w:rPr>
                <w:noProof/>
                <w:webHidden/>
              </w:rPr>
              <w:instrText xml:space="preserve"> PAGEREF _Toc133689297 \h </w:instrText>
            </w:r>
            <w:r w:rsidR="009C299F">
              <w:rPr>
                <w:noProof/>
                <w:webHidden/>
              </w:rPr>
            </w:r>
            <w:r w:rsidR="009C299F">
              <w:rPr>
                <w:noProof/>
                <w:webHidden/>
              </w:rPr>
              <w:fldChar w:fldCharType="separate"/>
            </w:r>
            <w:r w:rsidR="009C299F">
              <w:rPr>
                <w:noProof/>
                <w:webHidden/>
              </w:rPr>
              <w:t>27</w:t>
            </w:r>
            <w:r w:rsidR="009C299F">
              <w:rPr>
                <w:noProof/>
                <w:webHidden/>
              </w:rPr>
              <w:fldChar w:fldCharType="end"/>
            </w:r>
          </w:hyperlink>
        </w:p>
        <w:p w14:paraId="1BAF3B02" w14:textId="6C1EE84A" w:rsidR="009C299F" w:rsidRDefault="00000000">
          <w:pPr>
            <w:pStyle w:val="Cuprins3"/>
            <w:rPr>
              <w:rFonts w:asciiTheme="minorHAnsi" w:eastAsiaTheme="minorEastAsia" w:hAnsiTheme="minorHAnsi" w:cstheme="minorBidi"/>
              <w:sz w:val="22"/>
              <w:szCs w:val="22"/>
              <w:lang w:eastAsia="ro-RO"/>
            </w:rPr>
          </w:pPr>
          <w:hyperlink w:anchor="_Toc133689298" w:history="1">
            <w:r w:rsidR="009C299F" w:rsidRPr="003F582F">
              <w:rPr>
                <w:rStyle w:val="Hyperlink"/>
              </w:rPr>
              <w:t>3.6.1</w:t>
            </w:r>
            <w:r w:rsidR="009C299F">
              <w:rPr>
                <w:rFonts w:asciiTheme="minorHAnsi" w:eastAsiaTheme="minorEastAsia" w:hAnsiTheme="minorHAnsi" w:cstheme="minorBidi"/>
                <w:sz w:val="22"/>
                <w:szCs w:val="22"/>
                <w:lang w:eastAsia="ro-RO"/>
              </w:rPr>
              <w:tab/>
            </w:r>
            <w:r w:rsidR="009C299F" w:rsidRPr="003F582F">
              <w:rPr>
                <w:rStyle w:val="Hyperlink"/>
              </w:rPr>
              <w:t>CNN</w:t>
            </w:r>
            <w:r w:rsidR="009C299F">
              <w:rPr>
                <w:webHidden/>
              </w:rPr>
              <w:tab/>
            </w:r>
            <w:r w:rsidR="009C299F">
              <w:rPr>
                <w:webHidden/>
              </w:rPr>
              <w:fldChar w:fldCharType="begin"/>
            </w:r>
            <w:r w:rsidR="009C299F">
              <w:rPr>
                <w:webHidden/>
              </w:rPr>
              <w:instrText xml:space="preserve"> PAGEREF _Toc133689298 \h </w:instrText>
            </w:r>
            <w:r w:rsidR="009C299F">
              <w:rPr>
                <w:webHidden/>
              </w:rPr>
            </w:r>
            <w:r w:rsidR="009C299F">
              <w:rPr>
                <w:webHidden/>
              </w:rPr>
              <w:fldChar w:fldCharType="separate"/>
            </w:r>
            <w:r w:rsidR="009C299F">
              <w:rPr>
                <w:webHidden/>
              </w:rPr>
              <w:t>28</w:t>
            </w:r>
            <w:r w:rsidR="009C299F">
              <w:rPr>
                <w:webHidden/>
              </w:rPr>
              <w:fldChar w:fldCharType="end"/>
            </w:r>
          </w:hyperlink>
        </w:p>
        <w:p w14:paraId="2C777B6B" w14:textId="4AC82698"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299" w:history="1">
            <w:r w:rsidR="009C299F" w:rsidRPr="003F582F">
              <w:rPr>
                <w:rStyle w:val="Hyperlink"/>
                <w:noProof/>
              </w:rPr>
              <w:t>3.7</w:t>
            </w:r>
            <w:r w:rsidR="009C299F">
              <w:rPr>
                <w:rFonts w:asciiTheme="minorHAnsi" w:eastAsiaTheme="minorEastAsia" w:hAnsiTheme="minorHAnsi" w:cstheme="minorBidi"/>
                <w:noProof/>
                <w:sz w:val="22"/>
                <w:szCs w:val="22"/>
                <w:lang w:eastAsia="ro-RO"/>
              </w:rPr>
              <w:tab/>
            </w:r>
            <w:r w:rsidR="009C299F" w:rsidRPr="003F582F">
              <w:rPr>
                <w:rStyle w:val="Hyperlink"/>
                <w:noProof/>
              </w:rPr>
              <w:t>Modele investigate</w:t>
            </w:r>
            <w:r w:rsidR="009C299F">
              <w:rPr>
                <w:noProof/>
                <w:webHidden/>
              </w:rPr>
              <w:tab/>
            </w:r>
            <w:r w:rsidR="009C299F">
              <w:rPr>
                <w:noProof/>
                <w:webHidden/>
              </w:rPr>
              <w:fldChar w:fldCharType="begin"/>
            </w:r>
            <w:r w:rsidR="009C299F">
              <w:rPr>
                <w:noProof/>
                <w:webHidden/>
              </w:rPr>
              <w:instrText xml:space="preserve"> PAGEREF _Toc133689299 \h </w:instrText>
            </w:r>
            <w:r w:rsidR="009C299F">
              <w:rPr>
                <w:noProof/>
                <w:webHidden/>
              </w:rPr>
            </w:r>
            <w:r w:rsidR="009C299F">
              <w:rPr>
                <w:noProof/>
                <w:webHidden/>
              </w:rPr>
              <w:fldChar w:fldCharType="separate"/>
            </w:r>
            <w:r w:rsidR="009C299F">
              <w:rPr>
                <w:noProof/>
                <w:webHidden/>
              </w:rPr>
              <w:t>29</w:t>
            </w:r>
            <w:r w:rsidR="009C299F">
              <w:rPr>
                <w:noProof/>
                <w:webHidden/>
              </w:rPr>
              <w:fldChar w:fldCharType="end"/>
            </w:r>
          </w:hyperlink>
        </w:p>
        <w:p w14:paraId="7EC67A7B" w14:textId="5B319601" w:rsidR="009C299F" w:rsidRDefault="00000000">
          <w:pPr>
            <w:pStyle w:val="Cuprins3"/>
            <w:rPr>
              <w:rFonts w:asciiTheme="minorHAnsi" w:eastAsiaTheme="minorEastAsia" w:hAnsiTheme="minorHAnsi" w:cstheme="minorBidi"/>
              <w:sz w:val="22"/>
              <w:szCs w:val="22"/>
              <w:lang w:eastAsia="ro-RO"/>
            </w:rPr>
          </w:pPr>
          <w:hyperlink w:anchor="_Toc133689300" w:history="1">
            <w:r w:rsidR="009C299F" w:rsidRPr="003F582F">
              <w:rPr>
                <w:rStyle w:val="Hyperlink"/>
              </w:rPr>
              <w:t>3.7.1</w:t>
            </w:r>
            <w:r w:rsidR="009C299F">
              <w:rPr>
                <w:rFonts w:asciiTheme="minorHAnsi" w:eastAsiaTheme="minorEastAsia" w:hAnsiTheme="minorHAnsi" w:cstheme="minorBidi"/>
                <w:sz w:val="22"/>
                <w:szCs w:val="22"/>
                <w:lang w:eastAsia="ro-RO"/>
              </w:rPr>
              <w:tab/>
            </w:r>
            <w:r w:rsidR="009C299F" w:rsidRPr="003F582F">
              <w:rPr>
                <w:rStyle w:val="Hyperlink"/>
              </w:rPr>
              <w:t>VGG16</w:t>
            </w:r>
            <w:r w:rsidR="009C299F">
              <w:rPr>
                <w:webHidden/>
              </w:rPr>
              <w:tab/>
            </w:r>
            <w:r w:rsidR="009C299F">
              <w:rPr>
                <w:webHidden/>
              </w:rPr>
              <w:fldChar w:fldCharType="begin"/>
            </w:r>
            <w:r w:rsidR="009C299F">
              <w:rPr>
                <w:webHidden/>
              </w:rPr>
              <w:instrText xml:space="preserve"> PAGEREF _Toc133689300 \h </w:instrText>
            </w:r>
            <w:r w:rsidR="009C299F">
              <w:rPr>
                <w:webHidden/>
              </w:rPr>
            </w:r>
            <w:r w:rsidR="009C299F">
              <w:rPr>
                <w:webHidden/>
              </w:rPr>
              <w:fldChar w:fldCharType="separate"/>
            </w:r>
            <w:r w:rsidR="009C299F">
              <w:rPr>
                <w:webHidden/>
              </w:rPr>
              <w:t>29</w:t>
            </w:r>
            <w:r w:rsidR="009C299F">
              <w:rPr>
                <w:webHidden/>
              </w:rPr>
              <w:fldChar w:fldCharType="end"/>
            </w:r>
          </w:hyperlink>
        </w:p>
        <w:p w14:paraId="1F55ACE2" w14:textId="18395CE0" w:rsidR="009C299F" w:rsidRDefault="00000000">
          <w:pPr>
            <w:pStyle w:val="Cuprins3"/>
            <w:rPr>
              <w:rFonts w:asciiTheme="minorHAnsi" w:eastAsiaTheme="minorEastAsia" w:hAnsiTheme="minorHAnsi" w:cstheme="minorBidi"/>
              <w:sz w:val="22"/>
              <w:szCs w:val="22"/>
              <w:lang w:eastAsia="ro-RO"/>
            </w:rPr>
          </w:pPr>
          <w:hyperlink w:anchor="_Toc133689301" w:history="1">
            <w:r w:rsidR="009C299F" w:rsidRPr="003F582F">
              <w:rPr>
                <w:rStyle w:val="Hyperlink"/>
              </w:rPr>
              <w:t>3.7.2</w:t>
            </w:r>
            <w:r w:rsidR="009C299F">
              <w:rPr>
                <w:rFonts w:asciiTheme="minorHAnsi" w:eastAsiaTheme="minorEastAsia" w:hAnsiTheme="minorHAnsi" w:cstheme="minorBidi"/>
                <w:sz w:val="22"/>
                <w:szCs w:val="22"/>
                <w:lang w:eastAsia="ro-RO"/>
              </w:rPr>
              <w:tab/>
            </w:r>
            <w:r w:rsidR="009C299F" w:rsidRPr="003F582F">
              <w:rPr>
                <w:rStyle w:val="Hyperlink"/>
              </w:rPr>
              <w:t>AlexNet</w:t>
            </w:r>
            <w:r w:rsidR="009C299F">
              <w:rPr>
                <w:webHidden/>
              </w:rPr>
              <w:tab/>
            </w:r>
            <w:r w:rsidR="009C299F">
              <w:rPr>
                <w:webHidden/>
              </w:rPr>
              <w:fldChar w:fldCharType="begin"/>
            </w:r>
            <w:r w:rsidR="009C299F">
              <w:rPr>
                <w:webHidden/>
              </w:rPr>
              <w:instrText xml:space="preserve"> PAGEREF _Toc133689301 \h </w:instrText>
            </w:r>
            <w:r w:rsidR="009C299F">
              <w:rPr>
                <w:webHidden/>
              </w:rPr>
            </w:r>
            <w:r w:rsidR="009C299F">
              <w:rPr>
                <w:webHidden/>
              </w:rPr>
              <w:fldChar w:fldCharType="separate"/>
            </w:r>
            <w:r w:rsidR="009C299F">
              <w:rPr>
                <w:webHidden/>
              </w:rPr>
              <w:t>31</w:t>
            </w:r>
            <w:r w:rsidR="009C299F">
              <w:rPr>
                <w:webHidden/>
              </w:rPr>
              <w:fldChar w:fldCharType="end"/>
            </w:r>
          </w:hyperlink>
        </w:p>
        <w:p w14:paraId="34D618AB" w14:textId="36A25736" w:rsidR="009C299F" w:rsidRDefault="00000000">
          <w:pPr>
            <w:pStyle w:val="Cuprins3"/>
            <w:rPr>
              <w:rFonts w:asciiTheme="minorHAnsi" w:eastAsiaTheme="minorEastAsia" w:hAnsiTheme="minorHAnsi" w:cstheme="minorBidi"/>
              <w:sz w:val="22"/>
              <w:szCs w:val="22"/>
              <w:lang w:eastAsia="ro-RO"/>
            </w:rPr>
          </w:pPr>
          <w:hyperlink w:anchor="_Toc133689302" w:history="1">
            <w:r w:rsidR="009C299F" w:rsidRPr="003F582F">
              <w:rPr>
                <w:rStyle w:val="Hyperlink"/>
              </w:rPr>
              <w:t>3.7.3</w:t>
            </w:r>
            <w:r w:rsidR="009C299F">
              <w:rPr>
                <w:rFonts w:asciiTheme="minorHAnsi" w:eastAsiaTheme="minorEastAsia" w:hAnsiTheme="minorHAnsi" w:cstheme="minorBidi"/>
                <w:sz w:val="22"/>
                <w:szCs w:val="22"/>
                <w:lang w:eastAsia="ro-RO"/>
              </w:rPr>
              <w:tab/>
            </w:r>
            <w:r w:rsidR="009C299F" w:rsidRPr="003F582F">
              <w:rPr>
                <w:rStyle w:val="Hyperlink"/>
              </w:rPr>
              <w:t>SqueezeNet</w:t>
            </w:r>
            <w:r w:rsidR="009C299F">
              <w:rPr>
                <w:webHidden/>
              </w:rPr>
              <w:tab/>
            </w:r>
            <w:r w:rsidR="009C299F">
              <w:rPr>
                <w:webHidden/>
              </w:rPr>
              <w:fldChar w:fldCharType="begin"/>
            </w:r>
            <w:r w:rsidR="009C299F">
              <w:rPr>
                <w:webHidden/>
              </w:rPr>
              <w:instrText xml:space="preserve"> PAGEREF _Toc133689302 \h </w:instrText>
            </w:r>
            <w:r w:rsidR="009C299F">
              <w:rPr>
                <w:webHidden/>
              </w:rPr>
            </w:r>
            <w:r w:rsidR="009C299F">
              <w:rPr>
                <w:webHidden/>
              </w:rPr>
              <w:fldChar w:fldCharType="separate"/>
            </w:r>
            <w:r w:rsidR="009C299F">
              <w:rPr>
                <w:webHidden/>
              </w:rPr>
              <w:t>32</w:t>
            </w:r>
            <w:r w:rsidR="009C299F">
              <w:rPr>
                <w:webHidden/>
              </w:rPr>
              <w:fldChar w:fldCharType="end"/>
            </w:r>
          </w:hyperlink>
        </w:p>
        <w:p w14:paraId="147D254D" w14:textId="63604EAC"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303" w:history="1">
            <w:r w:rsidR="009C299F" w:rsidRPr="003F582F">
              <w:rPr>
                <w:rStyle w:val="Hyperlink"/>
                <w:noProof/>
              </w:rPr>
              <w:t>3.8</w:t>
            </w:r>
            <w:r w:rsidR="009C299F">
              <w:rPr>
                <w:rFonts w:asciiTheme="minorHAnsi" w:eastAsiaTheme="minorEastAsia" w:hAnsiTheme="minorHAnsi" w:cstheme="minorBidi"/>
                <w:noProof/>
                <w:sz w:val="22"/>
                <w:szCs w:val="22"/>
                <w:lang w:eastAsia="ro-RO"/>
              </w:rPr>
              <w:tab/>
            </w:r>
            <w:r w:rsidR="009C299F" w:rsidRPr="003F582F">
              <w:rPr>
                <w:rStyle w:val="Hyperlink"/>
                <w:noProof/>
              </w:rPr>
              <w:t>Extragerea caracteristicilor</w:t>
            </w:r>
            <w:r w:rsidR="009C299F">
              <w:rPr>
                <w:noProof/>
                <w:webHidden/>
              </w:rPr>
              <w:tab/>
            </w:r>
            <w:r w:rsidR="009C299F">
              <w:rPr>
                <w:noProof/>
                <w:webHidden/>
              </w:rPr>
              <w:fldChar w:fldCharType="begin"/>
            </w:r>
            <w:r w:rsidR="009C299F">
              <w:rPr>
                <w:noProof/>
                <w:webHidden/>
              </w:rPr>
              <w:instrText xml:space="preserve"> PAGEREF _Toc133689303 \h </w:instrText>
            </w:r>
            <w:r w:rsidR="009C299F">
              <w:rPr>
                <w:noProof/>
                <w:webHidden/>
              </w:rPr>
            </w:r>
            <w:r w:rsidR="009C299F">
              <w:rPr>
                <w:noProof/>
                <w:webHidden/>
              </w:rPr>
              <w:fldChar w:fldCharType="separate"/>
            </w:r>
            <w:r w:rsidR="009C299F">
              <w:rPr>
                <w:noProof/>
                <w:webHidden/>
              </w:rPr>
              <w:t>34</w:t>
            </w:r>
            <w:r w:rsidR="009C299F">
              <w:rPr>
                <w:noProof/>
                <w:webHidden/>
              </w:rPr>
              <w:fldChar w:fldCharType="end"/>
            </w:r>
          </w:hyperlink>
        </w:p>
        <w:p w14:paraId="200CB1E6" w14:textId="7B571646" w:rsidR="009C299F" w:rsidRDefault="00000000">
          <w:pPr>
            <w:pStyle w:val="Cuprins3"/>
            <w:rPr>
              <w:rFonts w:asciiTheme="minorHAnsi" w:eastAsiaTheme="minorEastAsia" w:hAnsiTheme="minorHAnsi" w:cstheme="minorBidi"/>
              <w:sz w:val="22"/>
              <w:szCs w:val="22"/>
              <w:lang w:eastAsia="ro-RO"/>
            </w:rPr>
          </w:pPr>
          <w:hyperlink w:anchor="_Toc133689304" w:history="1">
            <w:r w:rsidR="009C299F" w:rsidRPr="003F582F">
              <w:rPr>
                <w:rStyle w:val="Hyperlink"/>
              </w:rPr>
              <w:t>3.8.1</w:t>
            </w:r>
            <w:r w:rsidR="009C299F">
              <w:rPr>
                <w:rFonts w:asciiTheme="minorHAnsi" w:eastAsiaTheme="minorEastAsia" w:hAnsiTheme="minorHAnsi" w:cstheme="minorBidi"/>
                <w:sz w:val="22"/>
                <w:szCs w:val="22"/>
                <w:lang w:eastAsia="ro-RO"/>
              </w:rPr>
              <w:tab/>
            </w:r>
            <w:r w:rsidR="009C299F" w:rsidRPr="003F582F">
              <w:rPr>
                <w:rStyle w:val="Hyperlink"/>
              </w:rPr>
              <w:t>Cepstru</w:t>
            </w:r>
            <w:r w:rsidR="009C299F">
              <w:rPr>
                <w:webHidden/>
              </w:rPr>
              <w:tab/>
            </w:r>
            <w:r w:rsidR="009C299F">
              <w:rPr>
                <w:webHidden/>
              </w:rPr>
              <w:fldChar w:fldCharType="begin"/>
            </w:r>
            <w:r w:rsidR="009C299F">
              <w:rPr>
                <w:webHidden/>
              </w:rPr>
              <w:instrText xml:space="preserve"> PAGEREF _Toc133689304 \h </w:instrText>
            </w:r>
            <w:r w:rsidR="009C299F">
              <w:rPr>
                <w:webHidden/>
              </w:rPr>
            </w:r>
            <w:r w:rsidR="009C299F">
              <w:rPr>
                <w:webHidden/>
              </w:rPr>
              <w:fldChar w:fldCharType="separate"/>
            </w:r>
            <w:r w:rsidR="009C299F">
              <w:rPr>
                <w:webHidden/>
              </w:rPr>
              <w:t>34</w:t>
            </w:r>
            <w:r w:rsidR="009C299F">
              <w:rPr>
                <w:webHidden/>
              </w:rPr>
              <w:fldChar w:fldCharType="end"/>
            </w:r>
          </w:hyperlink>
        </w:p>
        <w:p w14:paraId="22117D81" w14:textId="21E6B86B" w:rsidR="009C299F" w:rsidRDefault="00000000">
          <w:pPr>
            <w:pStyle w:val="Cuprins3"/>
            <w:rPr>
              <w:rFonts w:asciiTheme="minorHAnsi" w:eastAsiaTheme="minorEastAsia" w:hAnsiTheme="minorHAnsi" w:cstheme="minorBidi"/>
              <w:sz w:val="22"/>
              <w:szCs w:val="22"/>
              <w:lang w:eastAsia="ro-RO"/>
            </w:rPr>
          </w:pPr>
          <w:hyperlink w:anchor="_Toc133689305" w:history="1">
            <w:r w:rsidR="009C299F" w:rsidRPr="003F582F">
              <w:rPr>
                <w:rStyle w:val="Hyperlink"/>
                <w:lang w:val="ro-MD"/>
              </w:rPr>
              <w:t>3.8.2</w:t>
            </w:r>
            <w:r w:rsidR="009C299F">
              <w:rPr>
                <w:rFonts w:asciiTheme="minorHAnsi" w:eastAsiaTheme="minorEastAsia" w:hAnsiTheme="minorHAnsi" w:cstheme="minorBidi"/>
                <w:sz w:val="22"/>
                <w:szCs w:val="22"/>
                <w:lang w:eastAsia="ro-RO"/>
              </w:rPr>
              <w:tab/>
            </w:r>
            <w:r w:rsidR="009C299F" w:rsidRPr="003F582F">
              <w:rPr>
                <w:rStyle w:val="Hyperlink"/>
              </w:rPr>
              <w:t>Short Time Fourier Transform</w:t>
            </w:r>
            <w:r w:rsidR="009C299F">
              <w:rPr>
                <w:webHidden/>
              </w:rPr>
              <w:tab/>
            </w:r>
            <w:r w:rsidR="009C299F">
              <w:rPr>
                <w:webHidden/>
              </w:rPr>
              <w:fldChar w:fldCharType="begin"/>
            </w:r>
            <w:r w:rsidR="009C299F">
              <w:rPr>
                <w:webHidden/>
              </w:rPr>
              <w:instrText xml:space="preserve"> PAGEREF _Toc133689305 \h </w:instrText>
            </w:r>
            <w:r w:rsidR="009C299F">
              <w:rPr>
                <w:webHidden/>
              </w:rPr>
            </w:r>
            <w:r w:rsidR="009C299F">
              <w:rPr>
                <w:webHidden/>
              </w:rPr>
              <w:fldChar w:fldCharType="separate"/>
            </w:r>
            <w:r w:rsidR="009C299F">
              <w:rPr>
                <w:webHidden/>
              </w:rPr>
              <w:t>35</w:t>
            </w:r>
            <w:r w:rsidR="009C299F">
              <w:rPr>
                <w:webHidden/>
              </w:rPr>
              <w:fldChar w:fldCharType="end"/>
            </w:r>
          </w:hyperlink>
        </w:p>
        <w:p w14:paraId="14087324" w14:textId="7206276D" w:rsidR="009C299F" w:rsidRDefault="00000000">
          <w:pPr>
            <w:pStyle w:val="Cuprins3"/>
            <w:rPr>
              <w:rFonts w:asciiTheme="minorHAnsi" w:eastAsiaTheme="minorEastAsia" w:hAnsiTheme="minorHAnsi" w:cstheme="minorBidi"/>
              <w:sz w:val="22"/>
              <w:szCs w:val="22"/>
              <w:lang w:eastAsia="ro-RO"/>
            </w:rPr>
          </w:pPr>
          <w:hyperlink w:anchor="_Toc133689306" w:history="1">
            <w:r w:rsidR="009C299F" w:rsidRPr="003F582F">
              <w:rPr>
                <w:rStyle w:val="Hyperlink"/>
                <w:lang w:val="ro-MD"/>
              </w:rPr>
              <w:t>3.8.3</w:t>
            </w:r>
            <w:r w:rsidR="009C299F">
              <w:rPr>
                <w:rFonts w:asciiTheme="minorHAnsi" w:eastAsiaTheme="minorEastAsia" w:hAnsiTheme="minorHAnsi" w:cstheme="minorBidi"/>
                <w:sz w:val="22"/>
                <w:szCs w:val="22"/>
                <w:lang w:eastAsia="ro-RO"/>
              </w:rPr>
              <w:tab/>
            </w:r>
            <w:r w:rsidR="009C299F" w:rsidRPr="003F582F">
              <w:rPr>
                <w:rStyle w:val="Hyperlink"/>
                <w:lang w:val="ro-MD"/>
              </w:rPr>
              <w:t>Mel Frequency Cepstral Coefficients</w:t>
            </w:r>
            <w:r w:rsidR="009C299F">
              <w:rPr>
                <w:webHidden/>
              </w:rPr>
              <w:tab/>
            </w:r>
            <w:r w:rsidR="009C299F">
              <w:rPr>
                <w:webHidden/>
              </w:rPr>
              <w:fldChar w:fldCharType="begin"/>
            </w:r>
            <w:r w:rsidR="009C299F">
              <w:rPr>
                <w:webHidden/>
              </w:rPr>
              <w:instrText xml:space="preserve"> PAGEREF _Toc133689306 \h </w:instrText>
            </w:r>
            <w:r w:rsidR="009C299F">
              <w:rPr>
                <w:webHidden/>
              </w:rPr>
            </w:r>
            <w:r w:rsidR="009C299F">
              <w:rPr>
                <w:webHidden/>
              </w:rPr>
              <w:fldChar w:fldCharType="separate"/>
            </w:r>
            <w:r w:rsidR="009C299F">
              <w:rPr>
                <w:webHidden/>
              </w:rPr>
              <w:t>36</w:t>
            </w:r>
            <w:r w:rsidR="009C299F">
              <w:rPr>
                <w:webHidden/>
              </w:rPr>
              <w:fldChar w:fldCharType="end"/>
            </w:r>
          </w:hyperlink>
        </w:p>
        <w:p w14:paraId="2335E52D" w14:textId="5F0608E8" w:rsidR="009C299F" w:rsidRDefault="00000000">
          <w:pPr>
            <w:pStyle w:val="Cuprins1"/>
            <w:tabs>
              <w:tab w:val="left" w:pos="560"/>
              <w:tab w:val="right" w:leader="dot" w:pos="9350"/>
            </w:tabs>
            <w:rPr>
              <w:rFonts w:asciiTheme="minorHAnsi" w:eastAsiaTheme="minorEastAsia" w:hAnsiTheme="minorHAnsi" w:cstheme="minorBidi"/>
              <w:noProof/>
              <w:sz w:val="22"/>
              <w:szCs w:val="22"/>
              <w:lang w:eastAsia="ro-RO"/>
            </w:rPr>
          </w:pPr>
          <w:hyperlink w:anchor="_Toc133689307" w:history="1">
            <w:r w:rsidR="009C299F" w:rsidRPr="003F582F">
              <w:rPr>
                <w:rStyle w:val="Hyperlink"/>
                <w:noProof/>
              </w:rPr>
              <w:t>4</w:t>
            </w:r>
            <w:r w:rsidR="009C299F">
              <w:rPr>
                <w:rFonts w:asciiTheme="minorHAnsi" w:eastAsiaTheme="minorEastAsia" w:hAnsiTheme="minorHAnsi" w:cstheme="minorBidi"/>
                <w:noProof/>
                <w:sz w:val="22"/>
                <w:szCs w:val="22"/>
                <w:lang w:eastAsia="ro-RO"/>
              </w:rPr>
              <w:tab/>
            </w:r>
            <w:r w:rsidR="009C299F" w:rsidRPr="003F582F">
              <w:rPr>
                <w:rStyle w:val="Hyperlink"/>
                <w:noProof/>
              </w:rPr>
              <w:t>Echipamente folosite</w:t>
            </w:r>
            <w:r w:rsidR="009C299F">
              <w:rPr>
                <w:noProof/>
                <w:webHidden/>
              </w:rPr>
              <w:tab/>
            </w:r>
            <w:r w:rsidR="009C299F">
              <w:rPr>
                <w:noProof/>
                <w:webHidden/>
              </w:rPr>
              <w:fldChar w:fldCharType="begin"/>
            </w:r>
            <w:r w:rsidR="009C299F">
              <w:rPr>
                <w:noProof/>
                <w:webHidden/>
              </w:rPr>
              <w:instrText xml:space="preserve"> PAGEREF _Toc133689307 \h </w:instrText>
            </w:r>
            <w:r w:rsidR="009C299F">
              <w:rPr>
                <w:noProof/>
                <w:webHidden/>
              </w:rPr>
            </w:r>
            <w:r w:rsidR="009C299F">
              <w:rPr>
                <w:noProof/>
                <w:webHidden/>
              </w:rPr>
              <w:fldChar w:fldCharType="separate"/>
            </w:r>
            <w:r w:rsidR="009C299F">
              <w:rPr>
                <w:noProof/>
                <w:webHidden/>
              </w:rPr>
              <w:t>40</w:t>
            </w:r>
            <w:r w:rsidR="009C299F">
              <w:rPr>
                <w:noProof/>
                <w:webHidden/>
              </w:rPr>
              <w:fldChar w:fldCharType="end"/>
            </w:r>
          </w:hyperlink>
        </w:p>
        <w:p w14:paraId="65A5B28E" w14:textId="4D31FC6E"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308" w:history="1">
            <w:r w:rsidR="009C299F" w:rsidRPr="003F582F">
              <w:rPr>
                <w:rStyle w:val="Hyperlink"/>
                <w:noProof/>
              </w:rPr>
              <w:t>4.1</w:t>
            </w:r>
            <w:r w:rsidR="009C299F">
              <w:rPr>
                <w:rFonts w:asciiTheme="minorHAnsi" w:eastAsiaTheme="minorEastAsia" w:hAnsiTheme="minorHAnsi" w:cstheme="minorBidi"/>
                <w:noProof/>
                <w:sz w:val="22"/>
                <w:szCs w:val="22"/>
                <w:lang w:eastAsia="ro-RO"/>
              </w:rPr>
              <w:tab/>
            </w:r>
            <w:r w:rsidR="009C299F" w:rsidRPr="003F582F">
              <w:rPr>
                <w:rStyle w:val="Hyperlink"/>
                <w:noProof/>
              </w:rPr>
              <w:t>Raspberry Pi 4</w:t>
            </w:r>
            <w:r w:rsidR="009C299F">
              <w:rPr>
                <w:noProof/>
                <w:webHidden/>
              </w:rPr>
              <w:tab/>
            </w:r>
            <w:r w:rsidR="009C299F">
              <w:rPr>
                <w:noProof/>
                <w:webHidden/>
              </w:rPr>
              <w:fldChar w:fldCharType="begin"/>
            </w:r>
            <w:r w:rsidR="009C299F">
              <w:rPr>
                <w:noProof/>
                <w:webHidden/>
              </w:rPr>
              <w:instrText xml:space="preserve"> PAGEREF _Toc133689308 \h </w:instrText>
            </w:r>
            <w:r w:rsidR="009C299F">
              <w:rPr>
                <w:noProof/>
                <w:webHidden/>
              </w:rPr>
            </w:r>
            <w:r w:rsidR="009C299F">
              <w:rPr>
                <w:noProof/>
                <w:webHidden/>
              </w:rPr>
              <w:fldChar w:fldCharType="separate"/>
            </w:r>
            <w:r w:rsidR="009C299F">
              <w:rPr>
                <w:noProof/>
                <w:webHidden/>
              </w:rPr>
              <w:t>40</w:t>
            </w:r>
            <w:r w:rsidR="009C299F">
              <w:rPr>
                <w:noProof/>
                <w:webHidden/>
              </w:rPr>
              <w:fldChar w:fldCharType="end"/>
            </w:r>
          </w:hyperlink>
        </w:p>
        <w:p w14:paraId="20BFEF2B" w14:textId="50256858"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309" w:history="1">
            <w:r w:rsidR="009C299F" w:rsidRPr="003F582F">
              <w:rPr>
                <w:rStyle w:val="Hyperlink"/>
                <w:noProof/>
              </w:rPr>
              <w:t>4.2</w:t>
            </w:r>
            <w:r w:rsidR="009C299F">
              <w:rPr>
                <w:rFonts w:asciiTheme="minorHAnsi" w:eastAsiaTheme="minorEastAsia" w:hAnsiTheme="minorHAnsi" w:cstheme="minorBidi"/>
                <w:noProof/>
                <w:sz w:val="22"/>
                <w:szCs w:val="22"/>
                <w:lang w:eastAsia="ro-RO"/>
              </w:rPr>
              <w:tab/>
            </w:r>
            <w:r w:rsidR="009C299F" w:rsidRPr="003F582F">
              <w:rPr>
                <w:rStyle w:val="Hyperlink"/>
                <w:noProof/>
              </w:rPr>
              <w:t>Microfon Trust GXT212 Mico</w:t>
            </w:r>
            <w:r w:rsidR="009C299F">
              <w:rPr>
                <w:noProof/>
                <w:webHidden/>
              </w:rPr>
              <w:tab/>
            </w:r>
            <w:r w:rsidR="009C299F">
              <w:rPr>
                <w:noProof/>
                <w:webHidden/>
              </w:rPr>
              <w:fldChar w:fldCharType="begin"/>
            </w:r>
            <w:r w:rsidR="009C299F">
              <w:rPr>
                <w:noProof/>
                <w:webHidden/>
              </w:rPr>
              <w:instrText xml:space="preserve"> PAGEREF _Toc133689309 \h </w:instrText>
            </w:r>
            <w:r w:rsidR="009C299F">
              <w:rPr>
                <w:noProof/>
                <w:webHidden/>
              </w:rPr>
            </w:r>
            <w:r w:rsidR="009C299F">
              <w:rPr>
                <w:noProof/>
                <w:webHidden/>
              </w:rPr>
              <w:fldChar w:fldCharType="separate"/>
            </w:r>
            <w:r w:rsidR="009C299F">
              <w:rPr>
                <w:noProof/>
                <w:webHidden/>
              </w:rPr>
              <w:t>43</w:t>
            </w:r>
            <w:r w:rsidR="009C299F">
              <w:rPr>
                <w:noProof/>
                <w:webHidden/>
              </w:rPr>
              <w:fldChar w:fldCharType="end"/>
            </w:r>
          </w:hyperlink>
        </w:p>
        <w:p w14:paraId="7E470894" w14:textId="413F6398"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310" w:history="1">
            <w:r w:rsidR="009C299F" w:rsidRPr="003F582F">
              <w:rPr>
                <w:rStyle w:val="Hyperlink"/>
                <w:noProof/>
              </w:rPr>
              <w:t>4.3</w:t>
            </w:r>
            <w:r w:rsidR="009C299F">
              <w:rPr>
                <w:rFonts w:asciiTheme="minorHAnsi" w:eastAsiaTheme="minorEastAsia" w:hAnsiTheme="minorHAnsi" w:cstheme="minorBidi"/>
                <w:noProof/>
                <w:sz w:val="22"/>
                <w:szCs w:val="22"/>
                <w:lang w:eastAsia="ro-RO"/>
              </w:rPr>
              <w:tab/>
            </w:r>
            <w:r w:rsidR="009C299F" w:rsidRPr="003F582F">
              <w:rPr>
                <w:rStyle w:val="Hyperlink"/>
                <w:noProof/>
              </w:rPr>
              <w:t>Acumulator extern Romoss OEM Solo 5</w:t>
            </w:r>
            <w:r w:rsidR="009C299F">
              <w:rPr>
                <w:noProof/>
                <w:webHidden/>
              </w:rPr>
              <w:tab/>
            </w:r>
            <w:r w:rsidR="009C299F">
              <w:rPr>
                <w:noProof/>
                <w:webHidden/>
              </w:rPr>
              <w:fldChar w:fldCharType="begin"/>
            </w:r>
            <w:r w:rsidR="009C299F">
              <w:rPr>
                <w:noProof/>
                <w:webHidden/>
              </w:rPr>
              <w:instrText xml:space="preserve"> PAGEREF _Toc133689310 \h </w:instrText>
            </w:r>
            <w:r w:rsidR="009C299F">
              <w:rPr>
                <w:noProof/>
                <w:webHidden/>
              </w:rPr>
            </w:r>
            <w:r w:rsidR="009C299F">
              <w:rPr>
                <w:noProof/>
                <w:webHidden/>
              </w:rPr>
              <w:fldChar w:fldCharType="separate"/>
            </w:r>
            <w:r w:rsidR="009C299F">
              <w:rPr>
                <w:noProof/>
                <w:webHidden/>
              </w:rPr>
              <w:t>43</w:t>
            </w:r>
            <w:r w:rsidR="009C299F">
              <w:rPr>
                <w:noProof/>
                <w:webHidden/>
              </w:rPr>
              <w:fldChar w:fldCharType="end"/>
            </w:r>
          </w:hyperlink>
        </w:p>
        <w:p w14:paraId="06210C4E" w14:textId="2453991A"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311" w:history="1">
            <w:r w:rsidR="009C299F" w:rsidRPr="003F582F">
              <w:rPr>
                <w:rStyle w:val="Hyperlink"/>
                <w:noProof/>
              </w:rPr>
              <w:t>4.4</w:t>
            </w:r>
            <w:r w:rsidR="009C299F">
              <w:rPr>
                <w:rFonts w:asciiTheme="minorHAnsi" w:eastAsiaTheme="minorEastAsia" w:hAnsiTheme="minorHAnsi" w:cstheme="minorBidi"/>
                <w:noProof/>
                <w:sz w:val="22"/>
                <w:szCs w:val="22"/>
                <w:lang w:eastAsia="ro-RO"/>
              </w:rPr>
              <w:tab/>
            </w:r>
            <w:r w:rsidR="009C299F" w:rsidRPr="003F582F">
              <w:rPr>
                <w:rStyle w:val="Hyperlink"/>
                <w:noProof/>
              </w:rPr>
              <w:t>Componente electronice pasive</w:t>
            </w:r>
            <w:r w:rsidR="009C299F">
              <w:rPr>
                <w:noProof/>
                <w:webHidden/>
              </w:rPr>
              <w:tab/>
            </w:r>
            <w:r w:rsidR="009C299F">
              <w:rPr>
                <w:noProof/>
                <w:webHidden/>
              </w:rPr>
              <w:fldChar w:fldCharType="begin"/>
            </w:r>
            <w:r w:rsidR="009C299F">
              <w:rPr>
                <w:noProof/>
                <w:webHidden/>
              </w:rPr>
              <w:instrText xml:space="preserve"> PAGEREF _Toc133689311 \h </w:instrText>
            </w:r>
            <w:r w:rsidR="009C299F">
              <w:rPr>
                <w:noProof/>
                <w:webHidden/>
              </w:rPr>
            </w:r>
            <w:r w:rsidR="009C299F">
              <w:rPr>
                <w:noProof/>
                <w:webHidden/>
              </w:rPr>
              <w:fldChar w:fldCharType="separate"/>
            </w:r>
            <w:r w:rsidR="009C299F">
              <w:rPr>
                <w:noProof/>
                <w:webHidden/>
              </w:rPr>
              <w:t>44</w:t>
            </w:r>
            <w:r w:rsidR="009C299F">
              <w:rPr>
                <w:noProof/>
                <w:webHidden/>
              </w:rPr>
              <w:fldChar w:fldCharType="end"/>
            </w:r>
          </w:hyperlink>
        </w:p>
        <w:p w14:paraId="3CE1CD99" w14:textId="5845DA86" w:rsidR="009C299F" w:rsidRDefault="00000000">
          <w:pPr>
            <w:pStyle w:val="Cuprins3"/>
            <w:rPr>
              <w:rFonts w:asciiTheme="minorHAnsi" w:eastAsiaTheme="minorEastAsia" w:hAnsiTheme="minorHAnsi" w:cstheme="minorBidi"/>
              <w:sz w:val="22"/>
              <w:szCs w:val="22"/>
              <w:lang w:eastAsia="ro-RO"/>
            </w:rPr>
          </w:pPr>
          <w:hyperlink w:anchor="_Toc133689312" w:history="1">
            <w:r w:rsidR="009C299F" w:rsidRPr="003F582F">
              <w:rPr>
                <w:rStyle w:val="Hyperlink"/>
              </w:rPr>
              <w:t>4.4.1</w:t>
            </w:r>
            <w:r w:rsidR="009C299F">
              <w:rPr>
                <w:rFonts w:asciiTheme="minorHAnsi" w:eastAsiaTheme="minorEastAsia" w:hAnsiTheme="minorHAnsi" w:cstheme="minorBidi"/>
                <w:sz w:val="22"/>
                <w:szCs w:val="22"/>
                <w:lang w:eastAsia="ro-RO"/>
              </w:rPr>
              <w:tab/>
            </w:r>
            <w:r w:rsidR="009C299F" w:rsidRPr="003F582F">
              <w:rPr>
                <w:rStyle w:val="Hyperlink"/>
              </w:rPr>
              <w:t>Breadbord</w:t>
            </w:r>
            <w:r w:rsidR="009C299F">
              <w:rPr>
                <w:webHidden/>
              </w:rPr>
              <w:tab/>
            </w:r>
            <w:r w:rsidR="009C299F">
              <w:rPr>
                <w:webHidden/>
              </w:rPr>
              <w:fldChar w:fldCharType="begin"/>
            </w:r>
            <w:r w:rsidR="009C299F">
              <w:rPr>
                <w:webHidden/>
              </w:rPr>
              <w:instrText xml:space="preserve"> PAGEREF _Toc133689312 \h </w:instrText>
            </w:r>
            <w:r w:rsidR="009C299F">
              <w:rPr>
                <w:webHidden/>
              </w:rPr>
            </w:r>
            <w:r w:rsidR="009C299F">
              <w:rPr>
                <w:webHidden/>
              </w:rPr>
              <w:fldChar w:fldCharType="separate"/>
            </w:r>
            <w:r w:rsidR="009C299F">
              <w:rPr>
                <w:webHidden/>
              </w:rPr>
              <w:t>44</w:t>
            </w:r>
            <w:r w:rsidR="009C299F">
              <w:rPr>
                <w:webHidden/>
              </w:rPr>
              <w:fldChar w:fldCharType="end"/>
            </w:r>
          </w:hyperlink>
        </w:p>
        <w:p w14:paraId="3D994870" w14:textId="1B9EB446" w:rsidR="009C299F" w:rsidRDefault="00000000">
          <w:pPr>
            <w:pStyle w:val="Cuprins3"/>
            <w:rPr>
              <w:rFonts w:asciiTheme="minorHAnsi" w:eastAsiaTheme="minorEastAsia" w:hAnsiTheme="minorHAnsi" w:cstheme="minorBidi"/>
              <w:sz w:val="22"/>
              <w:szCs w:val="22"/>
              <w:lang w:eastAsia="ro-RO"/>
            </w:rPr>
          </w:pPr>
          <w:hyperlink w:anchor="_Toc133689313" w:history="1">
            <w:r w:rsidR="009C299F" w:rsidRPr="003F582F">
              <w:rPr>
                <w:rStyle w:val="Hyperlink"/>
                <w:lang w:val="ro-MD"/>
              </w:rPr>
              <w:t>4.4.2</w:t>
            </w:r>
            <w:r w:rsidR="009C299F">
              <w:rPr>
                <w:rFonts w:asciiTheme="minorHAnsi" w:eastAsiaTheme="minorEastAsia" w:hAnsiTheme="minorHAnsi" w:cstheme="minorBidi"/>
                <w:sz w:val="22"/>
                <w:szCs w:val="22"/>
                <w:lang w:eastAsia="ro-RO"/>
              </w:rPr>
              <w:tab/>
            </w:r>
            <w:r w:rsidR="009C299F" w:rsidRPr="003F582F">
              <w:rPr>
                <w:rStyle w:val="Hyperlink"/>
                <w:lang w:val="ro-MD"/>
              </w:rPr>
              <w:t>Fire Dupont</w:t>
            </w:r>
            <w:r w:rsidR="009C299F">
              <w:rPr>
                <w:webHidden/>
              </w:rPr>
              <w:tab/>
            </w:r>
            <w:r w:rsidR="009C299F">
              <w:rPr>
                <w:webHidden/>
              </w:rPr>
              <w:fldChar w:fldCharType="begin"/>
            </w:r>
            <w:r w:rsidR="009C299F">
              <w:rPr>
                <w:webHidden/>
              </w:rPr>
              <w:instrText xml:space="preserve"> PAGEREF _Toc133689313 \h </w:instrText>
            </w:r>
            <w:r w:rsidR="009C299F">
              <w:rPr>
                <w:webHidden/>
              </w:rPr>
            </w:r>
            <w:r w:rsidR="009C299F">
              <w:rPr>
                <w:webHidden/>
              </w:rPr>
              <w:fldChar w:fldCharType="separate"/>
            </w:r>
            <w:r w:rsidR="009C299F">
              <w:rPr>
                <w:webHidden/>
              </w:rPr>
              <w:t>45</w:t>
            </w:r>
            <w:r w:rsidR="009C299F">
              <w:rPr>
                <w:webHidden/>
              </w:rPr>
              <w:fldChar w:fldCharType="end"/>
            </w:r>
          </w:hyperlink>
        </w:p>
        <w:p w14:paraId="3C7CD312" w14:textId="705D74A5" w:rsidR="009C299F" w:rsidRDefault="00000000">
          <w:pPr>
            <w:pStyle w:val="Cuprins3"/>
            <w:rPr>
              <w:rFonts w:asciiTheme="minorHAnsi" w:eastAsiaTheme="minorEastAsia" w:hAnsiTheme="minorHAnsi" w:cstheme="minorBidi"/>
              <w:sz w:val="22"/>
              <w:szCs w:val="22"/>
              <w:lang w:eastAsia="ro-RO"/>
            </w:rPr>
          </w:pPr>
          <w:hyperlink w:anchor="_Toc133689314" w:history="1">
            <w:r w:rsidR="009C299F" w:rsidRPr="003F582F">
              <w:rPr>
                <w:rStyle w:val="Hyperlink"/>
              </w:rPr>
              <w:t>4.4.3</w:t>
            </w:r>
            <w:r w:rsidR="009C299F">
              <w:rPr>
                <w:rFonts w:asciiTheme="minorHAnsi" w:eastAsiaTheme="minorEastAsia" w:hAnsiTheme="minorHAnsi" w:cstheme="minorBidi"/>
                <w:sz w:val="22"/>
                <w:szCs w:val="22"/>
                <w:lang w:eastAsia="ro-RO"/>
              </w:rPr>
              <w:tab/>
            </w:r>
            <w:r w:rsidR="009C299F" w:rsidRPr="003F582F">
              <w:rPr>
                <w:rStyle w:val="Hyperlink"/>
              </w:rPr>
              <w:t>Rezistor</w:t>
            </w:r>
            <w:r w:rsidR="009C299F">
              <w:rPr>
                <w:webHidden/>
              </w:rPr>
              <w:tab/>
            </w:r>
            <w:r w:rsidR="009C299F">
              <w:rPr>
                <w:webHidden/>
              </w:rPr>
              <w:fldChar w:fldCharType="begin"/>
            </w:r>
            <w:r w:rsidR="009C299F">
              <w:rPr>
                <w:webHidden/>
              </w:rPr>
              <w:instrText xml:space="preserve"> PAGEREF _Toc133689314 \h </w:instrText>
            </w:r>
            <w:r w:rsidR="009C299F">
              <w:rPr>
                <w:webHidden/>
              </w:rPr>
            </w:r>
            <w:r w:rsidR="009C299F">
              <w:rPr>
                <w:webHidden/>
              </w:rPr>
              <w:fldChar w:fldCharType="separate"/>
            </w:r>
            <w:r w:rsidR="009C299F">
              <w:rPr>
                <w:webHidden/>
              </w:rPr>
              <w:t>45</w:t>
            </w:r>
            <w:r w:rsidR="009C299F">
              <w:rPr>
                <w:webHidden/>
              </w:rPr>
              <w:fldChar w:fldCharType="end"/>
            </w:r>
          </w:hyperlink>
        </w:p>
        <w:p w14:paraId="1BBA1FF9" w14:textId="38545C11" w:rsidR="009C299F" w:rsidRDefault="00000000">
          <w:pPr>
            <w:pStyle w:val="Cuprins3"/>
            <w:rPr>
              <w:rFonts w:asciiTheme="minorHAnsi" w:eastAsiaTheme="minorEastAsia" w:hAnsiTheme="minorHAnsi" w:cstheme="minorBidi"/>
              <w:sz w:val="22"/>
              <w:szCs w:val="22"/>
              <w:lang w:eastAsia="ro-RO"/>
            </w:rPr>
          </w:pPr>
          <w:hyperlink w:anchor="_Toc133689315" w:history="1">
            <w:r w:rsidR="009C299F" w:rsidRPr="003F582F">
              <w:rPr>
                <w:rStyle w:val="Hyperlink"/>
              </w:rPr>
              <w:t>4.4.4</w:t>
            </w:r>
            <w:r w:rsidR="009C299F">
              <w:rPr>
                <w:rFonts w:asciiTheme="minorHAnsi" w:eastAsiaTheme="minorEastAsia" w:hAnsiTheme="minorHAnsi" w:cstheme="minorBidi"/>
                <w:sz w:val="22"/>
                <w:szCs w:val="22"/>
                <w:lang w:eastAsia="ro-RO"/>
              </w:rPr>
              <w:tab/>
            </w:r>
            <w:r w:rsidR="009C299F" w:rsidRPr="003F582F">
              <w:rPr>
                <w:rStyle w:val="Hyperlink"/>
              </w:rPr>
              <w:t>Led</w:t>
            </w:r>
            <w:r w:rsidR="009C299F">
              <w:rPr>
                <w:webHidden/>
              </w:rPr>
              <w:tab/>
            </w:r>
            <w:r w:rsidR="009C299F">
              <w:rPr>
                <w:webHidden/>
              </w:rPr>
              <w:fldChar w:fldCharType="begin"/>
            </w:r>
            <w:r w:rsidR="009C299F">
              <w:rPr>
                <w:webHidden/>
              </w:rPr>
              <w:instrText xml:space="preserve"> PAGEREF _Toc133689315 \h </w:instrText>
            </w:r>
            <w:r w:rsidR="009C299F">
              <w:rPr>
                <w:webHidden/>
              </w:rPr>
            </w:r>
            <w:r w:rsidR="009C299F">
              <w:rPr>
                <w:webHidden/>
              </w:rPr>
              <w:fldChar w:fldCharType="separate"/>
            </w:r>
            <w:r w:rsidR="009C299F">
              <w:rPr>
                <w:webHidden/>
              </w:rPr>
              <w:t>46</w:t>
            </w:r>
            <w:r w:rsidR="009C299F">
              <w:rPr>
                <w:webHidden/>
              </w:rPr>
              <w:fldChar w:fldCharType="end"/>
            </w:r>
          </w:hyperlink>
        </w:p>
        <w:p w14:paraId="4E696368" w14:textId="2C58325C" w:rsidR="009C299F" w:rsidRDefault="00000000">
          <w:pPr>
            <w:pStyle w:val="Cuprins1"/>
            <w:tabs>
              <w:tab w:val="left" w:pos="560"/>
              <w:tab w:val="right" w:leader="dot" w:pos="9350"/>
            </w:tabs>
            <w:rPr>
              <w:rFonts w:asciiTheme="minorHAnsi" w:eastAsiaTheme="minorEastAsia" w:hAnsiTheme="minorHAnsi" w:cstheme="minorBidi"/>
              <w:noProof/>
              <w:sz w:val="22"/>
              <w:szCs w:val="22"/>
              <w:lang w:eastAsia="ro-RO"/>
            </w:rPr>
          </w:pPr>
          <w:hyperlink w:anchor="_Toc133689316" w:history="1">
            <w:r w:rsidR="009C299F" w:rsidRPr="003F582F">
              <w:rPr>
                <w:rStyle w:val="Hyperlink"/>
                <w:noProof/>
                <w:lang w:val="en-US"/>
              </w:rPr>
              <w:t>5</w:t>
            </w:r>
            <w:r w:rsidR="009C299F">
              <w:rPr>
                <w:rFonts w:asciiTheme="minorHAnsi" w:eastAsiaTheme="minorEastAsia" w:hAnsiTheme="minorHAnsi" w:cstheme="minorBidi"/>
                <w:noProof/>
                <w:sz w:val="22"/>
                <w:szCs w:val="22"/>
                <w:lang w:eastAsia="ro-RO"/>
              </w:rPr>
              <w:tab/>
            </w:r>
            <w:r w:rsidR="009C299F" w:rsidRPr="003F582F">
              <w:rPr>
                <w:rStyle w:val="Hyperlink"/>
                <w:noProof/>
                <w:lang w:val="en-US"/>
              </w:rPr>
              <w:t>Implementarea practică a sistemului de programe</w:t>
            </w:r>
            <w:r w:rsidR="009C299F">
              <w:rPr>
                <w:noProof/>
                <w:webHidden/>
              </w:rPr>
              <w:tab/>
            </w:r>
            <w:r w:rsidR="009C299F">
              <w:rPr>
                <w:noProof/>
                <w:webHidden/>
              </w:rPr>
              <w:fldChar w:fldCharType="begin"/>
            </w:r>
            <w:r w:rsidR="009C299F">
              <w:rPr>
                <w:noProof/>
                <w:webHidden/>
              </w:rPr>
              <w:instrText xml:space="preserve"> PAGEREF _Toc133689316 \h </w:instrText>
            </w:r>
            <w:r w:rsidR="009C299F">
              <w:rPr>
                <w:noProof/>
                <w:webHidden/>
              </w:rPr>
            </w:r>
            <w:r w:rsidR="009C299F">
              <w:rPr>
                <w:noProof/>
                <w:webHidden/>
              </w:rPr>
              <w:fldChar w:fldCharType="separate"/>
            </w:r>
            <w:r w:rsidR="009C299F">
              <w:rPr>
                <w:noProof/>
                <w:webHidden/>
              </w:rPr>
              <w:t>47</w:t>
            </w:r>
            <w:r w:rsidR="009C299F">
              <w:rPr>
                <w:noProof/>
                <w:webHidden/>
              </w:rPr>
              <w:fldChar w:fldCharType="end"/>
            </w:r>
          </w:hyperlink>
        </w:p>
        <w:p w14:paraId="3C175F5A" w14:textId="211DF256"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317" w:history="1">
            <w:r w:rsidR="009C299F" w:rsidRPr="003F582F">
              <w:rPr>
                <w:rStyle w:val="Hyperlink"/>
                <w:noProof/>
                <w:lang w:val="en-US"/>
              </w:rPr>
              <w:t>5.1</w:t>
            </w:r>
            <w:r w:rsidR="009C299F">
              <w:rPr>
                <w:rFonts w:asciiTheme="minorHAnsi" w:eastAsiaTheme="minorEastAsia" w:hAnsiTheme="minorHAnsi" w:cstheme="minorBidi"/>
                <w:noProof/>
                <w:sz w:val="22"/>
                <w:szCs w:val="22"/>
                <w:lang w:eastAsia="ro-RO"/>
              </w:rPr>
              <w:tab/>
            </w:r>
            <w:r w:rsidR="009C299F" w:rsidRPr="003F582F">
              <w:rPr>
                <w:rStyle w:val="Hyperlink"/>
                <w:noProof/>
                <w:lang w:val="en-US"/>
              </w:rPr>
              <w:t>Setul de date folosit</w:t>
            </w:r>
            <w:r w:rsidR="009C299F">
              <w:rPr>
                <w:noProof/>
                <w:webHidden/>
              </w:rPr>
              <w:tab/>
            </w:r>
            <w:r w:rsidR="009C299F">
              <w:rPr>
                <w:noProof/>
                <w:webHidden/>
              </w:rPr>
              <w:fldChar w:fldCharType="begin"/>
            </w:r>
            <w:r w:rsidR="009C299F">
              <w:rPr>
                <w:noProof/>
                <w:webHidden/>
              </w:rPr>
              <w:instrText xml:space="preserve"> PAGEREF _Toc133689317 \h </w:instrText>
            </w:r>
            <w:r w:rsidR="009C299F">
              <w:rPr>
                <w:noProof/>
                <w:webHidden/>
              </w:rPr>
            </w:r>
            <w:r w:rsidR="009C299F">
              <w:rPr>
                <w:noProof/>
                <w:webHidden/>
              </w:rPr>
              <w:fldChar w:fldCharType="separate"/>
            </w:r>
            <w:r w:rsidR="009C299F">
              <w:rPr>
                <w:noProof/>
                <w:webHidden/>
              </w:rPr>
              <w:t>47</w:t>
            </w:r>
            <w:r w:rsidR="009C299F">
              <w:rPr>
                <w:noProof/>
                <w:webHidden/>
              </w:rPr>
              <w:fldChar w:fldCharType="end"/>
            </w:r>
          </w:hyperlink>
        </w:p>
        <w:p w14:paraId="67B1DFFA" w14:textId="4647B34E"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318" w:history="1">
            <w:r w:rsidR="009C299F" w:rsidRPr="003F582F">
              <w:rPr>
                <w:rStyle w:val="Hyperlink"/>
                <w:noProof/>
                <w:lang w:val="en-US"/>
              </w:rPr>
              <w:t>5.2</w:t>
            </w:r>
            <w:r w:rsidR="009C299F">
              <w:rPr>
                <w:rFonts w:asciiTheme="minorHAnsi" w:eastAsiaTheme="minorEastAsia" w:hAnsiTheme="minorHAnsi" w:cstheme="minorBidi"/>
                <w:noProof/>
                <w:sz w:val="22"/>
                <w:szCs w:val="22"/>
                <w:lang w:eastAsia="ro-RO"/>
              </w:rPr>
              <w:tab/>
            </w:r>
            <w:r w:rsidR="009C299F" w:rsidRPr="003F582F">
              <w:rPr>
                <w:rStyle w:val="Hyperlink"/>
                <w:noProof/>
                <w:lang w:val="en-US"/>
              </w:rPr>
              <w:t>Dependințe principale</w:t>
            </w:r>
            <w:r w:rsidR="009C299F">
              <w:rPr>
                <w:noProof/>
                <w:webHidden/>
              </w:rPr>
              <w:tab/>
            </w:r>
            <w:r w:rsidR="009C299F">
              <w:rPr>
                <w:noProof/>
                <w:webHidden/>
              </w:rPr>
              <w:fldChar w:fldCharType="begin"/>
            </w:r>
            <w:r w:rsidR="009C299F">
              <w:rPr>
                <w:noProof/>
                <w:webHidden/>
              </w:rPr>
              <w:instrText xml:space="preserve"> PAGEREF _Toc133689318 \h </w:instrText>
            </w:r>
            <w:r w:rsidR="009C299F">
              <w:rPr>
                <w:noProof/>
                <w:webHidden/>
              </w:rPr>
            </w:r>
            <w:r w:rsidR="009C299F">
              <w:rPr>
                <w:noProof/>
                <w:webHidden/>
              </w:rPr>
              <w:fldChar w:fldCharType="separate"/>
            </w:r>
            <w:r w:rsidR="009C299F">
              <w:rPr>
                <w:noProof/>
                <w:webHidden/>
              </w:rPr>
              <w:t>49</w:t>
            </w:r>
            <w:r w:rsidR="009C299F">
              <w:rPr>
                <w:noProof/>
                <w:webHidden/>
              </w:rPr>
              <w:fldChar w:fldCharType="end"/>
            </w:r>
          </w:hyperlink>
        </w:p>
        <w:p w14:paraId="2DEA6352" w14:textId="15A7914C"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319" w:history="1">
            <w:r w:rsidR="009C299F" w:rsidRPr="003F582F">
              <w:rPr>
                <w:rStyle w:val="Hyperlink"/>
                <w:noProof/>
                <w:lang w:val="ro-MD"/>
              </w:rPr>
              <w:t>5.3</w:t>
            </w:r>
            <w:r w:rsidR="009C299F">
              <w:rPr>
                <w:rFonts w:asciiTheme="minorHAnsi" w:eastAsiaTheme="minorEastAsia" w:hAnsiTheme="minorHAnsi" w:cstheme="minorBidi"/>
                <w:noProof/>
                <w:sz w:val="22"/>
                <w:szCs w:val="22"/>
                <w:lang w:eastAsia="ro-RO"/>
              </w:rPr>
              <w:tab/>
            </w:r>
            <w:r w:rsidR="009C299F" w:rsidRPr="003F582F">
              <w:rPr>
                <w:rStyle w:val="Hyperlink"/>
                <w:noProof/>
                <w:lang w:val="en-US"/>
              </w:rPr>
              <w:t xml:space="preserve">Colectarea datelor </w:t>
            </w:r>
            <w:r w:rsidR="009C299F" w:rsidRPr="003F582F">
              <w:rPr>
                <w:rStyle w:val="Hyperlink"/>
                <w:noProof/>
                <w:lang w:val="ro-MD"/>
              </w:rPr>
              <w:t>și extragerea caracteristicilor</w:t>
            </w:r>
            <w:r w:rsidR="009C299F">
              <w:rPr>
                <w:noProof/>
                <w:webHidden/>
              </w:rPr>
              <w:tab/>
            </w:r>
            <w:r w:rsidR="009C299F">
              <w:rPr>
                <w:noProof/>
                <w:webHidden/>
              </w:rPr>
              <w:fldChar w:fldCharType="begin"/>
            </w:r>
            <w:r w:rsidR="009C299F">
              <w:rPr>
                <w:noProof/>
                <w:webHidden/>
              </w:rPr>
              <w:instrText xml:space="preserve"> PAGEREF _Toc133689319 \h </w:instrText>
            </w:r>
            <w:r w:rsidR="009C299F">
              <w:rPr>
                <w:noProof/>
                <w:webHidden/>
              </w:rPr>
            </w:r>
            <w:r w:rsidR="009C299F">
              <w:rPr>
                <w:noProof/>
                <w:webHidden/>
              </w:rPr>
              <w:fldChar w:fldCharType="separate"/>
            </w:r>
            <w:r w:rsidR="009C299F">
              <w:rPr>
                <w:noProof/>
                <w:webHidden/>
              </w:rPr>
              <w:t>50</w:t>
            </w:r>
            <w:r w:rsidR="009C299F">
              <w:rPr>
                <w:noProof/>
                <w:webHidden/>
              </w:rPr>
              <w:fldChar w:fldCharType="end"/>
            </w:r>
          </w:hyperlink>
        </w:p>
        <w:p w14:paraId="13F1110A" w14:textId="7BD60ACC"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320" w:history="1">
            <w:r w:rsidR="009C299F" w:rsidRPr="003F582F">
              <w:rPr>
                <w:rStyle w:val="Hyperlink"/>
                <w:noProof/>
                <w:lang w:val="ro-MD"/>
              </w:rPr>
              <w:t>5.4</w:t>
            </w:r>
            <w:r w:rsidR="009C299F">
              <w:rPr>
                <w:rFonts w:asciiTheme="minorHAnsi" w:eastAsiaTheme="minorEastAsia" w:hAnsiTheme="minorHAnsi" w:cstheme="minorBidi"/>
                <w:noProof/>
                <w:sz w:val="22"/>
                <w:szCs w:val="22"/>
                <w:lang w:eastAsia="ro-RO"/>
              </w:rPr>
              <w:tab/>
            </w:r>
            <w:r w:rsidR="009C299F" w:rsidRPr="003F582F">
              <w:rPr>
                <w:rStyle w:val="Hyperlink"/>
                <w:noProof/>
                <w:lang w:val="ro-MD"/>
              </w:rPr>
              <w:t>Adaptarea modelelor</w:t>
            </w:r>
            <w:r w:rsidR="009C299F">
              <w:rPr>
                <w:noProof/>
                <w:webHidden/>
              </w:rPr>
              <w:tab/>
            </w:r>
            <w:r w:rsidR="009C299F">
              <w:rPr>
                <w:noProof/>
                <w:webHidden/>
              </w:rPr>
              <w:fldChar w:fldCharType="begin"/>
            </w:r>
            <w:r w:rsidR="009C299F">
              <w:rPr>
                <w:noProof/>
                <w:webHidden/>
              </w:rPr>
              <w:instrText xml:space="preserve"> PAGEREF _Toc133689320 \h </w:instrText>
            </w:r>
            <w:r w:rsidR="009C299F">
              <w:rPr>
                <w:noProof/>
                <w:webHidden/>
              </w:rPr>
            </w:r>
            <w:r w:rsidR="009C299F">
              <w:rPr>
                <w:noProof/>
                <w:webHidden/>
              </w:rPr>
              <w:fldChar w:fldCharType="separate"/>
            </w:r>
            <w:r w:rsidR="009C299F">
              <w:rPr>
                <w:noProof/>
                <w:webHidden/>
              </w:rPr>
              <w:t>57</w:t>
            </w:r>
            <w:r w:rsidR="009C299F">
              <w:rPr>
                <w:noProof/>
                <w:webHidden/>
              </w:rPr>
              <w:fldChar w:fldCharType="end"/>
            </w:r>
          </w:hyperlink>
        </w:p>
        <w:p w14:paraId="222774B7" w14:textId="0FC4BD0D"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321" w:history="1">
            <w:r w:rsidR="009C299F" w:rsidRPr="003F582F">
              <w:rPr>
                <w:rStyle w:val="Hyperlink"/>
                <w:noProof/>
              </w:rPr>
              <w:t>5.5</w:t>
            </w:r>
            <w:r w:rsidR="009C299F">
              <w:rPr>
                <w:rFonts w:asciiTheme="minorHAnsi" w:eastAsiaTheme="minorEastAsia" w:hAnsiTheme="minorHAnsi" w:cstheme="minorBidi"/>
                <w:noProof/>
                <w:sz w:val="22"/>
                <w:szCs w:val="22"/>
                <w:lang w:eastAsia="ro-RO"/>
              </w:rPr>
              <w:tab/>
            </w:r>
            <w:r w:rsidR="009C299F" w:rsidRPr="003F582F">
              <w:rPr>
                <w:rStyle w:val="Hyperlink"/>
                <w:noProof/>
              </w:rPr>
              <w:t>VGG16</w:t>
            </w:r>
            <w:r w:rsidR="009C299F">
              <w:rPr>
                <w:noProof/>
                <w:webHidden/>
              </w:rPr>
              <w:tab/>
            </w:r>
            <w:r w:rsidR="009C299F">
              <w:rPr>
                <w:noProof/>
                <w:webHidden/>
              </w:rPr>
              <w:fldChar w:fldCharType="begin"/>
            </w:r>
            <w:r w:rsidR="009C299F">
              <w:rPr>
                <w:noProof/>
                <w:webHidden/>
              </w:rPr>
              <w:instrText xml:space="preserve"> PAGEREF _Toc133689321 \h </w:instrText>
            </w:r>
            <w:r w:rsidR="009C299F">
              <w:rPr>
                <w:noProof/>
                <w:webHidden/>
              </w:rPr>
            </w:r>
            <w:r w:rsidR="009C299F">
              <w:rPr>
                <w:noProof/>
                <w:webHidden/>
              </w:rPr>
              <w:fldChar w:fldCharType="separate"/>
            </w:r>
            <w:r w:rsidR="009C299F">
              <w:rPr>
                <w:noProof/>
                <w:webHidden/>
              </w:rPr>
              <w:t>59</w:t>
            </w:r>
            <w:r w:rsidR="009C299F">
              <w:rPr>
                <w:noProof/>
                <w:webHidden/>
              </w:rPr>
              <w:fldChar w:fldCharType="end"/>
            </w:r>
          </w:hyperlink>
        </w:p>
        <w:p w14:paraId="5EB56047" w14:textId="3C95C59E"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322" w:history="1">
            <w:r w:rsidR="009C299F" w:rsidRPr="003F582F">
              <w:rPr>
                <w:rStyle w:val="Hyperlink"/>
                <w:noProof/>
                <w:lang w:val="ro-MD"/>
              </w:rPr>
              <w:t>5.6</w:t>
            </w:r>
            <w:r w:rsidR="009C299F">
              <w:rPr>
                <w:rFonts w:asciiTheme="minorHAnsi" w:eastAsiaTheme="minorEastAsia" w:hAnsiTheme="minorHAnsi" w:cstheme="minorBidi"/>
                <w:noProof/>
                <w:sz w:val="22"/>
                <w:szCs w:val="22"/>
                <w:lang w:eastAsia="ro-RO"/>
              </w:rPr>
              <w:tab/>
            </w:r>
            <w:r w:rsidR="009C299F" w:rsidRPr="003F582F">
              <w:rPr>
                <w:rStyle w:val="Hyperlink"/>
                <w:noProof/>
                <w:lang w:val="ro-MD"/>
              </w:rPr>
              <w:t>AlexNet</w:t>
            </w:r>
            <w:r w:rsidR="009C299F">
              <w:rPr>
                <w:noProof/>
                <w:webHidden/>
              </w:rPr>
              <w:tab/>
            </w:r>
            <w:r w:rsidR="009C299F">
              <w:rPr>
                <w:noProof/>
                <w:webHidden/>
              </w:rPr>
              <w:fldChar w:fldCharType="begin"/>
            </w:r>
            <w:r w:rsidR="009C299F">
              <w:rPr>
                <w:noProof/>
                <w:webHidden/>
              </w:rPr>
              <w:instrText xml:space="preserve"> PAGEREF _Toc133689322 \h </w:instrText>
            </w:r>
            <w:r w:rsidR="009C299F">
              <w:rPr>
                <w:noProof/>
                <w:webHidden/>
              </w:rPr>
            </w:r>
            <w:r w:rsidR="009C299F">
              <w:rPr>
                <w:noProof/>
                <w:webHidden/>
              </w:rPr>
              <w:fldChar w:fldCharType="separate"/>
            </w:r>
            <w:r w:rsidR="009C299F">
              <w:rPr>
                <w:noProof/>
                <w:webHidden/>
              </w:rPr>
              <w:t>60</w:t>
            </w:r>
            <w:r w:rsidR="009C299F">
              <w:rPr>
                <w:noProof/>
                <w:webHidden/>
              </w:rPr>
              <w:fldChar w:fldCharType="end"/>
            </w:r>
          </w:hyperlink>
        </w:p>
        <w:p w14:paraId="6F3B6ECA" w14:textId="366609B2"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323" w:history="1">
            <w:r w:rsidR="009C299F" w:rsidRPr="003F582F">
              <w:rPr>
                <w:rStyle w:val="Hyperlink"/>
                <w:noProof/>
                <w:lang w:val="ro-MD"/>
              </w:rPr>
              <w:t>5.7</w:t>
            </w:r>
            <w:r w:rsidR="009C299F">
              <w:rPr>
                <w:rFonts w:asciiTheme="minorHAnsi" w:eastAsiaTheme="minorEastAsia" w:hAnsiTheme="minorHAnsi" w:cstheme="minorBidi"/>
                <w:noProof/>
                <w:sz w:val="22"/>
                <w:szCs w:val="22"/>
                <w:lang w:eastAsia="ro-RO"/>
              </w:rPr>
              <w:tab/>
            </w:r>
            <w:r w:rsidR="009C299F" w:rsidRPr="003F582F">
              <w:rPr>
                <w:rStyle w:val="Hyperlink"/>
                <w:noProof/>
                <w:lang w:val="ro-MD"/>
              </w:rPr>
              <w:t>SqueezeNet</w:t>
            </w:r>
            <w:r w:rsidR="009C299F">
              <w:rPr>
                <w:noProof/>
                <w:webHidden/>
              </w:rPr>
              <w:tab/>
            </w:r>
            <w:r w:rsidR="009C299F">
              <w:rPr>
                <w:noProof/>
                <w:webHidden/>
              </w:rPr>
              <w:fldChar w:fldCharType="begin"/>
            </w:r>
            <w:r w:rsidR="009C299F">
              <w:rPr>
                <w:noProof/>
                <w:webHidden/>
              </w:rPr>
              <w:instrText xml:space="preserve"> PAGEREF _Toc133689323 \h </w:instrText>
            </w:r>
            <w:r w:rsidR="009C299F">
              <w:rPr>
                <w:noProof/>
                <w:webHidden/>
              </w:rPr>
            </w:r>
            <w:r w:rsidR="009C299F">
              <w:rPr>
                <w:noProof/>
                <w:webHidden/>
              </w:rPr>
              <w:fldChar w:fldCharType="separate"/>
            </w:r>
            <w:r w:rsidR="009C299F">
              <w:rPr>
                <w:noProof/>
                <w:webHidden/>
              </w:rPr>
              <w:t>60</w:t>
            </w:r>
            <w:r w:rsidR="009C299F">
              <w:rPr>
                <w:noProof/>
                <w:webHidden/>
              </w:rPr>
              <w:fldChar w:fldCharType="end"/>
            </w:r>
          </w:hyperlink>
        </w:p>
        <w:p w14:paraId="561623E8" w14:textId="23213027"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324" w:history="1">
            <w:r w:rsidR="009C299F" w:rsidRPr="003F582F">
              <w:rPr>
                <w:rStyle w:val="Hyperlink"/>
                <w:noProof/>
                <w:lang w:val="ro-MD"/>
              </w:rPr>
              <w:t>5.8</w:t>
            </w:r>
            <w:r w:rsidR="009C299F">
              <w:rPr>
                <w:rFonts w:asciiTheme="minorHAnsi" w:eastAsiaTheme="minorEastAsia" w:hAnsiTheme="minorHAnsi" w:cstheme="minorBidi"/>
                <w:noProof/>
                <w:sz w:val="22"/>
                <w:szCs w:val="22"/>
                <w:lang w:eastAsia="ro-RO"/>
              </w:rPr>
              <w:tab/>
            </w:r>
            <w:r w:rsidR="009C299F" w:rsidRPr="003F582F">
              <w:rPr>
                <w:rStyle w:val="Hyperlink"/>
                <w:noProof/>
                <w:lang w:val="ro-MD"/>
              </w:rPr>
              <w:t>Conversia la Tensorflow Lite</w:t>
            </w:r>
            <w:r w:rsidR="009C299F">
              <w:rPr>
                <w:noProof/>
                <w:webHidden/>
              </w:rPr>
              <w:tab/>
            </w:r>
            <w:r w:rsidR="009C299F">
              <w:rPr>
                <w:noProof/>
                <w:webHidden/>
              </w:rPr>
              <w:fldChar w:fldCharType="begin"/>
            </w:r>
            <w:r w:rsidR="009C299F">
              <w:rPr>
                <w:noProof/>
                <w:webHidden/>
              </w:rPr>
              <w:instrText xml:space="preserve"> PAGEREF _Toc133689324 \h </w:instrText>
            </w:r>
            <w:r w:rsidR="009C299F">
              <w:rPr>
                <w:noProof/>
                <w:webHidden/>
              </w:rPr>
            </w:r>
            <w:r w:rsidR="009C299F">
              <w:rPr>
                <w:noProof/>
                <w:webHidden/>
              </w:rPr>
              <w:fldChar w:fldCharType="separate"/>
            </w:r>
            <w:r w:rsidR="009C299F">
              <w:rPr>
                <w:noProof/>
                <w:webHidden/>
              </w:rPr>
              <w:t>61</w:t>
            </w:r>
            <w:r w:rsidR="009C299F">
              <w:rPr>
                <w:noProof/>
                <w:webHidden/>
              </w:rPr>
              <w:fldChar w:fldCharType="end"/>
            </w:r>
          </w:hyperlink>
        </w:p>
        <w:p w14:paraId="2A6C641C" w14:textId="505E7D62"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325" w:history="1">
            <w:r w:rsidR="009C299F" w:rsidRPr="003F582F">
              <w:rPr>
                <w:rStyle w:val="Hyperlink"/>
                <w:noProof/>
                <w:lang w:val="ro-MD"/>
              </w:rPr>
              <w:t>5.9</w:t>
            </w:r>
            <w:r w:rsidR="009C299F">
              <w:rPr>
                <w:rFonts w:asciiTheme="minorHAnsi" w:eastAsiaTheme="minorEastAsia" w:hAnsiTheme="minorHAnsi" w:cstheme="minorBidi"/>
                <w:noProof/>
                <w:sz w:val="22"/>
                <w:szCs w:val="22"/>
                <w:lang w:eastAsia="ro-RO"/>
              </w:rPr>
              <w:tab/>
            </w:r>
            <w:r w:rsidR="009C299F" w:rsidRPr="003F582F">
              <w:rPr>
                <w:rStyle w:val="Hyperlink"/>
                <w:noProof/>
                <w:lang w:val="ro-MD"/>
              </w:rPr>
              <w:t>Utilizarea modelului pe Raspberry Pi</w:t>
            </w:r>
            <w:r w:rsidR="009C299F">
              <w:rPr>
                <w:noProof/>
                <w:webHidden/>
              </w:rPr>
              <w:tab/>
            </w:r>
            <w:r w:rsidR="009C299F">
              <w:rPr>
                <w:noProof/>
                <w:webHidden/>
              </w:rPr>
              <w:fldChar w:fldCharType="begin"/>
            </w:r>
            <w:r w:rsidR="009C299F">
              <w:rPr>
                <w:noProof/>
                <w:webHidden/>
              </w:rPr>
              <w:instrText xml:space="preserve"> PAGEREF _Toc133689325 \h </w:instrText>
            </w:r>
            <w:r w:rsidR="009C299F">
              <w:rPr>
                <w:noProof/>
                <w:webHidden/>
              </w:rPr>
            </w:r>
            <w:r w:rsidR="009C299F">
              <w:rPr>
                <w:noProof/>
                <w:webHidden/>
              </w:rPr>
              <w:fldChar w:fldCharType="separate"/>
            </w:r>
            <w:r w:rsidR="009C299F">
              <w:rPr>
                <w:noProof/>
                <w:webHidden/>
              </w:rPr>
              <w:t>61</w:t>
            </w:r>
            <w:r w:rsidR="009C299F">
              <w:rPr>
                <w:noProof/>
                <w:webHidden/>
              </w:rPr>
              <w:fldChar w:fldCharType="end"/>
            </w:r>
          </w:hyperlink>
        </w:p>
        <w:p w14:paraId="1B493E12" w14:textId="2A082F14" w:rsidR="009C299F" w:rsidRDefault="00000000">
          <w:pPr>
            <w:pStyle w:val="Cuprins1"/>
            <w:tabs>
              <w:tab w:val="left" w:pos="560"/>
              <w:tab w:val="right" w:leader="dot" w:pos="9350"/>
            </w:tabs>
            <w:rPr>
              <w:rFonts w:asciiTheme="minorHAnsi" w:eastAsiaTheme="minorEastAsia" w:hAnsiTheme="minorHAnsi" w:cstheme="minorBidi"/>
              <w:noProof/>
              <w:sz w:val="22"/>
              <w:szCs w:val="22"/>
              <w:lang w:eastAsia="ro-RO"/>
            </w:rPr>
          </w:pPr>
          <w:hyperlink w:anchor="_Toc133689326" w:history="1">
            <w:r w:rsidR="009C299F" w:rsidRPr="003F582F">
              <w:rPr>
                <w:rStyle w:val="Hyperlink"/>
                <w:noProof/>
                <w:lang w:val="en-US"/>
              </w:rPr>
              <w:t>6</w:t>
            </w:r>
            <w:r w:rsidR="009C299F">
              <w:rPr>
                <w:rFonts w:asciiTheme="minorHAnsi" w:eastAsiaTheme="minorEastAsia" w:hAnsiTheme="minorHAnsi" w:cstheme="minorBidi"/>
                <w:noProof/>
                <w:sz w:val="22"/>
                <w:szCs w:val="22"/>
                <w:lang w:eastAsia="ro-RO"/>
              </w:rPr>
              <w:tab/>
            </w:r>
            <w:r w:rsidR="009C299F" w:rsidRPr="003F582F">
              <w:rPr>
                <w:rStyle w:val="Hyperlink"/>
                <w:noProof/>
                <w:lang w:val="en-US"/>
              </w:rPr>
              <w:t>Mediul de lucru</w:t>
            </w:r>
            <w:r w:rsidR="009C299F">
              <w:rPr>
                <w:noProof/>
                <w:webHidden/>
              </w:rPr>
              <w:tab/>
            </w:r>
            <w:r w:rsidR="009C299F">
              <w:rPr>
                <w:noProof/>
                <w:webHidden/>
              </w:rPr>
              <w:fldChar w:fldCharType="begin"/>
            </w:r>
            <w:r w:rsidR="009C299F">
              <w:rPr>
                <w:noProof/>
                <w:webHidden/>
              </w:rPr>
              <w:instrText xml:space="preserve"> PAGEREF _Toc133689326 \h </w:instrText>
            </w:r>
            <w:r w:rsidR="009C299F">
              <w:rPr>
                <w:noProof/>
                <w:webHidden/>
              </w:rPr>
            </w:r>
            <w:r w:rsidR="009C299F">
              <w:rPr>
                <w:noProof/>
                <w:webHidden/>
              </w:rPr>
              <w:fldChar w:fldCharType="separate"/>
            </w:r>
            <w:r w:rsidR="009C299F">
              <w:rPr>
                <w:noProof/>
                <w:webHidden/>
              </w:rPr>
              <w:t>67</w:t>
            </w:r>
            <w:r w:rsidR="009C299F">
              <w:rPr>
                <w:noProof/>
                <w:webHidden/>
              </w:rPr>
              <w:fldChar w:fldCharType="end"/>
            </w:r>
          </w:hyperlink>
        </w:p>
        <w:p w14:paraId="63DEFF58" w14:textId="7D10022D"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327" w:history="1">
            <w:r w:rsidR="009C299F" w:rsidRPr="003F582F">
              <w:rPr>
                <w:rStyle w:val="Hyperlink"/>
                <w:noProof/>
                <w:lang w:val="en-US"/>
              </w:rPr>
              <w:t>6.1</w:t>
            </w:r>
            <w:r w:rsidR="009C299F">
              <w:rPr>
                <w:rFonts w:asciiTheme="minorHAnsi" w:eastAsiaTheme="minorEastAsia" w:hAnsiTheme="minorHAnsi" w:cstheme="minorBidi"/>
                <w:noProof/>
                <w:sz w:val="22"/>
                <w:szCs w:val="22"/>
                <w:lang w:eastAsia="ro-RO"/>
              </w:rPr>
              <w:tab/>
            </w:r>
            <w:r w:rsidR="009C299F" w:rsidRPr="003F582F">
              <w:rPr>
                <w:rStyle w:val="Hyperlink"/>
                <w:noProof/>
                <w:lang w:val="en-US"/>
              </w:rPr>
              <w:t>Crearea environmentului</w:t>
            </w:r>
            <w:r w:rsidR="009C299F">
              <w:rPr>
                <w:noProof/>
                <w:webHidden/>
              </w:rPr>
              <w:tab/>
            </w:r>
            <w:r w:rsidR="009C299F">
              <w:rPr>
                <w:noProof/>
                <w:webHidden/>
              </w:rPr>
              <w:fldChar w:fldCharType="begin"/>
            </w:r>
            <w:r w:rsidR="009C299F">
              <w:rPr>
                <w:noProof/>
                <w:webHidden/>
              </w:rPr>
              <w:instrText xml:space="preserve"> PAGEREF _Toc133689327 \h </w:instrText>
            </w:r>
            <w:r w:rsidR="009C299F">
              <w:rPr>
                <w:noProof/>
                <w:webHidden/>
              </w:rPr>
            </w:r>
            <w:r w:rsidR="009C299F">
              <w:rPr>
                <w:noProof/>
                <w:webHidden/>
              </w:rPr>
              <w:fldChar w:fldCharType="separate"/>
            </w:r>
            <w:r w:rsidR="009C299F">
              <w:rPr>
                <w:noProof/>
                <w:webHidden/>
              </w:rPr>
              <w:t>67</w:t>
            </w:r>
            <w:r w:rsidR="009C299F">
              <w:rPr>
                <w:noProof/>
                <w:webHidden/>
              </w:rPr>
              <w:fldChar w:fldCharType="end"/>
            </w:r>
          </w:hyperlink>
        </w:p>
        <w:p w14:paraId="7CF6C5C1" w14:textId="3E0EB8CD"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328" w:history="1">
            <w:r w:rsidR="009C299F" w:rsidRPr="003F582F">
              <w:rPr>
                <w:rStyle w:val="Hyperlink"/>
                <w:noProof/>
                <w:lang w:val="en-US"/>
              </w:rPr>
              <w:t>6.2</w:t>
            </w:r>
            <w:r w:rsidR="009C299F">
              <w:rPr>
                <w:rFonts w:asciiTheme="minorHAnsi" w:eastAsiaTheme="minorEastAsia" w:hAnsiTheme="minorHAnsi" w:cstheme="minorBidi"/>
                <w:noProof/>
                <w:sz w:val="22"/>
                <w:szCs w:val="22"/>
                <w:lang w:eastAsia="ro-RO"/>
              </w:rPr>
              <w:tab/>
            </w:r>
            <w:r w:rsidR="009C299F" w:rsidRPr="003F582F">
              <w:rPr>
                <w:rStyle w:val="Hyperlink"/>
                <w:noProof/>
                <w:lang w:val="en-US"/>
              </w:rPr>
              <w:t>Instalarea sistemului de operare pe Raspberry Pi</w:t>
            </w:r>
            <w:r w:rsidR="009C299F">
              <w:rPr>
                <w:noProof/>
                <w:webHidden/>
              </w:rPr>
              <w:tab/>
            </w:r>
            <w:r w:rsidR="009C299F">
              <w:rPr>
                <w:noProof/>
                <w:webHidden/>
              </w:rPr>
              <w:fldChar w:fldCharType="begin"/>
            </w:r>
            <w:r w:rsidR="009C299F">
              <w:rPr>
                <w:noProof/>
                <w:webHidden/>
              </w:rPr>
              <w:instrText xml:space="preserve"> PAGEREF _Toc133689328 \h </w:instrText>
            </w:r>
            <w:r w:rsidR="009C299F">
              <w:rPr>
                <w:noProof/>
                <w:webHidden/>
              </w:rPr>
            </w:r>
            <w:r w:rsidR="009C299F">
              <w:rPr>
                <w:noProof/>
                <w:webHidden/>
              </w:rPr>
              <w:fldChar w:fldCharType="separate"/>
            </w:r>
            <w:r w:rsidR="009C299F">
              <w:rPr>
                <w:noProof/>
                <w:webHidden/>
              </w:rPr>
              <w:t>68</w:t>
            </w:r>
            <w:r w:rsidR="009C299F">
              <w:rPr>
                <w:noProof/>
                <w:webHidden/>
              </w:rPr>
              <w:fldChar w:fldCharType="end"/>
            </w:r>
          </w:hyperlink>
        </w:p>
        <w:p w14:paraId="220D87CF" w14:textId="0D620479"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329" w:history="1">
            <w:r w:rsidR="009C299F" w:rsidRPr="003F582F">
              <w:rPr>
                <w:rStyle w:val="Hyperlink"/>
                <w:noProof/>
                <w:lang w:val="en-US"/>
              </w:rPr>
              <w:t>6.3</w:t>
            </w:r>
            <w:r w:rsidR="009C299F">
              <w:rPr>
                <w:rFonts w:asciiTheme="minorHAnsi" w:eastAsiaTheme="minorEastAsia" w:hAnsiTheme="minorHAnsi" w:cstheme="minorBidi"/>
                <w:noProof/>
                <w:sz w:val="22"/>
                <w:szCs w:val="22"/>
                <w:lang w:eastAsia="ro-RO"/>
              </w:rPr>
              <w:tab/>
            </w:r>
            <w:r w:rsidR="009C299F" w:rsidRPr="003F582F">
              <w:rPr>
                <w:rStyle w:val="Hyperlink"/>
                <w:noProof/>
                <w:lang w:val="en-US"/>
              </w:rPr>
              <w:t>Conectarea la Raspberry Pi</w:t>
            </w:r>
            <w:r w:rsidR="009C299F">
              <w:rPr>
                <w:noProof/>
                <w:webHidden/>
              </w:rPr>
              <w:tab/>
            </w:r>
            <w:r w:rsidR="009C299F">
              <w:rPr>
                <w:noProof/>
                <w:webHidden/>
              </w:rPr>
              <w:fldChar w:fldCharType="begin"/>
            </w:r>
            <w:r w:rsidR="009C299F">
              <w:rPr>
                <w:noProof/>
                <w:webHidden/>
              </w:rPr>
              <w:instrText xml:space="preserve"> PAGEREF _Toc133689329 \h </w:instrText>
            </w:r>
            <w:r w:rsidR="009C299F">
              <w:rPr>
                <w:noProof/>
                <w:webHidden/>
              </w:rPr>
            </w:r>
            <w:r w:rsidR="009C299F">
              <w:rPr>
                <w:noProof/>
                <w:webHidden/>
              </w:rPr>
              <w:fldChar w:fldCharType="separate"/>
            </w:r>
            <w:r w:rsidR="009C299F">
              <w:rPr>
                <w:noProof/>
                <w:webHidden/>
              </w:rPr>
              <w:t>69</w:t>
            </w:r>
            <w:r w:rsidR="009C299F">
              <w:rPr>
                <w:noProof/>
                <w:webHidden/>
              </w:rPr>
              <w:fldChar w:fldCharType="end"/>
            </w:r>
          </w:hyperlink>
        </w:p>
        <w:p w14:paraId="7C1FCC10" w14:textId="4C157DA4" w:rsidR="009C299F" w:rsidRDefault="00000000">
          <w:pPr>
            <w:pStyle w:val="Cuprins2"/>
            <w:tabs>
              <w:tab w:val="left" w:pos="880"/>
              <w:tab w:val="right" w:leader="dot" w:pos="9350"/>
            </w:tabs>
            <w:rPr>
              <w:rFonts w:asciiTheme="minorHAnsi" w:eastAsiaTheme="minorEastAsia" w:hAnsiTheme="minorHAnsi" w:cstheme="minorBidi"/>
              <w:noProof/>
              <w:sz w:val="22"/>
              <w:szCs w:val="22"/>
              <w:lang w:eastAsia="ro-RO"/>
            </w:rPr>
          </w:pPr>
          <w:hyperlink w:anchor="_Toc133689330" w:history="1">
            <w:r w:rsidR="009C299F" w:rsidRPr="003F582F">
              <w:rPr>
                <w:rStyle w:val="Hyperlink"/>
                <w:noProof/>
                <w:lang w:val="en-US"/>
              </w:rPr>
              <w:t>6.4</w:t>
            </w:r>
            <w:r w:rsidR="009C299F">
              <w:rPr>
                <w:rFonts w:asciiTheme="minorHAnsi" w:eastAsiaTheme="minorEastAsia" w:hAnsiTheme="minorHAnsi" w:cstheme="minorBidi"/>
                <w:noProof/>
                <w:sz w:val="22"/>
                <w:szCs w:val="22"/>
                <w:lang w:eastAsia="ro-RO"/>
              </w:rPr>
              <w:tab/>
            </w:r>
            <w:r w:rsidR="009C299F" w:rsidRPr="003F582F">
              <w:rPr>
                <w:rStyle w:val="Hyperlink"/>
                <w:noProof/>
                <w:lang w:val="en-US"/>
              </w:rPr>
              <w:t>Interconectarea componentelor hardware ale sistemului</w:t>
            </w:r>
            <w:r w:rsidR="009C299F">
              <w:rPr>
                <w:noProof/>
                <w:webHidden/>
              </w:rPr>
              <w:tab/>
            </w:r>
            <w:r w:rsidR="009C299F">
              <w:rPr>
                <w:noProof/>
                <w:webHidden/>
              </w:rPr>
              <w:fldChar w:fldCharType="begin"/>
            </w:r>
            <w:r w:rsidR="009C299F">
              <w:rPr>
                <w:noProof/>
                <w:webHidden/>
              </w:rPr>
              <w:instrText xml:space="preserve"> PAGEREF _Toc133689330 \h </w:instrText>
            </w:r>
            <w:r w:rsidR="009C299F">
              <w:rPr>
                <w:noProof/>
                <w:webHidden/>
              </w:rPr>
            </w:r>
            <w:r w:rsidR="009C299F">
              <w:rPr>
                <w:noProof/>
                <w:webHidden/>
              </w:rPr>
              <w:fldChar w:fldCharType="separate"/>
            </w:r>
            <w:r w:rsidR="009C299F">
              <w:rPr>
                <w:noProof/>
                <w:webHidden/>
              </w:rPr>
              <w:t>70</w:t>
            </w:r>
            <w:r w:rsidR="009C299F">
              <w:rPr>
                <w:noProof/>
                <w:webHidden/>
              </w:rPr>
              <w:fldChar w:fldCharType="end"/>
            </w:r>
          </w:hyperlink>
        </w:p>
        <w:p w14:paraId="6AE48708" w14:textId="37321BF0" w:rsidR="009C299F" w:rsidRDefault="00000000">
          <w:pPr>
            <w:pStyle w:val="Cuprins1"/>
            <w:tabs>
              <w:tab w:val="left" w:pos="560"/>
              <w:tab w:val="right" w:leader="dot" w:pos="9350"/>
            </w:tabs>
            <w:rPr>
              <w:rFonts w:asciiTheme="minorHAnsi" w:eastAsiaTheme="minorEastAsia" w:hAnsiTheme="minorHAnsi" w:cstheme="minorBidi"/>
              <w:noProof/>
              <w:sz w:val="22"/>
              <w:szCs w:val="22"/>
              <w:lang w:eastAsia="ro-RO"/>
            </w:rPr>
          </w:pPr>
          <w:hyperlink w:anchor="_Toc133689331" w:history="1">
            <w:r w:rsidR="009C299F" w:rsidRPr="003F582F">
              <w:rPr>
                <w:rStyle w:val="Hyperlink"/>
                <w:noProof/>
                <w:lang w:val="en-US"/>
              </w:rPr>
              <w:t>7</w:t>
            </w:r>
            <w:r w:rsidR="009C299F">
              <w:rPr>
                <w:rFonts w:asciiTheme="minorHAnsi" w:eastAsiaTheme="minorEastAsia" w:hAnsiTheme="minorHAnsi" w:cstheme="minorBidi"/>
                <w:noProof/>
                <w:sz w:val="22"/>
                <w:szCs w:val="22"/>
                <w:lang w:eastAsia="ro-RO"/>
              </w:rPr>
              <w:tab/>
            </w:r>
            <w:r w:rsidR="009C299F" w:rsidRPr="003F582F">
              <w:rPr>
                <w:rStyle w:val="Hyperlink"/>
                <w:noProof/>
                <w:lang w:val="en-US"/>
              </w:rPr>
              <w:t>Rezultate experimentale și discuții</w:t>
            </w:r>
            <w:r w:rsidR="009C299F">
              <w:rPr>
                <w:noProof/>
                <w:webHidden/>
              </w:rPr>
              <w:tab/>
            </w:r>
            <w:r w:rsidR="009C299F">
              <w:rPr>
                <w:noProof/>
                <w:webHidden/>
              </w:rPr>
              <w:fldChar w:fldCharType="begin"/>
            </w:r>
            <w:r w:rsidR="009C299F">
              <w:rPr>
                <w:noProof/>
                <w:webHidden/>
              </w:rPr>
              <w:instrText xml:space="preserve"> PAGEREF _Toc133689331 \h </w:instrText>
            </w:r>
            <w:r w:rsidR="009C299F">
              <w:rPr>
                <w:noProof/>
                <w:webHidden/>
              </w:rPr>
            </w:r>
            <w:r w:rsidR="009C299F">
              <w:rPr>
                <w:noProof/>
                <w:webHidden/>
              </w:rPr>
              <w:fldChar w:fldCharType="separate"/>
            </w:r>
            <w:r w:rsidR="009C299F">
              <w:rPr>
                <w:noProof/>
                <w:webHidden/>
              </w:rPr>
              <w:t>71</w:t>
            </w:r>
            <w:r w:rsidR="009C299F">
              <w:rPr>
                <w:noProof/>
                <w:webHidden/>
              </w:rPr>
              <w:fldChar w:fldCharType="end"/>
            </w:r>
          </w:hyperlink>
        </w:p>
        <w:p w14:paraId="5C1D3C9C" w14:textId="25F0093B" w:rsidR="009C299F" w:rsidRDefault="00000000">
          <w:pPr>
            <w:pStyle w:val="Cuprins1"/>
            <w:tabs>
              <w:tab w:val="left" w:pos="560"/>
              <w:tab w:val="right" w:leader="dot" w:pos="9350"/>
            </w:tabs>
            <w:rPr>
              <w:rFonts w:asciiTheme="minorHAnsi" w:eastAsiaTheme="minorEastAsia" w:hAnsiTheme="minorHAnsi" w:cstheme="minorBidi"/>
              <w:noProof/>
              <w:sz w:val="22"/>
              <w:szCs w:val="22"/>
              <w:lang w:eastAsia="ro-RO"/>
            </w:rPr>
          </w:pPr>
          <w:hyperlink w:anchor="_Toc133689332" w:history="1">
            <w:r w:rsidR="009C299F" w:rsidRPr="003F582F">
              <w:rPr>
                <w:rStyle w:val="Hyperlink"/>
                <w:noProof/>
                <w:lang w:val="en-US"/>
              </w:rPr>
              <w:t>8</w:t>
            </w:r>
            <w:r w:rsidR="009C299F">
              <w:rPr>
                <w:rFonts w:asciiTheme="minorHAnsi" w:eastAsiaTheme="minorEastAsia" w:hAnsiTheme="minorHAnsi" w:cstheme="minorBidi"/>
                <w:noProof/>
                <w:sz w:val="22"/>
                <w:szCs w:val="22"/>
                <w:lang w:eastAsia="ro-RO"/>
              </w:rPr>
              <w:tab/>
            </w:r>
            <w:r w:rsidR="009C299F" w:rsidRPr="003F582F">
              <w:rPr>
                <w:rStyle w:val="Hyperlink"/>
                <w:noProof/>
                <w:lang w:val="en-US"/>
              </w:rPr>
              <w:t>Concluzii</w:t>
            </w:r>
            <w:r w:rsidR="009C299F">
              <w:rPr>
                <w:noProof/>
                <w:webHidden/>
              </w:rPr>
              <w:tab/>
            </w:r>
            <w:r w:rsidR="009C299F">
              <w:rPr>
                <w:noProof/>
                <w:webHidden/>
              </w:rPr>
              <w:fldChar w:fldCharType="begin"/>
            </w:r>
            <w:r w:rsidR="009C299F">
              <w:rPr>
                <w:noProof/>
                <w:webHidden/>
              </w:rPr>
              <w:instrText xml:space="preserve"> PAGEREF _Toc133689332 \h </w:instrText>
            </w:r>
            <w:r w:rsidR="009C299F">
              <w:rPr>
                <w:noProof/>
                <w:webHidden/>
              </w:rPr>
            </w:r>
            <w:r w:rsidR="009C299F">
              <w:rPr>
                <w:noProof/>
                <w:webHidden/>
              </w:rPr>
              <w:fldChar w:fldCharType="separate"/>
            </w:r>
            <w:r w:rsidR="009C299F">
              <w:rPr>
                <w:noProof/>
                <w:webHidden/>
              </w:rPr>
              <w:t>75</w:t>
            </w:r>
            <w:r w:rsidR="009C299F">
              <w:rPr>
                <w:noProof/>
                <w:webHidden/>
              </w:rPr>
              <w:fldChar w:fldCharType="end"/>
            </w:r>
          </w:hyperlink>
        </w:p>
        <w:p w14:paraId="68AB0C81" w14:textId="3D78A289" w:rsidR="009C299F" w:rsidRDefault="00000000">
          <w:pPr>
            <w:pStyle w:val="Cuprins1"/>
            <w:tabs>
              <w:tab w:val="left" w:pos="560"/>
              <w:tab w:val="right" w:leader="dot" w:pos="9350"/>
            </w:tabs>
            <w:rPr>
              <w:rFonts w:asciiTheme="minorHAnsi" w:eastAsiaTheme="minorEastAsia" w:hAnsiTheme="minorHAnsi" w:cstheme="minorBidi"/>
              <w:noProof/>
              <w:sz w:val="22"/>
              <w:szCs w:val="22"/>
              <w:lang w:eastAsia="ro-RO"/>
            </w:rPr>
          </w:pPr>
          <w:hyperlink w:anchor="_Toc133689333" w:history="1">
            <w:r w:rsidR="009C299F" w:rsidRPr="003F582F">
              <w:rPr>
                <w:rStyle w:val="Hyperlink"/>
                <w:noProof/>
              </w:rPr>
              <w:t>9</w:t>
            </w:r>
            <w:r w:rsidR="009C299F">
              <w:rPr>
                <w:rFonts w:asciiTheme="minorHAnsi" w:eastAsiaTheme="minorEastAsia" w:hAnsiTheme="minorHAnsi" w:cstheme="minorBidi"/>
                <w:noProof/>
                <w:sz w:val="22"/>
                <w:szCs w:val="22"/>
                <w:lang w:eastAsia="ro-RO"/>
              </w:rPr>
              <w:tab/>
            </w:r>
            <w:r w:rsidR="009C299F" w:rsidRPr="003F582F">
              <w:rPr>
                <w:rStyle w:val="Hyperlink"/>
                <w:noProof/>
              </w:rPr>
              <w:t>Bibliografie</w:t>
            </w:r>
            <w:r w:rsidR="009C299F">
              <w:rPr>
                <w:noProof/>
                <w:webHidden/>
              </w:rPr>
              <w:tab/>
            </w:r>
            <w:r w:rsidR="009C299F">
              <w:rPr>
                <w:noProof/>
                <w:webHidden/>
              </w:rPr>
              <w:fldChar w:fldCharType="begin"/>
            </w:r>
            <w:r w:rsidR="009C299F">
              <w:rPr>
                <w:noProof/>
                <w:webHidden/>
              </w:rPr>
              <w:instrText xml:space="preserve"> PAGEREF _Toc133689333 \h </w:instrText>
            </w:r>
            <w:r w:rsidR="009C299F">
              <w:rPr>
                <w:noProof/>
                <w:webHidden/>
              </w:rPr>
            </w:r>
            <w:r w:rsidR="009C299F">
              <w:rPr>
                <w:noProof/>
                <w:webHidden/>
              </w:rPr>
              <w:fldChar w:fldCharType="separate"/>
            </w:r>
            <w:r w:rsidR="009C299F">
              <w:rPr>
                <w:noProof/>
                <w:webHidden/>
              </w:rPr>
              <w:t>75</w:t>
            </w:r>
            <w:r w:rsidR="009C299F">
              <w:rPr>
                <w:noProof/>
                <w:webHidden/>
              </w:rPr>
              <w:fldChar w:fldCharType="end"/>
            </w:r>
          </w:hyperlink>
        </w:p>
        <w:p w14:paraId="050B96EB" w14:textId="70D24FDE" w:rsidR="009C299F" w:rsidRDefault="00000000">
          <w:pPr>
            <w:pStyle w:val="Cuprins1"/>
            <w:tabs>
              <w:tab w:val="left" w:pos="560"/>
              <w:tab w:val="right" w:leader="dot" w:pos="9350"/>
            </w:tabs>
            <w:rPr>
              <w:rFonts w:asciiTheme="minorHAnsi" w:eastAsiaTheme="minorEastAsia" w:hAnsiTheme="minorHAnsi" w:cstheme="minorBidi"/>
              <w:noProof/>
              <w:sz w:val="22"/>
              <w:szCs w:val="22"/>
              <w:lang w:eastAsia="ro-RO"/>
            </w:rPr>
          </w:pPr>
          <w:hyperlink w:anchor="_Toc133689334" w:history="1">
            <w:r w:rsidR="009C299F" w:rsidRPr="003F582F">
              <w:rPr>
                <w:rStyle w:val="Hyperlink"/>
                <w:noProof/>
              </w:rPr>
              <w:t>10</w:t>
            </w:r>
            <w:r w:rsidR="009C299F">
              <w:rPr>
                <w:rFonts w:asciiTheme="minorHAnsi" w:eastAsiaTheme="minorEastAsia" w:hAnsiTheme="minorHAnsi" w:cstheme="minorBidi"/>
                <w:noProof/>
                <w:sz w:val="22"/>
                <w:szCs w:val="22"/>
                <w:lang w:eastAsia="ro-RO"/>
              </w:rPr>
              <w:tab/>
            </w:r>
            <w:r w:rsidR="009C299F" w:rsidRPr="003F582F">
              <w:rPr>
                <w:rStyle w:val="Hyperlink"/>
                <w:noProof/>
              </w:rPr>
              <w:t>Anexe</w:t>
            </w:r>
            <w:r w:rsidR="009C299F">
              <w:rPr>
                <w:noProof/>
                <w:webHidden/>
              </w:rPr>
              <w:tab/>
            </w:r>
            <w:r w:rsidR="009C299F">
              <w:rPr>
                <w:noProof/>
                <w:webHidden/>
              </w:rPr>
              <w:fldChar w:fldCharType="begin"/>
            </w:r>
            <w:r w:rsidR="009C299F">
              <w:rPr>
                <w:noProof/>
                <w:webHidden/>
              </w:rPr>
              <w:instrText xml:space="preserve"> PAGEREF _Toc133689334 \h </w:instrText>
            </w:r>
            <w:r w:rsidR="009C299F">
              <w:rPr>
                <w:noProof/>
                <w:webHidden/>
              </w:rPr>
            </w:r>
            <w:r w:rsidR="009C299F">
              <w:rPr>
                <w:noProof/>
                <w:webHidden/>
              </w:rPr>
              <w:fldChar w:fldCharType="separate"/>
            </w:r>
            <w:r w:rsidR="009C299F">
              <w:rPr>
                <w:noProof/>
                <w:webHidden/>
              </w:rPr>
              <w:t>78</w:t>
            </w:r>
            <w:r w:rsidR="009C299F">
              <w:rPr>
                <w:noProof/>
                <w:webHidden/>
              </w:rPr>
              <w:fldChar w:fldCharType="end"/>
            </w:r>
          </w:hyperlink>
        </w:p>
        <w:p w14:paraId="28A977FC" w14:textId="43CAE2F8" w:rsidR="009C299F" w:rsidRDefault="00000000">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33689335" w:history="1">
            <w:r w:rsidR="009C299F" w:rsidRPr="003F582F">
              <w:rPr>
                <w:rStyle w:val="Hyperlink"/>
                <w:noProof/>
              </w:rPr>
              <w:t>10.1</w:t>
            </w:r>
            <w:r w:rsidR="009C299F">
              <w:rPr>
                <w:rFonts w:asciiTheme="minorHAnsi" w:eastAsiaTheme="minorEastAsia" w:hAnsiTheme="minorHAnsi" w:cstheme="minorBidi"/>
                <w:noProof/>
                <w:sz w:val="22"/>
                <w:szCs w:val="22"/>
                <w:lang w:eastAsia="ro-RO"/>
              </w:rPr>
              <w:tab/>
            </w:r>
            <w:r w:rsidR="009C299F" w:rsidRPr="003F582F">
              <w:rPr>
                <w:rStyle w:val="Hyperlink"/>
                <w:noProof/>
              </w:rPr>
              <w:t>Anexa A</w:t>
            </w:r>
            <w:r w:rsidR="009C299F">
              <w:rPr>
                <w:noProof/>
                <w:webHidden/>
              </w:rPr>
              <w:tab/>
            </w:r>
            <w:r w:rsidR="009C299F">
              <w:rPr>
                <w:noProof/>
                <w:webHidden/>
              </w:rPr>
              <w:fldChar w:fldCharType="begin"/>
            </w:r>
            <w:r w:rsidR="009C299F">
              <w:rPr>
                <w:noProof/>
                <w:webHidden/>
              </w:rPr>
              <w:instrText xml:space="preserve"> PAGEREF _Toc133689335 \h </w:instrText>
            </w:r>
            <w:r w:rsidR="009C299F">
              <w:rPr>
                <w:noProof/>
                <w:webHidden/>
              </w:rPr>
            </w:r>
            <w:r w:rsidR="009C299F">
              <w:rPr>
                <w:noProof/>
                <w:webHidden/>
              </w:rPr>
              <w:fldChar w:fldCharType="separate"/>
            </w:r>
            <w:r w:rsidR="009C299F">
              <w:rPr>
                <w:noProof/>
                <w:webHidden/>
              </w:rPr>
              <w:t>78</w:t>
            </w:r>
            <w:r w:rsidR="009C299F">
              <w:rPr>
                <w:noProof/>
                <w:webHidden/>
              </w:rPr>
              <w:fldChar w:fldCharType="end"/>
            </w:r>
          </w:hyperlink>
        </w:p>
        <w:p w14:paraId="086CC462" w14:textId="7D74003E" w:rsidR="009C299F" w:rsidRDefault="00000000">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33689336" w:history="1">
            <w:r w:rsidR="009C299F" w:rsidRPr="003F582F">
              <w:rPr>
                <w:rStyle w:val="Hyperlink"/>
                <w:noProof/>
              </w:rPr>
              <w:t>10.2</w:t>
            </w:r>
            <w:r w:rsidR="009C299F">
              <w:rPr>
                <w:rFonts w:asciiTheme="minorHAnsi" w:eastAsiaTheme="minorEastAsia" w:hAnsiTheme="minorHAnsi" w:cstheme="minorBidi"/>
                <w:noProof/>
                <w:sz w:val="22"/>
                <w:szCs w:val="22"/>
                <w:lang w:eastAsia="ro-RO"/>
              </w:rPr>
              <w:tab/>
            </w:r>
            <w:r w:rsidR="009C299F" w:rsidRPr="003F582F">
              <w:rPr>
                <w:rStyle w:val="Hyperlink"/>
                <w:noProof/>
              </w:rPr>
              <w:t>Anexa B</w:t>
            </w:r>
            <w:r w:rsidR="009C299F">
              <w:rPr>
                <w:noProof/>
                <w:webHidden/>
              </w:rPr>
              <w:tab/>
            </w:r>
            <w:r w:rsidR="009C299F">
              <w:rPr>
                <w:noProof/>
                <w:webHidden/>
              </w:rPr>
              <w:fldChar w:fldCharType="begin"/>
            </w:r>
            <w:r w:rsidR="009C299F">
              <w:rPr>
                <w:noProof/>
                <w:webHidden/>
              </w:rPr>
              <w:instrText xml:space="preserve"> PAGEREF _Toc133689336 \h </w:instrText>
            </w:r>
            <w:r w:rsidR="009C299F">
              <w:rPr>
                <w:noProof/>
                <w:webHidden/>
              </w:rPr>
            </w:r>
            <w:r w:rsidR="009C299F">
              <w:rPr>
                <w:noProof/>
                <w:webHidden/>
              </w:rPr>
              <w:fldChar w:fldCharType="separate"/>
            </w:r>
            <w:r w:rsidR="009C299F">
              <w:rPr>
                <w:noProof/>
                <w:webHidden/>
              </w:rPr>
              <w:t>79</w:t>
            </w:r>
            <w:r w:rsidR="009C299F">
              <w:rPr>
                <w:noProof/>
                <w:webHidden/>
              </w:rPr>
              <w:fldChar w:fldCharType="end"/>
            </w:r>
          </w:hyperlink>
        </w:p>
        <w:p w14:paraId="4FB6A22B" w14:textId="4508107C" w:rsidR="009C299F" w:rsidRDefault="00000000">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33689337" w:history="1">
            <w:r w:rsidR="009C299F" w:rsidRPr="003F582F">
              <w:rPr>
                <w:rStyle w:val="Hyperlink"/>
                <w:noProof/>
              </w:rPr>
              <w:t>10.3</w:t>
            </w:r>
            <w:r w:rsidR="009C299F">
              <w:rPr>
                <w:rFonts w:asciiTheme="minorHAnsi" w:eastAsiaTheme="minorEastAsia" w:hAnsiTheme="minorHAnsi" w:cstheme="minorBidi"/>
                <w:noProof/>
                <w:sz w:val="22"/>
                <w:szCs w:val="22"/>
                <w:lang w:eastAsia="ro-RO"/>
              </w:rPr>
              <w:tab/>
            </w:r>
            <w:r w:rsidR="009C299F" w:rsidRPr="003F582F">
              <w:rPr>
                <w:rStyle w:val="Hyperlink"/>
                <w:noProof/>
              </w:rPr>
              <w:t>Anexa C</w:t>
            </w:r>
            <w:r w:rsidR="009C299F">
              <w:rPr>
                <w:noProof/>
                <w:webHidden/>
              </w:rPr>
              <w:tab/>
            </w:r>
            <w:r w:rsidR="009C299F">
              <w:rPr>
                <w:noProof/>
                <w:webHidden/>
              </w:rPr>
              <w:fldChar w:fldCharType="begin"/>
            </w:r>
            <w:r w:rsidR="009C299F">
              <w:rPr>
                <w:noProof/>
                <w:webHidden/>
              </w:rPr>
              <w:instrText xml:space="preserve"> PAGEREF _Toc133689337 \h </w:instrText>
            </w:r>
            <w:r w:rsidR="009C299F">
              <w:rPr>
                <w:noProof/>
                <w:webHidden/>
              </w:rPr>
            </w:r>
            <w:r w:rsidR="009C299F">
              <w:rPr>
                <w:noProof/>
                <w:webHidden/>
              </w:rPr>
              <w:fldChar w:fldCharType="separate"/>
            </w:r>
            <w:r w:rsidR="009C299F">
              <w:rPr>
                <w:noProof/>
                <w:webHidden/>
              </w:rPr>
              <w:t>80</w:t>
            </w:r>
            <w:r w:rsidR="009C299F">
              <w:rPr>
                <w:noProof/>
                <w:webHidden/>
              </w:rPr>
              <w:fldChar w:fldCharType="end"/>
            </w:r>
          </w:hyperlink>
        </w:p>
        <w:p w14:paraId="2C7818CC" w14:textId="6F2B2028" w:rsidR="009C299F" w:rsidRDefault="00000000">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33689338" w:history="1">
            <w:r w:rsidR="009C299F" w:rsidRPr="003F582F">
              <w:rPr>
                <w:rStyle w:val="Hyperlink"/>
                <w:noProof/>
              </w:rPr>
              <w:t>10.4</w:t>
            </w:r>
            <w:r w:rsidR="009C299F">
              <w:rPr>
                <w:rFonts w:asciiTheme="minorHAnsi" w:eastAsiaTheme="minorEastAsia" w:hAnsiTheme="minorHAnsi" w:cstheme="minorBidi"/>
                <w:noProof/>
                <w:sz w:val="22"/>
                <w:szCs w:val="22"/>
                <w:lang w:eastAsia="ro-RO"/>
              </w:rPr>
              <w:tab/>
            </w:r>
            <w:r w:rsidR="009C299F" w:rsidRPr="003F582F">
              <w:rPr>
                <w:rStyle w:val="Hyperlink"/>
                <w:noProof/>
              </w:rPr>
              <w:t>Anexa D</w:t>
            </w:r>
            <w:r w:rsidR="009C299F">
              <w:rPr>
                <w:noProof/>
                <w:webHidden/>
              </w:rPr>
              <w:tab/>
            </w:r>
            <w:r w:rsidR="009C299F">
              <w:rPr>
                <w:noProof/>
                <w:webHidden/>
              </w:rPr>
              <w:fldChar w:fldCharType="begin"/>
            </w:r>
            <w:r w:rsidR="009C299F">
              <w:rPr>
                <w:noProof/>
                <w:webHidden/>
              </w:rPr>
              <w:instrText xml:space="preserve"> PAGEREF _Toc133689338 \h </w:instrText>
            </w:r>
            <w:r w:rsidR="009C299F">
              <w:rPr>
                <w:noProof/>
                <w:webHidden/>
              </w:rPr>
            </w:r>
            <w:r w:rsidR="009C299F">
              <w:rPr>
                <w:noProof/>
                <w:webHidden/>
              </w:rPr>
              <w:fldChar w:fldCharType="separate"/>
            </w:r>
            <w:r w:rsidR="009C299F">
              <w:rPr>
                <w:noProof/>
                <w:webHidden/>
              </w:rPr>
              <w:t>80</w:t>
            </w:r>
            <w:r w:rsidR="009C299F">
              <w:rPr>
                <w:noProof/>
                <w:webHidden/>
              </w:rPr>
              <w:fldChar w:fldCharType="end"/>
            </w:r>
          </w:hyperlink>
        </w:p>
        <w:p w14:paraId="0304D5BD" w14:textId="165C2766" w:rsidR="00B353E4" w:rsidRPr="008405D8" w:rsidRDefault="00B353E4" w:rsidP="00B353E4">
          <w:r w:rsidRPr="008405D8">
            <w:rPr>
              <w:bCs/>
              <w:noProof/>
            </w:rPr>
            <w:fldChar w:fldCharType="end"/>
          </w:r>
        </w:p>
      </w:sdtContent>
    </w:sdt>
    <w:p w14:paraId="6B8863D6" w14:textId="77777777" w:rsidR="00B353E4" w:rsidRPr="008405D8" w:rsidRDefault="00B353E4" w:rsidP="00B353E4"/>
    <w:p w14:paraId="6A6B0114" w14:textId="77777777" w:rsidR="00B353E4" w:rsidRPr="008405D8" w:rsidRDefault="00B353E4" w:rsidP="00B353E4"/>
    <w:p w14:paraId="2615423F" w14:textId="77777777" w:rsidR="00B353E4" w:rsidRDefault="00B353E4" w:rsidP="00B353E4"/>
    <w:p w14:paraId="189B2688" w14:textId="77777777" w:rsidR="00B353E4" w:rsidRDefault="00B353E4" w:rsidP="00B353E4"/>
    <w:p w14:paraId="1321F95D" w14:textId="77777777" w:rsidR="00B353E4" w:rsidRDefault="00B353E4" w:rsidP="00B353E4"/>
    <w:p w14:paraId="196822FA" w14:textId="77777777" w:rsidR="00B353E4" w:rsidRDefault="00B353E4" w:rsidP="00B353E4"/>
    <w:p w14:paraId="4B12A185" w14:textId="77777777" w:rsidR="00B353E4" w:rsidRDefault="00B353E4" w:rsidP="00B353E4"/>
    <w:p w14:paraId="24CB36D9" w14:textId="77777777" w:rsidR="00B353E4" w:rsidRDefault="00B353E4" w:rsidP="00B353E4"/>
    <w:p w14:paraId="2303D9E8" w14:textId="77777777" w:rsidR="00B353E4" w:rsidRDefault="00B353E4" w:rsidP="00B353E4"/>
    <w:p w14:paraId="65CB6029" w14:textId="77777777" w:rsidR="00B353E4" w:rsidRDefault="00B353E4" w:rsidP="00B353E4"/>
    <w:p w14:paraId="4634FEA7" w14:textId="77777777" w:rsidR="00B353E4" w:rsidRDefault="00B353E4" w:rsidP="00B353E4"/>
    <w:p w14:paraId="7A1A2CDF" w14:textId="77777777" w:rsidR="00B353E4" w:rsidRDefault="00B353E4" w:rsidP="00B353E4"/>
    <w:p w14:paraId="59386FE8" w14:textId="77777777" w:rsidR="00B353E4" w:rsidRDefault="00B353E4" w:rsidP="00B353E4"/>
    <w:p w14:paraId="14450D3F" w14:textId="77777777" w:rsidR="00B353E4" w:rsidRDefault="00B353E4" w:rsidP="00B353E4"/>
    <w:p w14:paraId="3819F916" w14:textId="134B0439" w:rsidR="00B353E4" w:rsidRDefault="00B353E4" w:rsidP="00B353E4">
      <w:pPr>
        <w:jc w:val="left"/>
      </w:pPr>
    </w:p>
    <w:p w14:paraId="3FEDCA16" w14:textId="206E7D7E" w:rsidR="00140B07" w:rsidRDefault="00140B07" w:rsidP="00B353E4">
      <w:pPr>
        <w:jc w:val="left"/>
      </w:pPr>
    </w:p>
    <w:p w14:paraId="49D119E6" w14:textId="75DB5F33" w:rsidR="00140B07" w:rsidRDefault="00140B07" w:rsidP="00B353E4">
      <w:pPr>
        <w:jc w:val="left"/>
      </w:pPr>
    </w:p>
    <w:p w14:paraId="7BE00EC6" w14:textId="77777777" w:rsidR="00140B07" w:rsidRDefault="00140B07" w:rsidP="00B353E4">
      <w:pPr>
        <w:jc w:val="left"/>
      </w:pPr>
    </w:p>
    <w:p w14:paraId="55B90F70" w14:textId="3A741B60" w:rsidR="00B353E4" w:rsidRDefault="00B353E4" w:rsidP="00B353E4">
      <w:pPr>
        <w:pStyle w:val="Style1"/>
      </w:pPr>
      <w:r w:rsidRPr="004327E2">
        <w:lastRenderedPageBreak/>
        <w:t>LISTĂ DE ABREVIERI</w:t>
      </w:r>
    </w:p>
    <w:p w14:paraId="37922171" w14:textId="7C27C2FB" w:rsidR="00D131C8" w:rsidRDefault="00D131C8" w:rsidP="00B353E4">
      <w:pPr>
        <w:pStyle w:val="Style1"/>
        <w:rPr>
          <w:b w:val="0"/>
          <w:bCs/>
          <w:sz w:val="28"/>
        </w:rPr>
      </w:pPr>
      <w:r>
        <w:rPr>
          <w:sz w:val="28"/>
        </w:rPr>
        <w:t xml:space="preserve">ML – </w:t>
      </w:r>
      <w:r w:rsidRPr="00D131C8">
        <w:rPr>
          <w:b w:val="0"/>
          <w:bCs/>
          <w:sz w:val="28"/>
        </w:rPr>
        <w:t>Machine Learning</w:t>
      </w:r>
    </w:p>
    <w:p w14:paraId="1C702194" w14:textId="7F3C452D" w:rsidR="002723EA" w:rsidRDefault="002723EA" w:rsidP="00B353E4">
      <w:pPr>
        <w:pStyle w:val="Style1"/>
        <w:rPr>
          <w:b w:val="0"/>
          <w:bCs/>
          <w:sz w:val="28"/>
        </w:rPr>
      </w:pPr>
      <w:r w:rsidRPr="00FD5161">
        <w:rPr>
          <w:sz w:val="28"/>
        </w:rPr>
        <w:t>DL</w:t>
      </w:r>
      <w:r>
        <w:rPr>
          <w:b w:val="0"/>
          <w:bCs/>
          <w:sz w:val="28"/>
        </w:rPr>
        <w:t xml:space="preserve"> – Deep Learning</w:t>
      </w:r>
    </w:p>
    <w:p w14:paraId="4636D2B2" w14:textId="006ECF1F" w:rsidR="002723EA" w:rsidRDefault="002723EA" w:rsidP="00B353E4">
      <w:pPr>
        <w:pStyle w:val="Style1"/>
        <w:rPr>
          <w:b w:val="0"/>
          <w:bCs/>
          <w:sz w:val="28"/>
        </w:rPr>
      </w:pPr>
      <w:r w:rsidRPr="00FD5161">
        <w:rPr>
          <w:sz w:val="28"/>
        </w:rPr>
        <w:t>ASR</w:t>
      </w:r>
      <w:r>
        <w:rPr>
          <w:b w:val="0"/>
          <w:bCs/>
          <w:sz w:val="28"/>
        </w:rPr>
        <w:t xml:space="preserve"> – Aut</w:t>
      </w:r>
      <w:r w:rsidR="00071351">
        <w:rPr>
          <w:b w:val="0"/>
          <w:bCs/>
          <w:sz w:val="28"/>
        </w:rPr>
        <w:t>o</w:t>
      </w:r>
      <w:r>
        <w:rPr>
          <w:b w:val="0"/>
          <w:bCs/>
          <w:sz w:val="28"/>
        </w:rPr>
        <w:t>matic Speech Recognition</w:t>
      </w:r>
    </w:p>
    <w:p w14:paraId="7C19B926" w14:textId="4768083F" w:rsidR="00E84DB0" w:rsidRDefault="00E84DB0" w:rsidP="00B353E4">
      <w:pPr>
        <w:pStyle w:val="Style1"/>
        <w:rPr>
          <w:b w:val="0"/>
          <w:bCs/>
          <w:sz w:val="28"/>
        </w:rPr>
      </w:pPr>
      <w:r w:rsidRPr="00FD5161">
        <w:rPr>
          <w:sz w:val="28"/>
        </w:rPr>
        <w:t>NN</w:t>
      </w:r>
      <w:r>
        <w:rPr>
          <w:b w:val="0"/>
          <w:bCs/>
          <w:sz w:val="28"/>
        </w:rPr>
        <w:t xml:space="preserve"> – Neural Network</w:t>
      </w:r>
    </w:p>
    <w:p w14:paraId="7D11424F" w14:textId="5DFABA15" w:rsidR="00853F60" w:rsidRDefault="00853F60" w:rsidP="00B353E4">
      <w:pPr>
        <w:pStyle w:val="Style1"/>
        <w:rPr>
          <w:b w:val="0"/>
          <w:bCs/>
          <w:sz w:val="28"/>
        </w:rPr>
      </w:pPr>
      <w:r w:rsidRPr="00FD5161">
        <w:rPr>
          <w:sz w:val="28"/>
        </w:rPr>
        <w:t>DNN</w:t>
      </w:r>
      <w:r>
        <w:rPr>
          <w:b w:val="0"/>
          <w:bCs/>
          <w:sz w:val="28"/>
        </w:rPr>
        <w:t xml:space="preserve"> – Deep Neural Network</w:t>
      </w:r>
    </w:p>
    <w:p w14:paraId="01E0E37D" w14:textId="77777777" w:rsidR="00D131C8" w:rsidRDefault="00D131C8" w:rsidP="00B353E4">
      <w:pPr>
        <w:pStyle w:val="Style1"/>
        <w:rPr>
          <w:sz w:val="28"/>
        </w:rPr>
      </w:pPr>
      <w:r w:rsidRPr="00FD5161">
        <w:rPr>
          <w:sz w:val="28"/>
        </w:rPr>
        <w:t>NLP</w:t>
      </w:r>
      <w:r>
        <w:rPr>
          <w:b w:val="0"/>
          <w:bCs/>
          <w:sz w:val="28"/>
        </w:rPr>
        <w:t xml:space="preserve"> – Natural Language Processing</w:t>
      </w:r>
    </w:p>
    <w:p w14:paraId="2B83EF7A" w14:textId="77777777" w:rsidR="00B353E4" w:rsidRDefault="00B353E4" w:rsidP="00B353E4">
      <w:pPr>
        <w:pStyle w:val="Style1"/>
        <w:rPr>
          <w:sz w:val="28"/>
        </w:rPr>
      </w:pPr>
      <w:r w:rsidRPr="00004B1C">
        <w:rPr>
          <w:sz w:val="28"/>
        </w:rPr>
        <w:t xml:space="preserve">ReLU </w:t>
      </w:r>
      <w:r>
        <w:rPr>
          <w:sz w:val="28"/>
        </w:rPr>
        <w:t xml:space="preserve"> - </w:t>
      </w:r>
      <w:r w:rsidRPr="00004B1C">
        <w:rPr>
          <w:b w:val="0"/>
          <w:bCs/>
          <w:sz w:val="28"/>
          <w:szCs w:val="28"/>
        </w:rPr>
        <w:t>Rectified Linear Unit</w:t>
      </w:r>
      <w:r w:rsidRPr="00004B1C">
        <w:rPr>
          <w:sz w:val="28"/>
        </w:rPr>
        <w:t xml:space="preserve"> </w:t>
      </w:r>
    </w:p>
    <w:p w14:paraId="7F86F695" w14:textId="03B6D356" w:rsidR="00B353E4" w:rsidRDefault="008629CB" w:rsidP="00B353E4">
      <w:pPr>
        <w:pStyle w:val="Style1"/>
        <w:rPr>
          <w:b w:val="0"/>
          <w:bCs/>
          <w:sz w:val="28"/>
        </w:rPr>
      </w:pPr>
      <w:r>
        <w:rPr>
          <w:sz w:val="28"/>
        </w:rPr>
        <w:t xml:space="preserve">SGD - </w:t>
      </w:r>
      <w:r w:rsidR="00245A27" w:rsidRPr="00245A27">
        <w:rPr>
          <w:b w:val="0"/>
          <w:bCs/>
          <w:sz w:val="28"/>
        </w:rPr>
        <w:t>Stochastic Gradient Descent</w:t>
      </w:r>
    </w:p>
    <w:p w14:paraId="17D63794" w14:textId="12407381" w:rsidR="00CB45FD" w:rsidRDefault="00CB45FD" w:rsidP="00B353E4">
      <w:pPr>
        <w:pStyle w:val="Style1"/>
        <w:rPr>
          <w:b w:val="0"/>
          <w:bCs/>
          <w:sz w:val="28"/>
        </w:rPr>
      </w:pPr>
      <w:r w:rsidRPr="00FD5161">
        <w:rPr>
          <w:sz w:val="28"/>
        </w:rPr>
        <w:t>FFT</w:t>
      </w:r>
      <w:r>
        <w:rPr>
          <w:b w:val="0"/>
          <w:bCs/>
          <w:sz w:val="28"/>
        </w:rPr>
        <w:t xml:space="preserve"> – Fast Fourier Transform</w:t>
      </w:r>
    </w:p>
    <w:p w14:paraId="4D9BCDC4" w14:textId="47C44D9F" w:rsidR="00F840C9" w:rsidRDefault="00F840C9" w:rsidP="00B353E4">
      <w:pPr>
        <w:pStyle w:val="Style1"/>
        <w:rPr>
          <w:sz w:val="28"/>
        </w:rPr>
      </w:pPr>
      <w:r w:rsidRPr="00071351">
        <w:rPr>
          <w:sz w:val="28"/>
        </w:rPr>
        <w:t>STFT</w:t>
      </w:r>
      <w:r>
        <w:rPr>
          <w:b w:val="0"/>
          <w:bCs/>
          <w:sz w:val="28"/>
        </w:rPr>
        <w:t xml:space="preserve"> – Short </w:t>
      </w:r>
      <w:r w:rsidR="00CE032E">
        <w:rPr>
          <w:b w:val="0"/>
          <w:bCs/>
          <w:sz w:val="28"/>
        </w:rPr>
        <w:t>Time Fourier Transform</w:t>
      </w:r>
    </w:p>
    <w:p w14:paraId="77AEAC1C" w14:textId="548514F8" w:rsidR="00B353E4" w:rsidRDefault="004F6308" w:rsidP="004F6308">
      <w:pPr>
        <w:pStyle w:val="Style1"/>
        <w:rPr>
          <w:b w:val="0"/>
          <w:bCs/>
          <w:sz w:val="28"/>
          <w:szCs w:val="28"/>
        </w:rPr>
      </w:pPr>
      <w:r>
        <w:rPr>
          <w:sz w:val="28"/>
        </w:rPr>
        <w:t xml:space="preserve">MFCC - </w:t>
      </w:r>
      <w:r w:rsidRPr="004F6308">
        <w:rPr>
          <w:b w:val="0"/>
          <w:bCs/>
          <w:sz w:val="28"/>
          <w:szCs w:val="28"/>
        </w:rPr>
        <w:t>Mel Frequency Cepstral Coefficients</w:t>
      </w:r>
    </w:p>
    <w:p w14:paraId="030DA34A" w14:textId="77777777" w:rsidR="00D131C8" w:rsidRDefault="003B6DB3" w:rsidP="00B353E4">
      <w:pPr>
        <w:pStyle w:val="Style1"/>
        <w:rPr>
          <w:b w:val="0"/>
          <w:bCs/>
          <w:sz w:val="28"/>
        </w:rPr>
      </w:pPr>
      <w:r w:rsidRPr="003B6DB3">
        <w:rPr>
          <w:sz w:val="28"/>
        </w:rPr>
        <w:t>IoT</w:t>
      </w:r>
      <w:r>
        <w:rPr>
          <w:sz w:val="28"/>
        </w:rPr>
        <w:t xml:space="preserve"> – </w:t>
      </w:r>
      <w:r w:rsidRPr="003B6DB3">
        <w:rPr>
          <w:b w:val="0"/>
          <w:bCs/>
          <w:sz w:val="28"/>
        </w:rPr>
        <w:t>Internet of Things</w:t>
      </w:r>
    </w:p>
    <w:p w14:paraId="3D3DFDC3" w14:textId="76C19FA0" w:rsidR="00D131C8" w:rsidRDefault="00D131C8" w:rsidP="00B353E4">
      <w:pPr>
        <w:pStyle w:val="Style1"/>
        <w:rPr>
          <w:b w:val="0"/>
          <w:bCs/>
          <w:sz w:val="28"/>
        </w:rPr>
      </w:pPr>
      <w:r w:rsidRPr="00D131C8">
        <w:rPr>
          <w:sz w:val="28"/>
        </w:rPr>
        <w:t>CNN</w:t>
      </w:r>
      <w:r>
        <w:rPr>
          <w:b w:val="0"/>
          <w:bCs/>
          <w:sz w:val="28"/>
        </w:rPr>
        <w:t xml:space="preserve"> – Convolutional Neural Network</w:t>
      </w:r>
    </w:p>
    <w:p w14:paraId="7D15C1D2" w14:textId="187C90DA" w:rsidR="00853F60" w:rsidRPr="00D131C8" w:rsidRDefault="00853F60" w:rsidP="00B353E4">
      <w:pPr>
        <w:pStyle w:val="Style1"/>
        <w:rPr>
          <w:b w:val="0"/>
          <w:bCs/>
          <w:sz w:val="28"/>
        </w:rPr>
      </w:pPr>
      <w:r w:rsidRPr="00FD5161">
        <w:rPr>
          <w:sz w:val="28"/>
        </w:rPr>
        <w:t>RNN</w:t>
      </w:r>
      <w:r>
        <w:rPr>
          <w:b w:val="0"/>
          <w:bCs/>
          <w:sz w:val="28"/>
        </w:rPr>
        <w:t xml:space="preserve"> </w:t>
      </w:r>
      <w:r w:rsidR="006B479A">
        <w:rPr>
          <w:b w:val="0"/>
          <w:bCs/>
          <w:sz w:val="28"/>
        </w:rPr>
        <w:t>–</w:t>
      </w:r>
      <w:r>
        <w:rPr>
          <w:b w:val="0"/>
          <w:bCs/>
          <w:sz w:val="28"/>
        </w:rPr>
        <w:t xml:space="preserve"> </w:t>
      </w:r>
      <w:r w:rsidR="006B479A">
        <w:rPr>
          <w:b w:val="0"/>
          <w:bCs/>
          <w:sz w:val="28"/>
        </w:rPr>
        <w:t>Recurrent Neural Network</w:t>
      </w:r>
    </w:p>
    <w:p w14:paraId="0E3CFE4F" w14:textId="77777777" w:rsidR="00B353E4" w:rsidRDefault="00BA0ACD" w:rsidP="00B353E4">
      <w:pPr>
        <w:pStyle w:val="Style1"/>
        <w:rPr>
          <w:sz w:val="28"/>
        </w:rPr>
      </w:pPr>
      <w:r>
        <w:rPr>
          <w:sz w:val="28"/>
        </w:rPr>
        <w:t xml:space="preserve">VGG16 – </w:t>
      </w:r>
      <w:r w:rsidRPr="00AC14D7">
        <w:rPr>
          <w:b w:val="0"/>
          <w:bCs/>
          <w:sz w:val="28"/>
        </w:rPr>
        <w:t>Visual Geometry Group 16</w:t>
      </w:r>
    </w:p>
    <w:p w14:paraId="54F4C65C" w14:textId="77777777" w:rsidR="00AC14D7" w:rsidRDefault="00AC14D7" w:rsidP="00B353E4">
      <w:pPr>
        <w:pStyle w:val="Style1"/>
        <w:rPr>
          <w:sz w:val="28"/>
        </w:rPr>
      </w:pPr>
      <w:r>
        <w:rPr>
          <w:sz w:val="28"/>
        </w:rPr>
        <w:t xml:space="preserve">SBC – </w:t>
      </w:r>
      <w:r w:rsidRPr="00AC14D7">
        <w:rPr>
          <w:b w:val="0"/>
          <w:bCs/>
          <w:sz w:val="28"/>
        </w:rPr>
        <w:t>Single-board computer</w:t>
      </w:r>
    </w:p>
    <w:p w14:paraId="4D6A90F6" w14:textId="77777777" w:rsidR="00B353E4" w:rsidRDefault="0035628E" w:rsidP="00B353E4">
      <w:pPr>
        <w:pStyle w:val="Style1"/>
        <w:rPr>
          <w:sz w:val="28"/>
        </w:rPr>
      </w:pPr>
      <w:r>
        <w:rPr>
          <w:sz w:val="28"/>
        </w:rPr>
        <w:t xml:space="preserve">GPIO – </w:t>
      </w:r>
      <w:r w:rsidRPr="0035628E">
        <w:rPr>
          <w:b w:val="0"/>
          <w:bCs/>
          <w:sz w:val="28"/>
        </w:rPr>
        <w:t>General Purpose Input/Output</w:t>
      </w:r>
    </w:p>
    <w:p w14:paraId="0C480988" w14:textId="77777777" w:rsidR="00B353E4" w:rsidRDefault="0035628E" w:rsidP="00B353E4">
      <w:pPr>
        <w:pStyle w:val="Style1"/>
        <w:rPr>
          <w:sz w:val="28"/>
        </w:rPr>
      </w:pPr>
      <w:r>
        <w:rPr>
          <w:sz w:val="28"/>
        </w:rPr>
        <w:t xml:space="preserve">OS – </w:t>
      </w:r>
      <w:r w:rsidRPr="0035628E">
        <w:rPr>
          <w:b w:val="0"/>
          <w:bCs/>
          <w:sz w:val="28"/>
        </w:rPr>
        <w:t>Operating System</w:t>
      </w:r>
    </w:p>
    <w:p w14:paraId="6BC62918" w14:textId="422D4096" w:rsidR="00B353E4" w:rsidRPr="005E25ED" w:rsidRDefault="005E25ED" w:rsidP="00B353E4">
      <w:pPr>
        <w:pStyle w:val="Style1"/>
        <w:rPr>
          <w:b w:val="0"/>
          <w:bCs/>
          <w:sz w:val="28"/>
        </w:rPr>
      </w:pPr>
      <w:r w:rsidRPr="005E25ED">
        <w:rPr>
          <w:sz w:val="28"/>
        </w:rPr>
        <w:t>ILSVRC</w:t>
      </w:r>
      <w:r>
        <w:rPr>
          <w:sz w:val="28"/>
        </w:rPr>
        <w:t xml:space="preserve"> - </w:t>
      </w:r>
      <w:r w:rsidRPr="005E25ED">
        <w:rPr>
          <w:b w:val="0"/>
          <w:bCs/>
          <w:sz w:val="28"/>
        </w:rPr>
        <w:t xml:space="preserve">ImageNet Large Scale Visual Recognition Challenge </w:t>
      </w:r>
    </w:p>
    <w:p w14:paraId="2C237DEC" w14:textId="17300081" w:rsidR="00B353E4" w:rsidRPr="00A7032F" w:rsidRDefault="00A7032F" w:rsidP="00B353E4">
      <w:pPr>
        <w:pStyle w:val="Style1"/>
        <w:rPr>
          <w:b w:val="0"/>
          <w:bCs/>
          <w:sz w:val="28"/>
        </w:rPr>
      </w:pPr>
      <w:r>
        <w:rPr>
          <w:sz w:val="28"/>
        </w:rPr>
        <w:t xml:space="preserve">WAV - </w:t>
      </w:r>
      <w:r w:rsidRPr="00A7032F">
        <w:rPr>
          <w:b w:val="0"/>
          <w:bCs/>
          <w:sz w:val="28"/>
        </w:rPr>
        <w:t>Waveform Audio File Format</w:t>
      </w:r>
    </w:p>
    <w:p w14:paraId="40C0870B" w14:textId="1E4EC798" w:rsidR="00B353E4" w:rsidRDefault="00BD5688" w:rsidP="00B353E4">
      <w:pPr>
        <w:pStyle w:val="Style1"/>
        <w:rPr>
          <w:sz w:val="28"/>
        </w:rPr>
      </w:pPr>
      <w:r>
        <w:rPr>
          <w:sz w:val="28"/>
        </w:rPr>
        <w:t xml:space="preserve">SSH – </w:t>
      </w:r>
      <w:r w:rsidRPr="00BD5688">
        <w:rPr>
          <w:b w:val="0"/>
          <w:bCs/>
          <w:sz w:val="28"/>
        </w:rPr>
        <w:t>Secure Shell</w:t>
      </w:r>
    </w:p>
    <w:p w14:paraId="35097B1A" w14:textId="7873317D" w:rsidR="00B353E4" w:rsidRPr="009E56C7" w:rsidRDefault="009E56C7" w:rsidP="00B353E4">
      <w:pPr>
        <w:pStyle w:val="Style1"/>
        <w:rPr>
          <w:b w:val="0"/>
          <w:bCs/>
          <w:sz w:val="28"/>
        </w:rPr>
      </w:pPr>
      <w:r>
        <w:rPr>
          <w:sz w:val="28"/>
        </w:rPr>
        <w:t xml:space="preserve">USB – </w:t>
      </w:r>
      <w:r w:rsidRPr="009E56C7">
        <w:rPr>
          <w:b w:val="0"/>
          <w:bCs/>
          <w:sz w:val="28"/>
        </w:rPr>
        <w:t>Universal Serial Bus</w:t>
      </w:r>
    </w:p>
    <w:p w14:paraId="43B4C11C" w14:textId="14EDEF5C" w:rsidR="00B353E4" w:rsidRDefault="00B353E4" w:rsidP="00B353E4">
      <w:pPr>
        <w:pStyle w:val="Style1"/>
        <w:rPr>
          <w:sz w:val="28"/>
        </w:rPr>
      </w:pPr>
    </w:p>
    <w:p w14:paraId="070450A7" w14:textId="77777777" w:rsidR="00140B07" w:rsidRDefault="00140B07" w:rsidP="00B353E4">
      <w:pPr>
        <w:pStyle w:val="Style1"/>
        <w:rPr>
          <w:sz w:val="28"/>
        </w:rPr>
      </w:pPr>
    </w:p>
    <w:p w14:paraId="5BD17BE9" w14:textId="77777777" w:rsidR="00DD379A" w:rsidRDefault="00DD379A" w:rsidP="00B353E4">
      <w:pPr>
        <w:pStyle w:val="Style1"/>
        <w:rPr>
          <w:sz w:val="28"/>
        </w:rPr>
      </w:pPr>
    </w:p>
    <w:p w14:paraId="56211BBF" w14:textId="02D73D29" w:rsidR="00B353E4" w:rsidRDefault="00B353E4" w:rsidP="00AA4D4B">
      <w:pPr>
        <w:pStyle w:val="Style1"/>
      </w:pPr>
      <w:r w:rsidRPr="00C009F1">
        <w:t>LISTĂ DE FIGURI</w:t>
      </w:r>
    </w:p>
    <w:p w14:paraId="16520C8A" w14:textId="77777777" w:rsidR="00AA4D4B" w:rsidRDefault="00AA4D4B" w:rsidP="00AA4D4B">
      <w:pPr>
        <w:pStyle w:val="Style1"/>
      </w:pPr>
    </w:p>
    <w:p w14:paraId="2CFBEDE7" w14:textId="616607DB" w:rsidR="00AA4D4B" w:rsidRDefault="00AA4D4B">
      <w:pPr>
        <w:pStyle w:val="Tabeldefiguri"/>
        <w:tabs>
          <w:tab w:val="right" w:leader="dot" w:pos="9350"/>
        </w:tabs>
        <w:rPr>
          <w:rFonts w:asciiTheme="minorHAnsi" w:eastAsiaTheme="minorEastAsia" w:hAnsiTheme="minorHAnsi" w:cstheme="minorBidi"/>
          <w:noProof/>
          <w:sz w:val="22"/>
          <w:szCs w:val="22"/>
          <w:lang w:eastAsia="ro-RO"/>
        </w:rPr>
      </w:pPr>
      <w:r>
        <w:fldChar w:fldCharType="begin"/>
      </w:r>
      <w:r>
        <w:instrText xml:space="preserve"> TOC \h \z \c "Fig." </w:instrText>
      </w:r>
      <w:r>
        <w:fldChar w:fldCharType="separate"/>
      </w:r>
      <w:hyperlink w:anchor="_Toc133340295" w:history="1">
        <w:r w:rsidRPr="00A22849">
          <w:rPr>
            <w:rStyle w:val="Hyperlink"/>
            <w:noProof/>
          </w:rPr>
          <w:t>Fig. 3.1 Diferențele conceptuale dintre învățarea automată și programarea tradițională</w:t>
        </w:r>
        <w:r>
          <w:rPr>
            <w:noProof/>
            <w:webHidden/>
          </w:rPr>
          <w:tab/>
        </w:r>
        <w:r>
          <w:rPr>
            <w:noProof/>
            <w:webHidden/>
          </w:rPr>
          <w:fldChar w:fldCharType="begin"/>
        </w:r>
        <w:r>
          <w:rPr>
            <w:noProof/>
            <w:webHidden/>
          </w:rPr>
          <w:instrText xml:space="preserve"> PAGEREF _Toc133340295 \h </w:instrText>
        </w:r>
        <w:r>
          <w:rPr>
            <w:noProof/>
            <w:webHidden/>
          </w:rPr>
        </w:r>
        <w:r>
          <w:rPr>
            <w:noProof/>
            <w:webHidden/>
          </w:rPr>
          <w:fldChar w:fldCharType="separate"/>
        </w:r>
        <w:r>
          <w:rPr>
            <w:noProof/>
            <w:webHidden/>
          </w:rPr>
          <w:t>19</w:t>
        </w:r>
        <w:r>
          <w:rPr>
            <w:noProof/>
            <w:webHidden/>
          </w:rPr>
          <w:fldChar w:fldCharType="end"/>
        </w:r>
      </w:hyperlink>
    </w:p>
    <w:p w14:paraId="57E27B2D" w14:textId="6EC40FBC"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296" w:history="1">
        <w:r w:rsidR="00AA4D4B" w:rsidRPr="00A22849">
          <w:rPr>
            <w:rStyle w:val="Hyperlink"/>
            <w:noProof/>
          </w:rPr>
          <w:t>Fig. 3.2 Unitatea de bază a rețelei neuronale (neuron, nod) (McCulloch și Pitts)</w:t>
        </w:r>
        <w:r w:rsidR="00AA4D4B">
          <w:rPr>
            <w:noProof/>
            <w:webHidden/>
          </w:rPr>
          <w:tab/>
        </w:r>
        <w:r w:rsidR="00AA4D4B">
          <w:rPr>
            <w:noProof/>
            <w:webHidden/>
          </w:rPr>
          <w:fldChar w:fldCharType="begin"/>
        </w:r>
        <w:r w:rsidR="00AA4D4B">
          <w:rPr>
            <w:noProof/>
            <w:webHidden/>
          </w:rPr>
          <w:instrText xml:space="preserve"> PAGEREF _Toc133340296 \h </w:instrText>
        </w:r>
        <w:r w:rsidR="00AA4D4B">
          <w:rPr>
            <w:noProof/>
            <w:webHidden/>
          </w:rPr>
        </w:r>
        <w:r w:rsidR="00AA4D4B">
          <w:rPr>
            <w:noProof/>
            <w:webHidden/>
          </w:rPr>
          <w:fldChar w:fldCharType="separate"/>
        </w:r>
        <w:r w:rsidR="00AA4D4B">
          <w:rPr>
            <w:noProof/>
            <w:webHidden/>
          </w:rPr>
          <w:t>21</w:t>
        </w:r>
        <w:r w:rsidR="00AA4D4B">
          <w:rPr>
            <w:noProof/>
            <w:webHidden/>
          </w:rPr>
          <w:fldChar w:fldCharType="end"/>
        </w:r>
      </w:hyperlink>
    </w:p>
    <w:p w14:paraId="269C5965" w14:textId="1DEC466E"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297" w:history="1">
        <w:r w:rsidR="00AA4D4B" w:rsidRPr="00A22849">
          <w:rPr>
            <w:rStyle w:val="Hyperlink"/>
            <w:noProof/>
          </w:rPr>
          <w:t>Fig. 3.3 Funcția treaptă unitate utilizată în arhitectura Perceptron</w:t>
        </w:r>
        <w:r w:rsidR="00AA4D4B">
          <w:rPr>
            <w:noProof/>
            <w:webHidden/>
          </w:rPr>
          <w:tab/>
        </w:r>
        <w:r w:rsidR="00AA4D4B">
          <w:rPr>
            <w:noProof/>
            <w:webHidden/>
          </w:rPr>
          <w:fldChar w:fldCharType="begin"/>
        </w:r>
        <w:r w:rsidR="00AA4D4B">
          <w:rPr>
            <w:noProof/>
            <w:webHidden/>
          </w:rPr>
          <w:instrText xml:space="preserve"> PAGEREF _Toc133340297 \h </w:instrText>
        </w:r>
        <w:r w:rsidR="00AA4D4B">
          <w:rPr>
            <w:noProof/>
            <w:webHidden/>
          </w:rPr>
        </w:r>
        <w:r w:rsidR="00AA4D4B">
          <w:rPr>
            <w:noProof/>
            <w:webHidden/>
          </w:rPr>
          <w:fldChar w:fldCharType="separate"/>
        </w:r>
        <w:r w:rsidR="00AA4D4B">
          <w:rPr>
            <w:noProof/>
            <w:webHidden/>
          </w:rPr>
          <w:t>22</w:t>
        </w:r>
        <w:r w:rsidR="00AA4D4B">
          <w:rPr>
            <w:noProof/>
            <w:webHidden/>
          </w:rPr>
          <w:fldChar w:fldCharType="end"/>
        </w:r>
      </w:hyperlink>
    </w:p>
    <w:p w14:paraId="571E4EAF" w14:textId="7079B809"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298" w:history="1">
        <w:r w:rsidR="00AA4D4B" w:rsidRPr="00A22849">
          <w:rPr>
            <w:rStyle w:val="Hyperlink"/>
            <w:noProof/>
          </w:rPr>
          <w:t>Fig. 3.4 Plotare a funcției sigmoid</w:t>
        </w:r>
        <w:r w:rsidR="00AA4D4B">
          <w:rPr>
            <w:noProof/>
            <w:webHidden/>
          </w:rPr>
          <w:tab/>
        </w:r>
        <w:r w:rsidR="00AA4D4B">
          <w:rPr>
            <w:noProof/>
            <w:webHidden/>
          </w:rPr>
          <w:fldChar w:fldCharType="begin"/>
        </w:r>
        <w:r w:rsidR="00AA4D4B">
          <w:rPr>
            <w:noProof/>
            <w:webHidden/>
          </w:rPr>
          <w:instrText xml:space="preserve"> PAGEREF _Toc133340298 \h </w:instrText>
        </w:r>
        <w:r w:rsidR="00AA4D4B">
          <w:rPr>
            <w:noProof/>
            <w:webHidden/>
          </w:rPr>
        </w:r>
        <w:r w:rsidR="00AA4D4B">
          <w:rPr>
            <w:noProof/>
            <w:webHidden/>
          </w:rPr>
          <w:fldChar w:fldCharType="separate"/>
        </w:r>
        <w:r w:rsidR="00AA4D4B">
          <w:rPr>
            <w:noProof/>
            <w:webHidden/>
          </w:rPr>
          <w:t>24</w:t>
        </w:r>
        <w:r w:rsidR="00AA4D4B">
          <w:rPr>
            <w:noProof/>
            <w:webHidden/>
          </w:rPr>
          <w:fldChar w:fldCharType="end"/>
        </w:r>
      </w:hyperlink>
    </w:p>
    <w:p w14:paraId="40BD64FE" w14:textId="59B2CC45"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299" w:history="1">
        <w:r w:rsidR="00AA4D4B" w:rsidRPr="00A22849">
          <w:rPr>
            <w:rStyle w:val="Hyperlink"/>
            <w:noProof/>
          </w:rPr>
          <w:t>Fig. 3.5 Graficul funcției tangentă hiperbolică și a funcției sigmoid</w:t>
        </w:r>
        <w:r w:rsidR="00AA4D4B">
          <w:rPr>
            <w:noProof/>
            <w:webHidden/>
          </w:rPr>
          <w:tab/>
        </w:r>
        <w:r w:rsidR="00AA4D4B">
          <w:rPr>
            <w:noProof/>
            <w:webHidden/>
          </w:rPr>
          <w:fldChar w:fldCharType="begin"/>
        </w:r>
        <w:r w:rsidR="00AA4D4B">
          <w:rPr>
            <w:noProof/>
            <w:webHidden/>
          </w:rPr>
          <w:instrText xml:space="preserve"> PAGEREF _Toc133340299 \h </w:instrText>
        </w:r>
        <w:r w:rsidR="00AA4D4B">
          <w:rPr>
            <w:noProof/>
            <w:webHidden/>
          </w:rPr>
        </w:r>
        <w:r w:rsidR="00AA4D4B">
          <w:rPr>
            <w:noProof/>
            <w:webHidden/>
          </w:rPr>
          <w:fldChar w:fldCharType="separate"/>
        </w:r>
        <w:r w:rsidR="00AA4D4B">
          <w:rPr>
            <w:noProof/>
            <w:webHidden/>
          </w:rPr>
          <w:t>25</w:t>
        </w:r>
        <w:r w:rsidR="00AA4D4B">
          <w:rPr>
            <w:noProof/>
            <w:webHidden/>
          </w:rPr>
          <w:fldChar w:fldCharType="end"/>
        </w:r>
      </w:hyperlink>
    </w:p>
    <w:p w14:paraId="3CD840CF" w14:textId="3C11987D"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00" w:history="1">
        <w:r w:rsidR="00AA4D4B" w:rsidRPr="00A22849">
          <w:rPr>
            <w:rStyle w:val="Hyperlink"/>
            <w:noProof/>
          </w:rPr>
          <w:t>Fig. 3.6 Graficul funției tangentă hiperbolică, sigmoid și derivatele acestora</w:t>
        </w:r>
        <w:r w:rsidR="00AA4D4B">
          <w:rPr>
            <w:noProof/>
            <w:webHidden/>
          </w:rPr>
          <w:tab/>
        </w:r>
        <w:r w:rsidR="00AA4D4B">
          <w:rPr>
            <w:noProof/>
            <w:webHidden/>
          </w:rPr>
          <w:fldChar w:fldCharType="begin"/>
        </w:r>
        <w:r w:rsidR="00AA4D4B">
          <w:rPr>
            <w:noProof/>
            <w:webHidden/>
          </w:rPr>
          <w:instrText xml:space="preserve"> PAGEREF _Toc133340300 \h </w:instrText>
        </w:r>
        <w:r w:rsidR="00AA4D4B">
          <w:rPr>
            <w:noProof/>
            <w:webHidden/>
          </w:rPr>
        </w:r>
        <w:r w:rsidR="00AA4D4B">
          <w:rPr>
            <w:noProof/>
            <w:webHidden/>
          </w:rPr>
          <w:fldChar w:fldCharType="separate"/>
        </w:r>
        <w:r w:rsidR="00AA4D4B">
          <w:rPr>
            <w:noProof/>
            <w:webHidden/>
          </w:rPr>
          <w:t>26</w:t>
        </w:r>
        <w:r w:rsidR="00AA4D4B">
          <w:rPr>
            <w:noProof/>
            <w:webHidden/>
          </w:rPr>
          <w:fldChar w:fldCharType="end"/>
        </w:r>
      </w:hyperlink>
    </w:p>
    <w:p w14:paraId="4F3B2B8D" w14:textId="3CFDB1C8"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01" w:history="1">
        <w:r w:rsidR="00AA4D4B" w:rsidRPr="00A22849">
          <w:rPr>
            <w:rStyle w:val="Hyperlink"/>
            <w:noProof/>
          </w:rPr>
          <w:t>Fig. 3.7 Graficul funcției ReLU și derivata sa</w:t>
        </w:r>
        <w:r w:rsidR="00AA4D4B">
          <w:rPr>
            <w:noProof/>
            <w:webHidden/>
          </w:rPr>
          <w:tab/>
        </w:r>
        <w:r w:rsidR="00AA4D4B">
          <w:rPr>
            <w:noProof/>
            <w:webHidden/>
          </w:rPr>
          <w:fldChar w:fldCharType="begin"/>
        </w:r>
        <w:r w:rsidR="00AA4D4B">
          <w:rPr>
            <w:noProof/>
            <w:webHidden/>
          </w:rPr>
          <w:instrText xml:space="preserve"> PAGEREF _Toc133340301 \h </w:instrText>
        </w:r>
        <w:r w:rsidR="00AA4D4B">
          <w:rPr>
            <w:noProof/>
            <w:webHidden/>
          </w:rPr>
        </w:r>
        <w:r w:rsidR="00AA4D4B">
          <w:rPr>
            <w:noProof/>
            <w:webHidden/>
          </w:rPr>
          <w:fldChar w:fldCharType="separate"/>
        </w:r>
        <w:r w:rsidR="00AA4D4B">
          <w:rPr>
            <w:noProof/>
            <w:webHidden/>
          </w:rPr>
          <w:t>27</w:t>
        </w:r>
        <w:r w:rsidR="00AA4D4B">
          <w:rPr>
            <w:noProof/>
            <w:webHidden/>
          </w:rPr>
          <w:fldChar w:fldCharType="end"/>
        </w:r>
      </w:hyperlink>
    </w:p>
    <w:p w14:paraId="2C029EB5" w14:textId="60E2BA37"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02" w:history="1">
        <w:r w:rsidR="00AA4D4B" w:rsidRPr="00A22849">
          <w:rPr>
            <w:rStyle w:val="Hyperlink"/>
            <w:noProof/>
          </w:rPr>
          <w:t>Fig. 3.8 Graficul funcției ReLU și Leaky ReLU</w:t>
        </w:r>
        <w:r w:rsidR="00AA4D4B">
          <w:rPr>
            <w:noProof/>
            <w:webHidden/>
          </w:rPr>
          <w:tab/>
        </w:r>
        <w:r w:rsidR="00AA4D4B">
          <w:rPr>
            <w:noProof/>
            <w:webHidden/>
          </w:rPr>
          <w:fldChar w:fldCharType="begin"/>
        </w:r>
        <w:r w:rsidR="00AA4D4B">
          <w:rPr>
            <w:noProof/>
            <w:webHidden/>
          </w:rPr>
          <w:instrText xml:space="preserve"> PAGEREF _Toc133340302 \h </w:instrText>
        </w:r>
        <w:r w:rsidR="00AA4D4B">
          <w:rPr>
            <w:noProof/>
            <w:webHidden/>
          </w:rPr>
        </w:r>
        <w:r w:rsidR="00AA4D4B">
          <w:rPr>
            <w:noProof/>
            <w:webHidden/>
          </w:rPr>
          <w:fldChar w:fldCharType="separate"/>
        </w:r>
        <w:r w:rsidR="00AA4D4B">
          <w:rPr>
            <w:noProof/>
            <w:webHidden/>
          </w:rPr>
          <w:t>28</w:t>
        </w:r>
        <w:r w:rsidR="00AA4D4B">
          <w:rPr>
            <w:noProof/>
            <w:webHidden/>
          </w:rPr>
          <w:fldChar w:fldCharType="end"/>
        </w:r>
      </w:hyperlink>
    </w:p>
    <w:p w14:paraId="7B8F6176" w14:textId="644B3FCF"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03" w:history="1">
        <w:r w:rsidR="00AA4D4B" w:rsidRPr="00A22849">
          <w:rPr>
            <w:rStyle w:val="Hyperlink"/>
            <w:noProof/>
          </w:rPr>
          <w:t>Fig. 3.9 Procesul de extragere a caracteristicilor</w:t>
        </w:r>
        <w:r w:rsidR="00AA4D4B">
          <w:rPr>
            <w:noProof/>
            <w:webHidden/>
          </w:rPr>
          <w:tab/>
        </w:r>
        <w:r w:rsidR="00AA4D4B">
          <w:rPr>
            <w:noProof/>
            <w:webHidden/>
          </w:rPr>
          <w:fldChar w:fldCharType="begin"/>
        </w:r>
        <w:r w:rsidR="00AA4D4B">
          <w:rPr>
            <w:noProof/>
            <w:webHidden/>
          </w:rPr>
          <w:instrText xml:space="preserve"> PAGEREF _Toc133340303 \h </w:instrText>
        </w:r>
        <w:r w:rsidR="00AA4D4B">
          <w:rPr>
            <w:noProof/>
            <w:webHidden/>
          </w:rPr>
        </w:r>
        <w:r w:rsidR="00AA4D4B">
          <w:rPr>
            <w:noProof/>
            <w:webHidden/>
          </w:rPr>
          <w:fldChar w:fldCharType="separate"/>
        </w:r>
        <w:r w:rsidR="00AA4D4B">
          <w:rPr>
            <w:noProof/>
            <w:webHidden/>
          </w:rPr>
          <w:t>37</w:t>
        </w:r>
        <w:r w:rsidR="00AA4D4B">
          <w:rPr>
            <w:noProof/>
            <w:webHidden/>
          </w:rPr>
          <w:fldChar w:fldCharType="end"/>
        </w:r>
      </w:hyperlink>
    </w:p>
    <w:p w14:paraId="469AF8A8" w14:textId="0A0AA2D8"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04" w:history="1">
        <w:r w:rsidR="00AA4D4B" w:rsidRPr="00A22849">
          <w:rPr>
            <w:rStyle w:val="Hyperlink"/>
            <w:noProof/>
          </w:rPr>
          <w:t>Fig. 3.10 Scala Mel</w:t>
        </w:r>
        <w:r w:rsidR="00AA4D4B">
          <w:rPr>
            <w:noProof/>
            <w:webHidden/>
          </w:rPr>
          <w:tab/>
        </w:r>
        <w:r w:rsidR="00AA4D4B">
          <w:rPr>
            <w:noProof/>
            <w:webHidden/>
          </w:rPr>
          <w:fldChar w:fldCharType="begin"/>
        </w:r>
        <w:r w:rsidR="00AA4D4B">
          <w:rPr>
            <w:noProof/>
            <w:webHidden/>
          </w:rPr>
          <w:instrText xml:space="preserve"> PAGEREF _Toc133340304 \h </w:instrText>
        </w:r>
        <w:r w:rsidR="00AA4D4B">
          <w:rPr>
            <w:noProof/>
            <w:webHidden/>
          </w:rPr>
        </w:r>
        <w:r w:rsidR="00AA4D4B">
          <w:rPr>
            <w:noProof/>
            <w:webHidden/>
          </w:rPr>
          <w:fldChar w:fldCharType="separate"/>
        </w:r>
        <w:r w:rsidR="00AA4D4B">
          <w:rPr>
            <w:noProof/>
            <w:webHidden/>
          </w:rPr>
          <w:t>40</w:t>
        </w:r>
        <w:r w:rsidR="00AA4D4B">
          <w:rPr>
            <w:noProof/>
            <w:webHidden/>
          </w:rPr>
          <w:fldChar w:fldCharType="end"/>
        </w:r>
      </w:hyperlink>
    </w:p>
    <w:p w14:paraId="42422A8F" w14:textId="6C7672A6"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05" w:history="1">
        <w:r w:rsidR="00AA4D4B" w:rsidRPr="00A22849">
          <w:rPr>
            <w:rStyle w:val="Hyperlink"/>
            <w:noProof/>
          </w:rPr>
          <w:t>Fig. 3.11 Banc de filtre Mel</w:t>
        </w:r>
        <w:r w:rsidR="00AA4D4B">
          <w:rPr>
            <w:noProof/>
            <w:webHidden/>
          </w:rPr>
          <w:tab/>
        </w:r>
        <w:r w:rsidR="00AA4D4B">
          <w:rPr>
            <w:noProof/>
            <w:webHidden/>
          </w:rPr>
          <w:fldChar w:fldCharType="begin"/>
        </w:r>
        <w:r w:rsidR="00AA4D4B">
          <w:rPr>
            <w:noProof/>
            <w:webHidden/>
          </w:rPr>
          <w:instrText xml:space="preserve"> PAGEREF _Toc133340305 \h </w:instrText>
        </w:r>
        <w:r w:rsidR="00AA4D4B">
          <w:rPr>
            <w:noProof/>
            <w:webHidden/>
          </w:rPr>
        </w:r>
        <w:r w:rsidR="00AA4D4B">
          <w:rPr>
            <w:noProof/>
            <w:webHidden/>
          </w:rPr>
          <w:fldChar w:fldCharType="separate"/>
        </w:r>
        <w:r w:rsidR="00AA4D4B">
          <w:rPr>
            <w:noProof/>
            <w:webHidden/>
          </w:rPr>
          <w:t>40</w:t>
        </w:r>
        <w:r w:rsidR="00AA4D4B">
          <w:rPr>
            <w:noProof/>
            <w:webHidden/>
          </w:rPr>
          <w:fldChar w:fldCharType="end"/>
        </w:r>
      </w:hyperlink>
    </w:p>
    <w:p w14:paraId="7F678E81" w14:textId="3AD6E074"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06" w:history="1">
        <w:r w:rsidR="00AA4D4B" w:rsidRPr="00A22849">
          <w:rPr>
            <w:rStyle w:val="Hyperlink"/>
            <w:noProof/>
          </w:rPr>
          <w:t>Fig. 4.1 Raspberry Pi 4</w:t>
        </w:r>
        <w:r w:rsidR="00AA4D4B">
          <w:rPr>
            <w:noProof/>
            <w:webHidden/>
          </w:rPr>
          <w:tab/>
        </w:r>
        <w:r w:rsidR="00AA4D4B">
          <w:rPr>
            <w:noProof/>
            <w:webHidden/>
          </w:rPr>
          <w:fldChar w:fldCharType="begin"/>
        </w:r>
        <w:r w:rsidR="00AA4D4B">
          <w:rPr>
            <w:noProof/>
            <w:webHidden/>
          </w:rPr>
          <w:instrText xml:space="preserve"> PAGEREF _Toc133340306 \h </w:instrText>
        </w:r>
        <w:r w:rsidR="00AA4D4B">
          <w:rPr>
            <w:noProof/>
            <w:webHidden/>
          </w:rPr>
        </w:r>
        <w:r w:rsidR="00AA4D4B">
          <w:rPr>
            <w:noProof/>
            <w:webHidden/>
          </w:rPr>
          <w:fldChar w:fldCharType="separate"/>
        </w:r>
        <w:r w:rsidR="00AA4D4B">
          <w:rPr>
            <w:noProof/>
            <w:webHidden/>
          </w:rPr>
          <w:t>42</w:t>
        </w:r>
        <w:r w:rsidR="00AA4D4B">
          <w:rPr>
            <w:noProof/>
            <w:webHidden/>
          </w:rPr>
          <w:fldChar w:fldCharType="end"/>
        </w:r>
      </w:hyperlink>
    </w:p>
    <w:p w14:paraId="42D2F3E8" w14:textId="2877BFCA"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07" w:history="1">
        <w:r w:rsidR="00AA4D4B" w:rsidRPr="00A22849">
          <w:rPr>
            <w:rStyle w:val="Hyperlink"/>
            <w:noProof/>
          </w:rPr>
          <w:t>Fig. 4.2 Tabelul codurilor de culori standard ale rezistenței</w:t>
        </w:r>
        <w:r w:rsidR="00AA4D4B">
          <w:rPr>
            <w:noProof/>
            <w:webHidden/>
          </w:rPr>
          <w:tab/>
        </w:r>
        <w:r w:rsidR="00AA4D4B">
          <w:rPr>
            <w:noProof/>
            <w:webHidden/>
          </w:rPr>
          <w:fldChar w:fldCharType="begin"/>
        </w:r>
        <w:r w:rsidR="00AA4D4B">
          <w:rPr>
            <w:noProof/>
            <w:webHidden/>
          </w:rPr>
          <w:instrText xml:space="preserve"> PAGEREF _Toc133340307 \h </w:instrText>
        </w:r>
        <w:r w:rsidR="00AA4D4B">
          <w:rPr>
            <w:noProof/>
            <w:webHidden/>
          </w:rPr>
        </w:r>
        <w:r w:rsidR="00AA4D4B">
          <w:rPr>
            <w:noProof/>
            <w:webHidden/>
          </w:rPr>
          <w:fldChar w:fldCharType="separate"/>
        </w:r>
        <w:r w:rsidR="00AA4D4B">
          <w:rPr>
            <w:noProof/>
            <w:webHidden/>
          </w:rPr>
          <w:t>46</w:t>
        </w:r>
        <w:r w:rsidR="00AA4D4B">
          <w:rPr>
            <w:noProof/>
            <w:webHidden/>
          </w:rPr>
          <w:fldChar w:fldCharType="end"/>
        </w:r>
      </w:hyperlink>
    </w:p>
    <w:p w14:paraId="31E3EDAA" w14:textId="1D2F9CF5"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08" w:history="1">
        <w:r w:rsidR="00AA4D4B" w:rsidRPr="00A22849">
          <w:rPr>
            <w:rStyle w:val="Hyperlink"/>
            <w:noProof/>
          </w:rPr>
          <w:t>Fig. 5.1 Crearea listelor cu monstre și etichetele acestora</w:t>
        </w:r>
        <w:r w:rsidR="00AA4D4B">
          <w:rPr>
            <w:noProof/>
            <w:webHidden/>
          </w:rPr>
          <w:tab/>
        </w:r>
        <w:r w:rsidR="00AA4D4B">
          <w:rPr>
            <w:noProof/>
            <w:webHidden/>
          </w:rPr>
          <w:fldChar w:fldCharType="begin"/>
        </w:r>
        <w:r w:rsidR="00AA4D4B">
          <w:rPr>
            <w:noProof/>
            <w:webHidden/>
          </w:rPr>
          <w:instrText xml:space="preserve"> PAGEREF _Toc133340308 \h </w:instrText>
        </w:r>
        <w:r w:rsidR="00AA4D4B">
          <w:rPr>
            <w:noProof/>
            <w:webHidden/>
          </w:rPr>
        </w:r>
        <w:r w:rsidR="00AA4D4B">
          <w:rPr>
            <w:noProof/>
            <w:webHidden/>
          </w:rPr>
          <w:fldChar w:fldCharType="separate"/>
        </w:r>
        <w:r w:rsidR="00AA4D4B">
          <w:rPr>
            <w:noProof/>
            <w:webHidden/>
          </w:rPr>
          <w:t>51</w:t>
        </w:r>
        <w:r w:rsidR="00AA4D4B">
          <w:rPr>
            <w:noProof/>
            <w:webHidden/>
          </w:rPr>
          <w:fldChar w:fldCharType="end"/>
        </w:r>
      </w:hyperlink>
    </w:p>
    <w:p w14:paraId="10215932" w14:textId="669E749F"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09" w:history="1">
        <w:r w:rsidR="00AA4D4B" w:rsidRPr="00A22849">
          <w:rPr>
            <w:rStyle w:val="Hyperlink"/>
            <w:noProof/>
          </w:rPr>
          <w:t>Fig. 5.2 Funcția Hann</w:t>
        </w:r>
        <w:r w:rsidR="00AA4D4B">
          <w:rPr>
            <w:noProof/>
            <w:webHidden/>
          </w:rPr>
          <w:tab/>
        </w:r>
        <w:r w:rsidR="00AA4D4B">
          <w:rPr>
            <w:noProof/>
            <w:webHidden/>
          </w:rPr>
          <w:fldChar w:fldCharType="begin"/>
        </w:r>
        <w:r w:rsidR="00AA4D4B">
          <w:rPr>
            <w:noProof/>
            <w:webHidden/>
          </w:rPr>
          <w:instrText xml:space="preserve"> PAGEREF _Toc133340309 \h </w:instrText>
        </w:r>
        <w:r w:rsidR="00AA4D4B">
          <w:rPr>
            <w:noProof/>
            <w:webHidden/>
          </w:rPr>
        </w:r>
        <w:r w:rsidR="00AA4D4B">
          <w:rPr>
            <w:noProof/>
            <w:webHidden/>
          </w:rPr>
          <w:fldChar w:fldCharType="separate"/>
        </w:r>
        <w:r w:rsidR="00AA4D4B">
          <w:rPr>
            <w:noProof/>
            <w:webHidden/>
          </w:rPr>
          <w:t>53</w:t>
        </w:r>
        <w:r w:rsidR="00AA4D4B">
          <w:rPr>
            <w:noProof/>
            <w:webHidden/>
          </w:rPr>
          <w:fldChar w:fldCharType="end"/>
        </w:r>
      </w:hyperlink>
    </w:p>
    <w:p w14:paraId="6A677CBF" w14:textId="69A98492"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10" w:history="1">
        <w:r w:rsidR="00AA4D4B" w:rsidRPr="00A22849">
          <w:rPr>
            <w:rStyle w:val="Hyperlink"/>
            <w:noProof/>
          </w:rPr>
          <w:t>Fig. 5.3 Metoda calc_mfcc_delta</w:t>
        </w:r>
        <w:r w:rsidR="00AA4D4B">
          <w:rPr>
            <w:noProof/>
            <w:webHidden/>
          </w:rPr>
          <w:tab/>
        </w:r>
        <w:r w:rsidR="00AA4D4B">
          <w:rPr>
            <w:noProof/>
            <w:webHidden/>
          </w:rPr>
          <w:fldChar w:fldCharType="begin"/>
        </w:r>
        <w:r w:rsidR="00AA4D4B">
          <w:rPr>
            <w:noProof/>
            <w:webHidden/>
          </w:rPr>
          <w:instrText xml:space="preserve"> PAGEREF _Toc133340310 \h </w:instrText>
        </w:r>
        <w:r w:rsidR="00AA4D4B">
          <w:rPr>
            <w:noProof/>
            <w:webHidden/>
          </w:rPr>
        </w:r>
        <w:r w:rsidR="00AA4D4B">
          <w:rPr>
            <w:noProof/>
            <w:webHidden/>
          </w:rPr>
          <w:fldChar w:fldCharType="separate"/>
        </w:r>
        <w:r w:rsidR="00AA4D4B">
          <w:rPr>
            <w:noProof/>
            <w:webHidden/>
          </w:rPr>
          <w:t>54</w:t>
        </w:r>
        <w:r w:rsidR="00AA4D4B">
          <w:rPr>
            <w:noProof/>
            <w:webHidden/>
          </w:rPr>
          <w:fldChar w:fldCharType="end"/>
        </w:r>
      </w:hyperlink>
    </w:p>
    <w:p w14:paraId="1F29A453" w14:textId="6A86FD19"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11" w:history="1">
        <w:r w:rsidR="00AA4D4B" w:rsidRPr="00A22849">
          <w:rPr>
            <w:rStyle w:val="Hyperlink"/>
            <w:noProof/>
          </w:rPr>
          <w:t>Fig. 5.4 Definirea metodei extract_features</w:t>
        </w:r>
        <w:r w:rsidR="00AA4D4B">
          <w:rPr>
            <w:noProof/>
            <w:webHidden/>
          </w:rPr>
          <w:tab/>
        </w:r>
        <w:r w:rsidR="00AA4D4B">
          <w:rPr>
            <w:noProof/>
            <w:webHidden/>
          </w:rPr>
          <w:fldChar w:fldCharType="begin"/>
        </w:r>
        <w:r w:rsidR="00AA4D4B">
          <w:rPr>
            <w:noProof/>
            <w:webHidden/>
          </w:rPr>
          <w:instrText xml:space="preserve"> PAGEREF _Toc133340311 \h </w:instrText>
        </w:r>
        <w:r w:rsidR="00AA4D4B">
          <w:rPr>
            <w:noProof/>
            <w:webHidden/>
          </w:rPr>
        </w:r>
        <w:r w:rsidR="00AA4D4B">
          <w:rPr>
            <w:noProof/>
            <w:webHidden/>
          </w:rPr>
          <w:fldChar w:fldCharType="separate"/>
        </w:r>
        <w:r w:rsidR="00AA4D4B">
          <w:rPr>
            <w:noProof/>
            <w:webHidden/>
          </w:rPr>
          <w:t>56</w:t>
        </w:r>
        <w:r w:rsidR="00AA4D4B">
          <w:rPr>
            <w:noProof/>
            <w:webHidden/>
          </w:rPr>
          <w:fldChar w:fldCharType="end"/>
        </w:r>
      </w:hyperlink>
    </w:p>
    <w:p w14:paraId="1B91BE13" w14:textId="2E7DA75C"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12" w:history="1">
        <w:r w:rsidR="00AA4D4B" w:rsidRPr="00A22849">
          <w:rPr>
            <w:rStyle w:val="Hyperlink"/>
            <w:noProof/>
          </w:rPr>
          <w:t>Fig. 5.5 Înlocuirea etichetelor pentru organizarea categoriilor</w:t>
        </w:r>
        <w:r w:rsidR="00AA4D4B">
          <w:rPr>
            <w:noProof/>
            <w:webHidden/>
          </w:rPr>
          <w:tab/>
        </w:r>
        <w:r w:rsidR="00AA4D4B">
          <w:rPr>
            <w:noProof/>
            <w:webHidden/>
          </w:rPr>
          <w:fldChar w:fldCharType="begin"/>
        </w:r>
        <w:r w:rsidR="00AA4D4B">
          <w:rPr>
            <w:noProof/>
            <w:webHidden/>
          </w:rPr>
          <w:instrText xml:space="preserve"> PAGEREF _Toc133340312 \h </w:instrText>
        </w:r>
        <w:r w:rsidR="00AA4D4B">
          <w:rPr>
            <w:noProof/>
            <w:webHidden/>
          </w:rPr>
        </w:r>
        <w:r w:rsidR="00AA4D4B">
          <w:rPr>
            <w:noProof/>
            <w:webHidden/>
          </w:rPr>
          <w:fldChar w:fldCharType="separate"/>
        </w:r>
        <w:r w:rsidR="00AA4D4B">
          <w:rPr>
            <w:noProof/>
            <w:webHidden/>
          </w:rPr>
          <w:t>57</w:t>
        </w:r>
        <w:r w:rsidR="00AA4D4B">
          <w:rPr>
            <w:noProof/>
            <w:webHidden/>
          </w:rPr>
          <w:fldChar w:fldCharType="end"/>
        </w:r>
      </w:hyperlink>
    </w:p>
    <w:p w14:paraId="4135A20A" w14:textId="25DB385B"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13" w:history="1">
        <w:r w:rsidR="00AA4D4B" w:rsidRPr="00A22849">
          <w:rPr>
            <w:rStyle w:val="Hyperlink"/>
            <w:noProof/>
          </w:rPr>
          <w:t>Fig. 5.6 Redimensionarea tensorilor din 3D în 4D</w:t>
        </w:r>
        <w:r w:rsidR="00AA4D4B">
          <w:rPr>
            <w:noProof/>
            <w:webHidden/>
          </w:rPr>
          <w:tab/>
        </w:r>
        <w:r w:rsidR="00AA4D4B">
          <w:rPr>
            <w:noProof/>
            <w:webHidden/>
          </w:rPr>
          <w:fldChar w:fldCharType="begin"/>
        </w:r>
        <w:r w:rsidR="00AA4D4B">
          <w:rPr>
            <w:noProof/>
            <w:webHidden/>
          </w:rPr>
          <w:instrText xml:space="preserve"> PAGEREF _Toc133340313 \h </w:instrText>
        </w:r>
        <w:r w:rsidR="00AA4D4B">
          <w:rPr>
            <w:noProof/>
            <w:webHidden/>
          </w:rPr>
        </w:r>
        <w:r w:rsidR="00AA4D4B">
          <w:rPr>
            <w:noProof/>
            <w:webHidden/>
          </w:rPr>
          <w:fldChar w:fldCharType="separate"/>
        </w:r>
        <w:r w:rsidR="00AA4D4B">
          <w:rPr>
            <w:noProof/>
            <w:webHidden/>
          </w:rPr>
          <w:t>58</w:t>
        </w:r>
        <w:r w:rsidR="00AA4D4B">
          <w:rPr>
            <w:noProof/>
            <w:webHidden/>
          </w:rPr>
          <w:fldChar w:fldCharType="end"/>
        </w:r>
      </w:hyperlink>
    </w:p>
    <w:p w14:paraId="419629E2" w14:textId="75FE9F42"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14" w:history="1">
        <w:r w:rsidR="00AA4D4B" w:rsidRPr="00A22849">
          <w:rPr>
            <w:rStyle w:val="Hyperlink"/>
            <w:noProof/>
          </w:rPr>
          <w:t>Fig. 5.7 Conversia etichetelor din numere întregi în vectori binari</w:t>
        </w:r>
        <w:r w:rsidR="00AA4D4B">
          <w:rPr>
            <w:noProof/>
            <w:webHidden/>
          </w:rPr>
          <w:tab/>
        </w:r>
        <w:r w:rsidR="00AA4D4B">
          <w:rPr>
            <w:noProof/>
            <w:webHidden/>
          </w:rPr>
          <w:fldChar w:fldCharType="begin"/>
        </w:r>
        <w:r w:rsidR="00AA4D4B">
          <w:rPr>
            <w:noProof/>
            <w:webHidden/>
          </w:rPr>
          <w:instrText xml:space="preserve"> PAGEREF _Toc133340314 \h </w:instrText>
        </w:r>
        <w:r w:rsidR="00AA4D4B">
          <w:rPr>
            <w:noProof/>
            <w:webHidden/>
          </w:rPr>
        </w:r>
        <w:r w:rsidR="00AA4D4B">
          <w:rPr>
            <w:noProof/>
            <w:webHidden/>
          </w:rPr>
          <w:fldChar w:fldCharType="separate"/>
        </w:r>
        <w:r w:rsidR="00AA4D4B">
          <w:rPr>
            <w:noProof/>
            <w:webHidden/>
          </w:rPr>
          <w:t>59</w:t>
        </w:r>
        <w:r w:rsidR="00AA4D4B">
          <w:rPr>
            <w:noProof/>
            <w:webHidden/>
          </w:rPr>
          <w:fldChar w:fldCharType="end"/>
        </w:r>
      </w:hyperlink>
    </w:p>
    <w:p w14:paraId="38D18B2F" w14:textId="7821E97E"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15" w:history="1">
        <w:r w:rsidR="00AA4D4B" w:rsidRPr="00A22849">
          <w:rPr>
            <w:rStyle w:val="Hyperlink"/>
            <w:noProof/>
          </w:rPr>
          <w:t>Fig. 5.8 Conversia modelului din Tensorflow în TensorflowLite</w:t>
        </w:r>
        <w:r w:rsidR="00AA4D4B">
          <w:rPr>
            <w:noProof/>
            <w:webHidden/>
          </w:rPr>
          <w:tab/>
        </w:r>
        <w:r w:rsidR="00AA4D4B">
          <w:rPr>
            <w:noProof/>
            <w:webHidden/>
          </w:rPr>
          <w:fldChar w:fldCharType="begin"/>
        </w:r>
        <w:r w:rsidR="00AA4D4B">
          <w:rPr>
            <w:noProof/>
            <w:webHidden/>
          </w:rPr>
          <w:instrText xml:space="preserve"> PAGEREF _Toc133340315 \h </w:instrText>
        </w:r>
        <w:r w:rsidR="00AA4D4B">
          <w:rPr>
            <w:noProof/>
            <w:webHidden/>
          </w:rPr>
        </w:r>
        <w:r w:rsidR="00AA4D4B">
          <w:rPr>
            <w:noProof/>
            <w:webHidden/>
          </w:rPr>
          <w:fldChar w:fldCharType="separate"/>
        </w:r>
        <w:r w:rsidR="00AA4D4B">
          <w:rPr>
            <w:noProof/>
            <w:webHidden/>
          </w:rPr>
          <w:t>61</w:t>
        </w:r>
        <w:r w:rsidR="00AA4D4B">
          <w:rPr>
            <w:noProof/>
            <w:webHidden/>
          </w:rPr>
          <w:fldChar w:fldCharType="end"/>
        </w:r>
      </w:hyperlink>
    </w:p>
    <w:p w14:paraId="59D559DF" w14:textId="0A6A7678"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16" w:history="1">
        <w:r w:rsidR="00AA4D4B" w:rsidRPr="00A22849">
          <w:rPr>
            <w:rStyle w:val="Hyperlink"/>
            <w:noProof/>
          </w:rPr>
          <w:t>Fig. 5.9 Parametri preliminari</w:t>
        </w:r>
        <w:r w:rsidR="00AA4D4B">
          <w:rPr>
            <w:noProof/>
            <w:webHidden/>
          </w:rPr>
          <w:tab/>
        </w:r>
        <w:r w:rsidR="00AA4D4B">
          <w:rPr>
            <w:noProof/>
            <w:webHidden/>
          </w:rPr>
          <w:fldChar w:fldCharType="begin"/>
        </w:r>
        <w:r w:rsidR="00AA4D4B">
          <w:rPr>
            <w:noProof/>
            <w:webHidden/>
          </w:rPr>
          <w:instrText xml:space="preserve"> PAGEREF _Toc133340316 \h </w:instrText>
        </w:r>
        <w:r w:rsidR="00AA4D4B">
          <w:rPr>
            <w:noProof/>
            <w:webHidden/>
          </w:rPr>
        </w:r>
        <w:r w:rsidR="00AA4D4B">
          <w:rPr>
            <w:noProof/>
            <w:webHidden/>
          </w:rPr>
          <w:fldChar w:fldCharType="separate"/>
        </w:r>
        <w:r w:rsidR="00AA4D4B">
          <w:rPr>
            <w:noProof/>
            <w:webHidden/>
          </w:rPr>
          <w:t>62</w:t>
        </w:r>
        <w:r w:rsidR="00AA4D4B">
          <w:rPr>
            <w:noProof/>
            <w:webHidden/>
          </w:rPr>
          <w:fldChar w:fldCharType="end"/>
        </w:r>
      </w:hyperlink>
    </w:p>
    <w:p w14:paraId="68E5AB02" w14:textId="5E5CE93F"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17" w:history="1">
        <w:r w:rsidR="00AA4D4B" w:rsidRPr="00A22849">
          <w:rPr>
            <w:rStyle w:val="Hyperlink"/>
            <w:noProof/>
          </w:rPr>
          <w:t>Fig. 5.10 Confiugurare buffer și model interpretor</w:t>
        </w:r>
        <w:r w:rsidR="00AA4D4B">
          <w:rPr>
            <w:noProof/>
            <w:webHidden/>
          </w:rPr>
          <w:tab/>
        </w:r>
        <w:r w:rsidR="00AA4D4B">
          <w:rPr>
            <w:noProof/>
            <w:webHidden/>
          </w:rPr>
          <w:fldChar w:fldCharType="begin"/>
        </w:r>
        <w:r w:rsidR="00AA4D4B">
          <w:rPr>
            <w:noProof/>
            <w:webHidden/>
          </w:rPr>
          <w:instrText xml:space="preserve"> PAGEREF _Toc133340317 \h </w:instrText>
        </w:r>
        <w:r w:rsidR="00AA4D4B">
          <w:rPr>
            <w:noProof/>
            <w:webHidden/>
          </w:rPr>
        </w:r>
        <w:r w:rsidR="00AA4D4B">
          <w:rPr>
            <w:noProof/>
            <w:webHidden/>
          </w:rPr>
          <w:fldChar w:fldCharType="separate"/>
        </w:r>
        <w:r w:rsidR="00AA4D4B">
          <w:rPr>
            <w:noProof/>
            <w:webHidden/>
          </w:rPr>
          <w:t>63</w:t>
        </w:r>
        <w:r w:rsidR="00AA4D4B">
          <w:rPr>
            <w:noProof/>
            <w:webHidden/>
          </w:rPr>
          <w:fldChar w:fldCharType="end"/>
        </w:r>
      </w:hyperlink>
    </w:p>
    <w:p w14:paraId="4DDE5440" w14:textId="399A11E0"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18" w:history="1">
        <w:r w:rsidR="00AA4D4B" w:rsidRPr="00A22849">
          <w:rPr>
            <w:rStyle w:val="Hyperlink"/>
            <w:noProof/>
          </w:rPr>
          <w:t>Fig. 5.11 Funția decimate</w:t>
        </w:r>
        <w:r w:rsidR="00AA4D4B">
          <w:rPr>
            <w:noProof/>
            <w:webHidden/>
          </w:rPr>
          <w:tab/>
        </w:r>
        <w:r w:rsidR="00AA4D4B">
          <w:rPr>
            <w:noProof/>
            <w:webHidden/>
          </w:rPr>
          <w:fldChar w:fldCharType="begin"/>
        </w:r>
        <w:r w:rsidR="00AA4D4B">
          <w:rPr>
            <w:noProof/>
            <w:webHidden/>
          </w:rPr>
          <w:instrText xml:space="preserve"> PAGEREF _Toc133340318 \h </w:instrText>
        </w:r>
        <w:r w:rsidR="00AA4D4B">
          <w:rPr>
            <w:noProof/>
            <w:webHidden/>
          </w:rPr>
        </w:r>
        <w:r w:rsidR="00AA4D4B">
          <w:rPr>
            <w:noProof/>
            <w:webHidden/>
          </w:rPr>
          <w:fldChar w:fldCharType="separate"/>
        </w:r>
        <w:r w:rsidR="00AA4D4B">
          <w:rPr>
            <w:noProof/>
            <w:webHidden/>
          </w:rPr>
          <w:t>63</w:t>
        </w:r>
        <w:r w:rsidR="00AA4D4B">
          <w:rPr>
            <w:noProof/>
            <w:webHidden/>
          </w:rPr>
          <w:fldChar w:fldCharType="end"/>
        </w:r>
      </w:hyperlink>
    </w:p>
    <w:p w14:paraId="655303FF" w14:textId="32FABC94"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19" w:history="1">
        <w:r w:rsidR="00AA4D4B" w:rsidRPr="00A22849">
          <w:rPr>
            <w:rStyle w:val="Hyperlink"/>
            <w:noProof/>
          </w:rPr>
          <w:t>Fig. 5.12 Prima parte a funcției sd_callback</w:t>
        </w:r>
        <w:r w:rsidR="00AA4D4B">
          <w:rPr>
            <w:noProof/>
            <w:webHidden/>
          </w:rPr>
          <w:tab/>
        </w:r>
        <w:r w:rsidR="00AA4D4B">
          <w:rPr>
            <w:noProof/>
            <w:webHidden/>
          </w:rPr>
          <w:fldChar w:fldCharType="begin"/>
        </w:r>
        <w:r w:rsidR="00AA4D4B">
          <w:rPr>
            <w:noProof/>
            <w:webHidden/>
          </w:rPr>
          <w:instrText xml:space="preserve"> PAGEREF _Toc133340319 \h </w:instrText>
        </w:r>
        <w:r w:rsidR="00AA4D4B">
          <w:rPr>
            <w:noProof/>
            <w:webHidden/>
          </w:rPr>
        </w:r>
        <w:r w:rsidR="00AA4D4B">
          <w:rPr>
            <w:noProof/>
            <w:webHidden/>
          </w:rPr>
          <w:fldChar w:fldCharType="separate"/>
        </w:r>
        <w:r w:rsidR="00AA4D4B">
          <w:rPr>
            <w:noProof/>
            <w:webHidden/>
          </w:rPr>
          <w:t>65</w:t>
        </w:r>
        <w:r w:rsidR="00AA4D4B">
          <w:rPr>
            <w:noProof/>
            <w:webHidden/>
          </w:rPr>
          <w:fldChar w:fldCharType="end"/>
        </w:r>
      </w:hyperlink>
    </w:p>
    <w:p w14:paraId="3CCD4B4B" w14:textId="6AC1F577"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20" w:history="1">
        <w:r w:rsidR="00AA4D4B" w:rsidRPr="00A22849">
          <w:rPr>
            <w:rStyle w:val="Hyperlink"/>
            <w:noProof/>
          </w:rPr>
          <w:t>Fig. 5.13 A doua parte a funției sd_callback</w:t>
        </w:r>
        <w:r w:rsidR="00AA4D4B">
          <w:rPr>
            <w:noProof/>
            <w:webHidden/>
          </w:rPr>
          <w:tab/>
        </w:r>
        <w:r w:rsidR="00AA4D4B">
          <w:rPr>
            <w:noProof/>
            <w:webHidden/>
          </w:rPr>
          <w:fldChar w:fldCharType="begin"/>
        </w:r>
        <w:r w:rsidR="00AA4D4B">
          <w:rPr>
            <w:noProof/>
            <w:webHidden/>
          </w:rPr>
          <w:instrText xml:space="preserve"> PAGEREF _Toc133340320 \h </w:instrText>
        </w:r>
        <w:r w:rsidR="00AA4D4B">
          <w:rPr>
            <w:noProof/>
            <w:webHidden/>
          </w:rPr>
        </w:r>
        <w:r w:rsidR="00AA4D4B">
          <w:rPr>
            <w:noProof/>
            <w:webHidden/>
          </w:rPr>
          <w:fldChar w:fldCharType="separate"/>
        </w:r>
        <w:r w:rsidR="00AA4D4B">
          <w:rPr>
            <w:noProof/>
            <w:webHidden/>
          </w:rPr>
          <w:t>66</w:t>
        </w:r>
        <w:r w:rsidR="00AA4D4B">
          <w:rPr>
            <w:noProof/>
            <w:webHidden/>
          </w:rPr>
          <w:fldChar w:fldCharType="end"/>
        </w:r>
      </w:hyperlink>
    </w:p>
    <w:p w14:paraId="2ACE472D" w14:textId="4F68273E"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21" w:history="1">
        <w:r w:rsidR="00AA4D4B" w:rsidRPr="00A22849">
          <w:rPr>
            <w:rStyle w:val="Hyperlink"/>
            <w:noProof/>
          </w:rPr>
          <w:t>Fig. 6.1 Raspberry Pi Imager - Advanced Options</w:t>
        </w:r>
        <w:r w:rsidR="00AA4D4B">
          <w:rPr>
            <w:noProof/>
            <w:webHidden/>
          </w:rPr>
          <w:tab/>
        </w:r>
        <w:r w:rsidR="00AA4D4B">
          <w:rPr>
            <w:noProof/>
            <w:webHidden/>
          </w:rPr>
          <w:fldChar w:fldCharType="begin"/>
        </w:r>
        <w:r w:rsidR="00AA4D4B">
          <w:rPr>
            <w:noProof/>
            <w:webHidden/>
          </w:rPr>
          <w:instrText xml:space="preserve"> PAGEREF _Toc133340321 \h </w:instrText>
        </w:r>
        <w:r w:rsidR="00AA4D4B">
          <w:rPr>
            <w:noProof/>
            <w:webHidden/>
          </w:rPr>
        </w:r>
        <w:r w:rsidR="00AA4D4B">
          <w:rPr>
            <w:noProof/>
            <w:webHidden/>
          </w:rPr>
          <w:fldChar w:fldCharType="separate"/>
        </w:r>
        <w:r w:rsidR="00AA4D4B">
          <w:rPr>
            <w:noProof/>
            <w:webHidden/>
          </w:rPr>
          <w:t>69</w:t>
        </w:r>
        <w:r w:rsidR="00AA4D4B">
          <w:rPr>
            <w:noProof/>
            <w:webHidden/>
          </w:rPr>
          <w:fldChar w:fldCharType="end"/>
        </w:r>
      </w:hyperlink>
    </w:p>
    <w:p w14:paraId="468D5566" w14:textId="772940CE"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22" w:history="1">
        <w:r w:rsidR="00AA4D4B" w:rsidRPr="00A22849">
          <w:rPr>
            <w:rStyle w:val="Hyperlink"/>
            <w:noProof/>
          </w:rPr>
          <w:t>Fig. 6.2 Putty - conectarea la Raspberry Pi 4</w:t>
        </w:r>
        <w:r w:rsidR="00AA4D4B">
          <w:rPr>
            <w:noProof/>
            <w:webHidden/>
          </w:rPr>
          <w:tab/>
        </w:r>
        <w:r w:rsidR="00AA4D4B">
          <w:rPr>
            <w:noProof/>
            <w:webHidden/>
          </w:rPr>
          <w:fldChar w:fldCharType="begin"/>
        </w:r>
        <w:r w:rsidR="00AA4D4B">
          <w:rPr>
            <w:noProof/>
            <w:webHidden/>
          </w:rPr>
          <w:instrText xml:space="preserve"> PAGEREF _Toc133340322 \h </w:instrText>
        </w:r>
        <w:r w:rsidR="00AA4D4B">
          <w:rPr>
            <w:noProof/>
            <w:webHidden/>
          </w:rPr>
        </w:r>
        <w:r w:rsidR="00AA4D4B">
          <w:rPr>
            <w:noProof/>
            <w:webHidden/>
          </w:rPr>
          <w:fldChar w:fldCharType="separate"/>
        </w:r>
        <w:r w:rsidR="00AA4D4B">
          <w:rPr>
            <w:noProof/>
            <w:webHidden/>
          </w:rPr>
          <w:t>70</w:t>
        </w:r>
        <w:r w:rsidR="00AA4D4B">
          <w:rPr>
            <w:noProof/>
            <w:webHidden/>
          </w:rPr>
          <w:fldChar w:fldCharType="end"/>
        </w:r>
      </w:hyperlink>
    </w:p>
    <w:p w14:paraId="371211E8" w14:textId="70A09AD8"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23" w:history="1">
        <w:r w:rsidR="00AA4D4B" w:rsidRPr="00A22849">
          <w:rPr>
            <w:rStyle w:val="Hyperlink"/>
            <w:noProof/>
          </w:rPr>
          <w:t>Fig. 7.1 Parametrii de antrenament model</w:t>
        </w:r>
        <w:r w:rsidR="00AA4D4B">
          <w:rPr>
            <w:noProof/>
            <w:webHidden/>
          </w:rPr>
          <w:tab/>
        </w:r>
        <w:r w:rsidR="00AA4D4B">
          <w:rPr>
            <w:noProof/>
            <w:webHidden/>
          </w:rPr>
          <w:fldChar w:fldCharType="begin"/>
        </w:r>
        <w:r w:rsidR="00AA4D4B">
          <w:rPr>
            <w:noProof/>
            <w:webHidden/>
          </w:rPr>
          <w:instrText xml:space="preserve"> PAGEREF _Toc133340323 \h </w:instrText>
        </w:r>
        <w:r w:rsidR="00AA4D4B">
          <w:rPr>
            <w:noProof/>
            <w:webHidden/>
          </w:rPr>
        </w:r>
        <w:r w:rsidR="00AA4D4B">
          <w:rPr>
            <w:noProof/>
            <w:webHidden/>
          </w:rPr>
          <w:fldChar w:fldCharType="separate"/>
        </w:r>
        <w:r w:rsidR="00AA4D4B">
          <w:rPr>
            <w:noProof/>
            <w:webHidden/>
          </w:rPr>
          <w:t>72</w:t>
        </w:r>
        <w:r w:rsidR="00AA4D4B">
          <w:rPr>
            <w:noProof/>
            <w:webHidden/>
          </w:rPr>
          <w:fldChar w:fldCharType="end"/>
        </w:r>
      </w:hyperlink>
    </w:p>
    <w:p w14:paraId="4B45C1AE" w14:textId="2632EFA5"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24" w:history="1">
        <w:r w:rsidR="00AA4D4B" w:rsidRPr="00A22849">
          <w:rPr>
            <w:rStyle w:val="Hyperlink"/>
            <w:noProof/>
          </w:rPr>
          <w:t>Fig. 7.2 Antrenarea modelului și validarea sa</w:t>
        </w:r>
        <w:r w:rsidR="00AA4D4B">
          <w:rPr>
            <w:noProof/>
            <w:webHidden/>
          </w:rPr>
          <w:tab/>
        </w:r>
        <w:r w:rsidR="00AA4D4B">
          <w:rPr>
            <w:noProof/>
            <w:webHidden/>
          </w:rPr>
          <w:fldChar w:fldCharType="begin"/>
        </w:r>
        <w:r w:rsidR="00AA4D4B">
          <w:rPr>
            <w:noProof/>
            <w:webHidden/>
          </w:rPr>
          <w:instrText xml:space="preserve"> PAGEREF _Toc133340324 \h </w:instrText>
        </w:r>
        <w:r w:rsidR="00AA4D4B">
          <w:rPr>
            <w:noProof/>
            <w:webHidden/>
          </w:rPr>
        </w:r>
        <w:r w:rsidR="00AA4D4B">
          <w:rPr>
            <w:noProof/>
            <w:webHidden/>
          </w:rPr>
          <w:fldChar w:fldCharType="separate"/>
        </w:r>
        <w:r w:rsidR="00AA4D4B">
          <w:rPr>
            <w:noProof/>
            <w:webHidden/>
          </w:rPr>
          <w:t>73</w:t>
        </w:r>
        <w:r w:rsidR="00AA4D4B">
          <w:rPr>
            <w:noProof/>
            <w:webHidden/>
          </w:rPr>
          <w:fldChar w:fldCharType="end"/>
        </w:r>
      </w:hyperlink>
    </w:p>
    <w:p w14:paraId="4E24063A" w14:textId="7F7871B4"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25" w:history="1">
        <w:r w:rsidR="00AA4D4B" w:rsidRPr="00A22849">
          <w:rPr>
            <w:rStyle w:val="Hyperlink"/>
            <w:noProof/>
          </w:rPr>
          <w:t>Fig. 10.1 Diagrama de activitate a sistemului</w:t>
        </w:r>
        <w:r w:rsidR="00AA4D4B">
          <w:rPr>
            <w:noProof/>
            <w:webHidden/>
          </w:rPr>
          <w:tab/>
        </w:r>
        <w:r w:rsidR="00AA4D4B">
          <w:rPr>
            <w:noProof/>
            <w:webHidden/>
          </w:rPr>
          <w:fldChar w:fldCharType="begin"/>
        </w:r>
        <w:r w:rsidR="00AA4D4B">
          <w:rPr>
            <w:noProof/>
            <w:webHidden/>
          </w:rPr>
          <w:instrText xml:space="preserve"> PAGEREF _Toc133340325 \h </w:instrText>
        </w:r>
        <w:r w:rsidR="00AA4D4B">
          <w:rPr>
            <w:noProof/>
            <w:webHidden/>
          </w:rPr>
        </w:r>
        <w:r w:rsidR="00AA4D4B">
          <w:rPr>
            <w:noProof/>
            <w:webHidden/>
          </w:rPr>
          <w:fldChar w:fldCharType="separate"/>
        </w:r>
        <w:r w:rsidR="00AA4D4B">
          <w:rPr>
            <w:noProof/>
            <w:webHidden/>
          </w:rPr>
          <w:t>78</w:t>
        </w:r>
        <w:r w:rsidR="00AA4D4B">
          <w:rPr>
            <w:noProof/>
            <w:webHidden/>
          </w:rPr>
          <w:fldChar w:fldCharType="end"/>
        </w:r>
      </w:hyperlink>
    </w:p>
    <w:p w14:paraId="570FCCFD" w14:textId="164FAE70"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26" w:history="1">
        <w:r w:rsidR="00AA4D4B" w:rsidRPr="00A22849">
          <w:rPr>
            <w:rStyle w:val="Hyperlink"/>
            <w:noProof/>
          </w:rPr>
          <w:t>Fig. 10.2 Diagrama cazurilor de secvență</w:t>
        </w:r>
        <w:r w:rsidR="00AA4D4B">
          <w:rPr>
            <w:noProof/>
            <w:webHidden/>
          </w:rPr>
          <w:tab/>
        </w:r>
        <w:r w:rsidR="00AA4D4B">
          <w:rPr>
            <w:noProof/>
            <w:webHidden/>
          </w:rPr>
          <w:fldChar w:fldCharType="begin"/>
        </w:r>
        <w:r w:rsidR="00AA4D4B">
          <w:rPr>
            <w:noProof/>
            <w:webHidden/>
          </w:rPr>
          <w:instrText xml:space="preserve"> PAGEREF _Toc133340326 \h </w:instrText>
        </w:r>
        <w:r w:rsidR="00AA4D4B">
          <w:rPr>
            <w:noProof/>
            <w:webHidden/>
          </w:rPr>
        </w:r>
        <w:r w:rsidR="00AA4D4B">
          <w:rPr>
            <w:noProof/>
            <w:webHidden/>
          </w:rPr>
          <w:fldChar w:fldCharType="separate"/>
        </w:r>
        <w:r w:rsidR="00AA4D4B">
          <w:rPr>
            <w:noProof/>
            <w:webHidden/>
          </w:rPr>
          <w:t>79</w:t>
        </w:r>
        <w:r w:rsidR="00AA4D4B">
          <w:rPr>
            <w:noProof/>
            <w:webHidden/>
          </w:rPr>
          <w:fldChar w:fldCharType="end"/>
        </w:r>
      </w:hyperlink>
    </w:p>
    <w:p w14:paraId="4F325902" w14:textId="1437F1A9" w:rsidR="00B353E4" w:rsidRPr="00FC7243" w:rsidRDefault="00AA4D4B" w:rsidP="00B353E4">
      <w:r>
        <w:fldChar w:fldCharType="end"/>
      </w:r>
    </w:p>
    <w:p w14:paraId="58EE5B01" w14:textId="5DA3CDD2" w:rsidR="00B353E4" w:rsidRDefault="00B353E4" w:rsidP="00B353E4">
      <w:pPr>
        <w:pStyle w:val="Style1"/>
      </w:pPr>
    </w:p>
    <w:p w14:paraId="701BCFEC" w14:textId="77777777" w:rsidR="00140B07" w:rsidRDefault="00140B07" w:rsidP="00B353E4">
      <w:pPr>
        <w:pStyle w:val="Style1"/>
      </w:pPr>
    </w:p>
    <w:p w14:paraId="4B260E87" w14:textId="77777777" w:rsidR="00B353E4" w:rsidRPr="003162ED" w:rsidRDefault="00B353E4" w:rsidP="00B353E4">
      <w:pPr>
        <w:pStyle w:val="Style1"/>
      </w:pPr>
      <w:r w:rsidRPr="003162ED">
        <w:t>LISTĂ DE TABELE</w:t>
      </w:r>
    </w:p>
    <w:p w14:paraId="320E1FE6" w14:textId="36D76534" w:rsidR="00AA4D4B" w:rsidRDefault="00AA4D4B">
      <w:pPr>
        <w:pStyle w:val="Tabeldefiguri"/>
        <w:tabs>
          <w:tab w:val="right" w:leader="dot" w:pos="9350"/>
        </w:tabs>
        <w:rPr>
          <w:rFonts w:asciiTheme="minorHAnsi" w:eastAsiaTheme="minorEastAsia" w:hAnsiTheme="minorHAnsi" w:cstheme="minorBidi"/>
          <w:noProof/>
          <w:sz w:val="22"/>
          <w:szCs w:val="22"/>
          <w:lang w:eastAsia="ro-RO"/>
        </w:rPr>
      </w:pPr>
      <w:r>
        <w:rPr>
          <w:i/>
          <w:iCs/>
        </w:rPr>
        <w:fldChar w:fldCharType="begin"/>
      </w:r>
      <w:r>
        <w:rPr>
          <w:i/>
          <w:iCs/>
        </w:rPr>
        <w:instrText xml:space="preserve"> TOC \h \z \c "Tabel" </w:instrText>
      </w:r>
      <w:r>
        <w:rPr>
          <w:i/>
          <w:iCs/>
        </w:rPr>
        <w:fldChar w:fldCharType="separate"/>
      </w:r>
      <w:hyperlink w:anchor="_Toc133340336" w:history="1">
        <w:r w:rsidRPr="002728FF">
          <w:rPr>
            <w:rStyle w:val="Hyperlink"/>
            <w:noProof/>
          </w:rPr>
          <w:t>Tabel 1 Diferite configurații VGG</w:t>
        </w:r>
        <w:r>
          <w:rPr>
            <w:noProof/>
            <w:webHidden/>
          </w:rPr>
          <w:tab/>
        </w:r>
        <w:r>
          <w:rPr>
            <w:noProof/>
            <w:webHidden/>
          </w:rPr>
          <w:fldChar w:fldCharType="begin"/>
        </w:r>
        <w:r>
          <w:rPr>
            <w:noProof/>
            <w:webHidden/>
          </w:rPr>
          <w:instrText xml:space="preserve"> PAGEREF _Toc133340336 \h </w:instrText>
        </w:r>
        <w:r>
          <w:rPr>
            <w:noProof/>
            <w:webHidden/>
          </w:rPr>
        </w:r>
        <w:r>
          <w:rPr>
            <w:noProof/>
            <w:webHidden/>
          </w:rPr>
          <w:fldChar w:fldCharType="separate"/>
        </w:r>
        <w:r>
          <w:rPr>
            <w:noProof/>
            <w:webHidden/>
          </w:rPr>
          <w:t>30</w:t>
        </w:r>
        <w:r>
          <w:rPr>
            <w:noProof/>
            <w:webHidden/>
          </w:rPr>
          <w:fldChar w:fldCharType="end"/>
        </w:r>
      </w:hyperlink>
    </w:p>
    <w:p w14:paraId="62EA9883" w14:textId="36135FD7"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37" w:history="1">
        <w:r w:rsidR="00AA4D4B" w:rsidRPr="002728FF">
          <w:rPr>
            <w:rStyle w:val="Hyperlink"/>
            <w:noProof/>
          </w:rPr>
          <w:t>Tabel 2 Dimensiuni arhitecturale AlexNet</w:t>
        </w:r>
        <w:r w:rsidR="00AA4D4B">
          <w:rPr>
            <w:noProof/>
            <w:webHidden/>
          </w:rPr>
          <w:tab/>
        </w:r>
        <w:r w:rsidR="00AA4D4B">
          <w:rPr>
            <w:noProof/>
            <w:webHidden/>
          </w:rPr>
          <w:fldChar w:fldCharType="begin"/>
        </w:r>
        <w:r w:rsidR="00AA4D4B">
          <w:rPr>
            <w:noProof/>
            <w:webHidden/>
          </w:rPr>
          <w:instrText xml:space="preserve"> PAGEREF _Toc133340337 \h </w:instrText>
        </w:r>
        <w:r w:rsidR="00AA4D4B">
          <w:rPr>
            <w:noProof/>
            <w:webHidden/>
          </w:rPr>
        </w:r>
        <w:r w:rsidR="00AA4D4B">
          <w:rPr>
            <w:noProof/>
            <w:webHidden/>
          </w:rPr>
          <w:fldChar w:fldCharType="separate"/>
        </w:r>
        <w:r w:rsidR="00AA4D4B">
          <w:rPr>
            <w:noProof/>
            <w:webHidden/>
          </w:rPr>
          <w:t>32</w:t>
        </w:r>
        <w:r w:rsidR="00AA4D4B">
          <w:rPr>
            <w:noProof/>
            <w:webHidden/>
          </w:rPr>
          <w:fldChar w:fldCharType="end"/>
        </w:r>
      </w:hyperlink>
    </w:p>
    <w:p w14:paraId="5CE9D140" w14:textId="530D1511"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38" w:history="1">
        <w:r w:rsidR="00AA4D4B" w:rsidRPr="002728FF">
          <w:rPr>
            <w:rStyle w:val="Hyperlink"/>
            <w:noProof/>
          </w:rPr>
          <w:t>Tabel 3 Dimensiuni arhitecturale SqueezeNet</w:t>
        </w:r>
        <w:r w:rsidR="00AA4D4B">
          <w:rPr>
            <w:noProof/>
            <w:webHidden/>
          </w:rPr>
          <w:tab/>
        </w:r>
        <w:r w:rsidR="00AA4D4B">
          <w:rPr>
            <w:noProof/>
            <w:webHidden/>
          </w:rPr>
          <w:fldChar w:fldCharType="begin"/>
        </w:r>
        <w:r w:rsidR="00AA4D4B">
          <w:rPr>
            <w:noProof/>
            <w:webHidden/>
          </w:rPr>
          <w:instrText xml:space="preserve"> PAGEREF _Toc133340338 \h </w:instrText>
        </w:r>
        <w:r w:rsidR="00AA4D4B">
          <w:rPr>
            <w:noProof/>
            <w:webHidden/>
          </w:rPr>
        </w:r>
        <w:r w:rsidR="00AA4D4B">
          <w:rPr>
            <w:noProof/>
            <w:webHidden/>
          </w:rPr>
          <w:fldChar w:fldCharType="separate"/>
        </w:r>
        <w:r w:rsidR="00AA4D4B">
          <w:rPr>
            <w:noProof/>
            <w:webHidden/>
          </w:rPr>
          <w:t>34</w:t>
        </w:r>
        <w:r w:rsidR="00AA4D4B">
          <w:rPr>
            <w:noProof/>
            <w:webHidden/>
          </w:rPr>
          <w:fldChar w:fldCharType="end"/>
        </w:r>
      </w:hyperlink>
    </w:p>
    <w:p w14:paraId="110D612A" w14:textId="59CF7557"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39" w:history="1">
        <w:r w:rsidR="00AA4D4B" w:rsidRPr="002728FF">
          <w:rPr>
            <w:rStyle w:val="Hyperlink"/>
            <w:noProof/>
          </w:rPr>
          <w:t>Tabel 4 Numărul de monstre pentru fiecare categorie</w:t>
        </w:r>
        <w:r w:rsidR="00AA4D4B">
          <w:rPr>
            <w:noProof/>
            <w:webHidden/>
          </w:rPr>
          <w:tab/>
        </w:r>
        <w:r w:rsidR="00AA4D4B">
          <w:rPr>
            <w:noProof/>
            <w:webHidden/>
          </w:rPr>
          <w:fldChar w:fldCharType="begin"/>
        </w:r>
        <w:r w:rsidR="00AA4D4B">
          <w:rPr>
            <w:noProof/>
            <w:webHidden/>
          </w:rPr>
          <w:instrText xml:space="preserve"> PAGEREF _Toc133340339 \h </w:instrText>
        </w:r>
        <w:r w:rsidR="00AA4D4B">
          <w:rPr>
            <w:noProof/>
            <w:webHidden/>
          </w:rPr>
        </w:r>
        <w:r w:rsidR="00AA4D4B">
          <w:rPr>
            <w:noProof/>
            <w:webHidden/>
          </w:rPr>
          <w:fldChar w:fldCharType="separate"/>
        </w:r>
        <w:r w:rsidR="00AA4D4B">
          <w:rPr>
            <w:noProof/>
            <w:webHidden/>
          </w:rPr>
          <w:t>47</w:t>
        </w:r>
        <w:r w:rsidR="00AA4D4B">
          <w:rPr>
            <w:noProof/>
            <w:webHidden/>
          </w:rPr>
          <w:fldChar w:fldCharType="end"/>
        </w:r>
      </w:hyperlink>
    </w:p>
    <w:p w14:paraId="495544BA" w14:textId="08878FFA"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40" w:history="1">
        <w:r w:rsidR="00AA4D4B" w:rsidRPr="002728FF">
          <w:rPr>
            <w:rStyle w:val="Hyperlink"/>
            <w:noProof/>
          </w:rPr>
          <w:t>Tabel 5 Cuvinte cheie implementate în sistem</w:t>
        </w:r>
        <w:r w:rsidR="00AA4D4B">
          <w:rPr>
            <w:noProof/>
            <w:webHidden/>
          </w:rPr>
          <w:tab/>
        </w:r>
        <w:r w:rsidR="00AA4D4B">
          <w:rPr>
            <w:noProof/>
            <w:webHidden/>
          </w:rPr>
          <w:fldChar w:fldCharType="begin"/>
        </w:r>
        <w:r w:rsidR="00AA4D4B">
          <w:rPr>
            <w:noProof/>
            <w:webHidden/>
          </w:rPr>
          <w:instrText xml:space="preserve"> PAGEREF _Toc133340340 \h </w:instrText>
        </w:r>
        <w:r w:rsidR="00AA4D4B">
          <w:rPr>
            <w:noProof/>
            <w:webHidden/>
          </w:rPr>
        </w:r>
        <w:r w:rsidR="00AA4D4B">
          <w:rPr>
            <w:noProof/>
            <w:webHidden/>
          </w:rPr>
          <w:fldChar w:fldCharType="separate"/>
        </w:r>
        <w:r w:rsidR="00AA4D4B">
          <w:rPr>
            <w:noProof/>
            <w:webHidden/>
          </w:rPr>
          <w:t>48</w:t>
        </w:r>
        <w:r w:rsidR="00AA4D4B">
          <w:rPr>
            <w:noProof/>
            <w:webHidden/>
          </w:rPr>
          <w:fldChar w:fldCharType="end"/>
        </w:r>
      </w:hyperlink>
    </w:p>
    <w:p w14:paraId="673A5D73" w14:textId="1FBF0B10"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41" w:history="1">
        <w:r w:rsidR="00AA4D4B" w:rsidRPr="002728FF">
          <w:rPr>
            <w:rStyle w:val="Hyperlink"/>
            <w:noProof/>
          </w:rPr>
          <w:t>Tabel 6 Procentele de abandon ale straturilor Dropout în VGG16</w:t>
        </w:r>
        <w:r w:rsidR="00AA4D4B">
          <w:rPr>
            <w:noProof/>
            <w:webHidden/>
          </w:rPr>
          <w:tab/>
        </w:r>
        <w:r w:rsidR="00AA4D4B">
          <w:rPr>
            <w:noProof/>
            <w:webHidden/>
          </w:rPr>
          <w:fldChar w:fldCharType="begin"/>
        </w:r>
        <w:r w:rsidR="00AA4D4B">
          <w:rPr>
            <w:noProof/>
            <w:webHidden/>
          </w:rPr>
          <w:instrText xml:space="preserve"> PAGEREF _Toc133340341 \h </w:instrText>
        </w:r>
        <w:r w:rsidR="00AA4D4B">
          <w:rPr>
            <w:noProof/>
            <w:webHidden/>
          </w:rPr>
        </w:r>
        <w:r w:rsidR="00AA4D4B">
          <w:rPr>
            <w:noProof/>
            <w:webHidden/>
          </w:rPr>
          <w:fldChar w:fldCharType="separate"/>
        </w:r>
        <w:r w:rsidR="00AA4D4B">
          <w:rPr>
            <w:noProof/>
            <w:webHidden/>
          </w:rPr>
          <w:t>59</w:t>
        </w:r>
        <w:r w:rsidR="00AA4D4B">
          <w:rPr>
            <w:noProof/>
            <w:webHidden/>
          </w:rPr>
          <w:fldChar w:fldCharType="end"/>
        </w:r>
      </w:hyperlink>
    </w:p>
    <w:p w14:paraId="451FE25D" w14:textId="2CBADEC8"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42" w:history="1">
        <w:r w:rsidR="00AA4D4B" w:rsidRPr="002728FF">
          <w:rPr>
            <w:rStyle w:val="Hyperlink"/>
            <w:noProof/>
          </w:rPr>
          <w:t>Tabel 7 Pregătirea mediului de lucru și a pachetelor necesare</w:t>
        </w:r>
        <w:r w:rsidR="00AA4D4B">
          <w:rPr>
            <w:noProof/>
            <w:webHidden/>
          </w:rPr>
          <w:tab/>
        </w:r>
        <w:r w:rsidR="00AA4D4B">
          <w:rPr>
            <w:noProof/>
            <w:webHidden/>
          </w:rPr>
          <w:fldChar w:fldCharType="begin"/>
        </w:r>
        <w:r w:rsidR="00AA4D4B">
          <w:rPr>
            <w:noProof/>
            <w:webHidden/>
          </w:rPr>
          <w:instrText xml:space="preserve"> PAGEREF _Toc133340342 \h </w:instrText>
        </w:r>
        <w:r w:rsidR="00AA4D4B">
          <w:rPr>
            <w:noProof/>
            <w:webHidden/>
          </w:rPr>
        </w:r>
        <w:r w:rsidR="00AA4D4B">
          <w:rPr>
            <w:noProof/>
            <w:webHidden/>
          </w:rPr>
          <w:fldChar w:fldCharType="separate"/>
        </w:r>
        <w:r w:rsidR="00AA4D4B">
          <w:rPr>
            <w:noProof/>
            <w:webHidden/>
          </w:rPr>
          <w:t>66</w:t>
        </w:r>
        <w:r w:rsidR="00AA4D4B">
          <w:rPr>
            <w:noProof/>
            <w:webHidden/>
          </w:rPr>
          <w:fldChar w:fldCharType="end"/>
        </w:r>
      </w:hyperlink>
    </w:p>
    <w:p w14:paraId="733BDE9A" w14:textId="2C54A213"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43" w:history="1">
        <w:r w:rsidR="00AA4D4B" w:rsidRPr="002728FF">
          <w:rPr>
            <w:rStyle w:val="Hyperlink"/>
            <w:noProof/>
          </w:rPr>
          <w:t>Tabel 8 Performanța CNN-urilor pe setul cu 6 cuvinte de activare</w:t>
        </w:r>
        <w:r w:rsidR="00AA4D4B">
          <w:rPr>
            <w:noProof/>
            <w:webHidden/>
          </w:rPr>
          <w:tab/>
        </w:r>
        <w:r w:rsidR="00AA4D4B">
          <w:rPr>
            <w:noProof/>
            <w:webHidden/>
          </w:rPr>
          <w:fldChar w:fldCharType="begin"/>
        </w:r>
        <w:r w:rsidR="00AA4D4B">
          <w:rPr>
            <w:noProof/>
            <w:webHidden/>
          </w:rPr>
          <w:instrText xml:space="preserve"> PAGEREF _Toc133340343 \h </w:instrText>
        </w:r>
        <w:r w:rsidR="00AA4D4B">
          <w:rPr>
            <w:noProof/>
            <w:webHidden/>
          </w:rPr>
        </w:r>
        <w:r w:rsidR="00AA4D4B">
          <w:rPr>
            <w:noProof/>
            <w:webHidden/>
          </w:rPr>
          <w:fldChar w:fldCharType="separate"/>
        </w:r>
        <w:r w:rsidR="00AA4D4B">
          <w:rPr>
            <w:noProof/>
            <w:webHidden/>
          </w:rPr>
          <w:t>72</w:t>
        </w:r>
        <w:r w:rsidR="00AA4D4B">
          <w:rPr>
            <w:noProof/>
            <w:webHidden/>
          </w:rPr>
          <w:fldChar w:fldCharType="end"/>
        </w:r>
      </w:hyperlink>
    </w:p>
    <w:p w14:paraId="5AD7AB76" w14:textId="63C83EEC"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44" w:history="1">
        <w:r w:rsidR="00AA4D4B" w:rsidRPr="002728FF">
          <w:rPr>
            <w:rStyle w:val="Hyperlink"/>
            <w:noProof/>
          </w:rPr>
          <w:t>Tabel 9 Compararea timpilor pentru modelul cu 6 cuvinte de activare</w:t>
        </w:r>
        <w:r w:rsidR="00AA4D4B">
          <w:rPr>
            <w:noProof/>
            <w:webHidden/>
          </w:rPr>
          <w:tab/>
        </w:r>
        <w:r w:rsidR="00AA4D4B">
          <w:rPr>
            <w:noProof/>
            <w:webHidden/>
          </w:rPr>
          <w:fldChar w:fldCharType="begin"/>
        </w:r>
        <w:r w:rsidR="00AA4D4B">
          <w:rPr>
            <w:noProof/>
            <w:webHidden/>
          </w:rPr>
          <w:instrText xml:space="preserve"> PAGEREF _Toc133340344 \h </w:instrText>
        </w:r>
        <w:r w:rsidR="00AA4D4B">
          <w:rPr>
            <w:noProof/>
            <w:webHidden/>
          </w:rPr>
        </w:r>
        <w:r w:rsidR="00AA4D4B">
          <w:rPr>
            <w:noProof/>
            <w:webHidden/>
          </w:rPr>
          <w:fldChar w:fldCharType="separate"/>
        </w:r>
        <w:r w:rsidR="00AA4D4B">
          <w:rPr>
            <w:noProof/>
            <w:webHidden/>
          </w:rPr>
          <w:t>73</w:t>
        </w:r>
        <w:r w:rsidR="00AA4D4B">
          <w:rPr>
            <w:noProof/>
            <w:webHidden/>
          </w:rPr>
          <w:fldChar w:fldCharType="end"/>
        </w:r>
      </w:hyperlink>
    </w:p>
    <w:p w14:paraId="1ED9AEE7" w14:textId="10152A3D"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45" w:history="1">
        <w:r w:rsidR="00AA4D4B" w:rsidRPr="002728FF">
          <w:rPr>
            <w:rStyle w:val="Hyperlink"/>
            <w:noProof/>
          </w:rPr>
          <w:t>Tabel 10 Comparația dimensiunilor modelelor cu 6 cuvinte de activare</w:t>
        </w:r>
        <w:r w:rsidR="00AA4D4B">
          <w:rPr>
            <w:noProof/>
            <w:webHidden/>
          </w:rPr>
          <w:tab/>
        </w:r>
        <w:r w:rsidR="00AA4D4B">
          <w:rPr>
            <w:noProof/>
            <w:webHidden/>
          </w:rPr>
          <w:fldChar w:fldCharType="begin"/>
        </w:r>
        <w:r w:rsidR="00AA4D4B">
          <w:rPr>
            <w:noProof/>
            <w:webHidden/>
          </w:rPr>
          <w:instrText xml:space="preserve"> PAGEREF _Toc133340345 \h </w:instrText>
        </w:r>
        <w:r w:rsidR="00AA4D4B">
          <w:rPr>
            <w:noProof/>
            <w:webHidden/>
          </w:rPr>
        </w:r>
        <w:r w:rsidR="00AA4D4B">
          <w:rPr>
            <w:noProof/>
            <w:webHidden/>
          </w:rPr>
          <w:fldChar w:fldCharType="separate"/>
        </w:r>
        <w:r w:rsidR="00AA4D4B">
          <w:rPr>
            <w:noProof/>
            <w:webHidden/>
          </w:rPr>
          <w:t>73</w:t>
        </w:r>
        <w:r w:rsidR="00AA4D4B">
          <w:rPr>
            <w:noProof/>
            <w:webHidden/>
          </w:rPr>
          <w:fldChar w:fldCharType="end"/>
        </w:r>
      </w:hyperlink>
    </w:p>
    <w:p w14:paraId="20179003" w14:textId="4A01CD4A" w:rsidR="00AA4D4B" w:rsidRDefault="00000000">
      <w:pPr>
        <w:pStyle w:val="Tabeldefiguri"/>
        <w:tabs>
          <w:tab w:val="right" w:leader="dot" w:pos="9350"/>
        </w:tabs>
        <w:rPr>
          <w:rFonts w:asciiTheme="minorHAnsi" w:eastAsiaTheme="minorEastAsia" w:hAnsiTheme="minorHAnsi" w:cstheme="minorBidi"/>
          <w:noProof/>
          <w:sz w:val="22"/>
          <w:szCs w:val="22"/>
          <w:lang w:eastAsia="ro-RO"/>
        </w:rPr>
      </w:pPr>
      <w:hyperlink w:anchor="_Toc133340346" w:history="1">
        <w:r w:rsidR="00AA4D4B" w:rsidRPr="002728FF">
          <w:rPr>
            <w:rStyle w:val="Hyperlink"/>
            <w:noProof/>
          </w:rPr>
          <w:t>Tabel 11 Performanța pe Raspberry Pi a modelelor cu 6 cuvinte de activare</w:t>
        </w:r>
        <w:r w:rsidR="00AA4D4B">
          <w:rPr>
            <w:noProof/>
            <w:webHidden/>
          </w:rPr>
          <w:tab/>
        </w:r>
        <w:r w:rsidR="00AA4D4B">
          <w:rPr>
            <w:noProof/>
            <w:webHidden/>
          </w:rPr>
          <w:fldChar w:fldCharType="begin"/>
        </w:r>
        <w:r w:rsidR="00AA4D4B">
          <w:rPr>
            <w:noProof/>
            <w:webHidden/>
          </w:rPr>
          <w:instrText xml:space="preserve"> PAGEREF _Toc133340346 \h </w:instrText>
        </w:r>
        <w:r w:rsidR="00AA4D4B">
          <w:rPr>
            <w:noProof/>
            <w:webHidden/>
          </w:rPr>
        </w:r>
        <w:r w:rsidR="00AA4D4B">
          <w:rPr>
            <w:noProof/>
            <w:webHidden/>
          </w:rPr>
          <w:fldChar w:fldCharType="separate"/>
        </w:r>
        <w:r w:rsidR="00AA4D4B">
          <w:rPr>
            <w:noProof/>
            <w:webHidden/>
          </w:rPr>
          <w:t>73</w:t>
        </w:r>
        <w:r w:rsidR="00AA4D4B">
          <w:rPr>
            <w:noProof/>
            <w:webHidden/>
          </w:rPr>
          <w:fldChar w:fldCharType="end"/>
        </w:r>
      </w:hyperlink>
    </w:p>
    <w:p w14:paraId="0E0830BB" w14:textId="42FC907E" w:rsidR="00B353E4" w:rsidRPr="009C122F" w:rsidRDefault="00AA4D4B" w:rsidP="00B353E4">
      <w:pPr>
        <w:pStyle w:val="Legend"/>
        <w:spacing w:after="0" w:line="276" w:lineRule="auto"/>
        <w:rPr>
          <w:color w:val="auto"/>
          <w:sz w:val="28"/>
        </w:rPr>
      </w:pPr>
      <w:r>
        <w:rPr>
          <w:i w:val="0"/>
          <w:iCs w:val="0"/>
          <w:color w:val="auto"/>
          <w:sz w:val="28"/>
          <w:szCs w:val="26"/>
        </w:rPr>
        <w:fldChar w:fldCharType="end"/>
      </w:r>
    </w:p>
    <w:p w14:paraId="6B4227AF" w14:textId="77777777" w:rsidR="00B353E4" w:rsidRPr="000D2703" w:rsidRDefault="00B353E4" w:rsidP="00B353E4">
      <w:pPr>
        <w:spacing w:line="276" w:lineRule="auto"/>
      </w:pPr>
    </w:p>
    <w:p w14:paraId="63F955CA" w14:textId="77777777" w:rsidR="00B353E4" w:rsidRDefault="00B353E4" w:rsidP="00B353E4">
      <w:pPr>
        <w:spacing w:line="276" w:lineRule="auto"/>
      </w:pPr>
    </w:p>
    <w:p w14:paraId="6F5D11E7" w14:textId="77777777" w:rsidR="00B353E4" w:rsidRDefault="00B353E4" w:rsidP="00B353E4"/>
    <w:p w14:paraId="6084BDDB" w14:textId="77777777" w:rsidR="00B353E4" w:rsidRDefault="00B353E4" w:rsidP="00B353E4"/>
    <w:p w14:paraId="5F746CF9" w14:textId="77777777" w:rsidR="00B353E4" w:rsidRDefault="00B353E4" w:rsidP="00B353E4"/>
    <w:p w14:paraId="10857450" w14:textId="77777777" w:rsidR="00B353E4" w:rsidRDefault="00B353E4" w:rsidP="00B353E4"/>
    <w:p w14:paraId="6ACBCB18" w14:textId="77777777" w:rsidR="00B353E4" w:rsidRDefault="00B353E4" w:rsidP="00B353E4"/>
    <w:p w14:paraId="273B541A" w14:textId="77777777" w:rsidR="00B353E4" w:rsidRDefault="00B353E4" w:rsidP="00B353E4"/>
    <w:p w14:paraId="2A163101" w14:textId="77777777" w:rsidR="00B353E4" w:rsidRDefault="00B353E4" w:rsidP="00B353E4"/>
    <w:p w14:paraId="4C706328" w14:textId="6F647AD4" w:rsidR="00B353E4" w:rsidRPr="008405D8" w:rsidRDefault="00B353E4" w:rsidP="00B353E4"/>
    <w:p w14:paraId="0E98E541" w14:textId="77777777" w:rsidR="003030F0" w:rsidRDefault="00B353E4" w:rsidP="003B6DB3">
      <w:pPr>
        <w:pStyle w:val="Titlu1"/>
      </w:pPr>
      <w:bookmarkStart w:id="2" w:name="_Ref75650095"/>
      <w:bookmarkStart w:id="3" w:name="_Toc76395818"/>
      <w:bookmarkStart w:id="4" w:name="_Toc133689280"/>
      <w:r w:rsidRPr="00FF68F2">
        <w:lastRenderedPageBreak/>
        <w:t>I</w:t>
      </w:r>
      <w:bookmarkEnd w:id="2"/>
      <w:bookmarkEnd w:id="3"/>
      <w:r>
        <w:t>ntroducere</w:t>
      </w:r>
      <w:bookmarkEnd w:id="4"/>
    </w:p>
    <w:p w14:paraId="781A4989" w14:textId="177A7B72" w:rsidR="003B6DB3" w:rsidRDefault="003030F0" w:rsidP="00C74A1E">
      <w:pPr>
        <w:ind w:firstLine="709"/>
      </w:pPr>
      <w:r>
        <w:t>În ultimii ani, odată cu avansul tehnologic, sistemele de învățare automată au fost aplicate la produse cu dimensiuni din ce în ce mai m</w:t>
      </w:r>
      <w:r w:rsidR="003B6DB3">
        <w:t>ici extinz</w:t>
      </w:r>
      <w:r w:rsidR="00D7617E">
        <w:t>â</w:t>
      </w:r>
      <w:r w:rsidR="003B6DB3">
        <w:t>nd</w:t>
      </w:r>
      <w:r w:rsidR="00D7617E">
        <w:t xml:space="preserve"> astfel</w:t>
      </w:r>
      <w:r w:rsidR="003B6DB3">
        <w:t xml:space="preserve"> aria de influență a IoT</w:t>
      </w:r>
      <w:r w:rsidR="00753D15">
        <w:t>.</w:t>
      </w:r>
      <w:r w:rsidR="00C74A1E">
        <w:t xml:space="preserve"> </w:t>
      </w:r>
      <w:r w:rsidR="003B6DB3">
        <w:t>În general, această dezvoltare continuă a tehnologiei de învățare automată are potențialul de a revoluționa modul în care interacționăm cu dispozitivele din jurul nostru și de a îmbunătăți experiența utilizatorului într-un mod semnificativ.</w:t>
      </w:r>
    </w:p>
    <w:p w14:paraId="2383FBAA" w14:textId="77777777" w:rsidR="00753D15" w:rsidRPr="003030F0" w:rsidRDefault="00753D15" w:rsidP="003B6DB3">
      <w:pPr>
        <w:ind w:firstLine="432"/>
      </w:pPr>
    </w:p>
    <w:p w14:paraId="195A7C01" w14:textId="77777777" w:rsidR="00B353E4" w:rsidRDefault="00B353E4" w:rsidP="00B353E4">
      <w:pPr>
        <w:pStyle w:val="Titlu2"/>
      </w:pPr>
      <w:bookmarkStart w:id="5" w:name="_Toc76395819"/>
      <w:bookmarkStart w:id="6" w:name="_Toc133689281"/>
      <w:r w:rsidRPr="00DA63DD">
        <w:t>Prezentare generală</w:t>
      </w:r>
      <w:bookmarkEnd w:id="5"/>
      <w:bookmarkEnd w:id="6"/>
    </w:p>
    <w:p w14:paraId="3F5404A3" w14:textId="066C9131" w:rsidR="00D7617E" w:rsidRDefault="00D7617E" w:rsidP="00416513">
      <w:pPr>
        <w:ind w:firstLine="709"/>
      </w:pPr>
      <w:r>
        <w:t>Această lucrare de licenț</w:t>
      </w:r>
      <w:r>
        <w:rPr>
          <w:lang w:val="ro-MD"/>
        </w:rPr>
        <w:t>ă</w:t>
      </w:r>
      <w:r>
        <w:t xml:space="preserve"> urmărește dezvoltarea unui sistem de învățare profundă (deep learning)  </w:t>
      </w:r>
      <w:r w:rsidR="00561217">
        <w:t>aplicat</w:t>
      </w:r>
      <w:r>
        <w:t xml:space="preserve"> pe un dispozitiv încorporat și conceput pentru a interacționa prin comenzi vocale. </w:t>
      </w:r>
    </w:p>
    <w:p w14:paraId="1542A5A1" w14:textId="77777777" w:rsidR="00753D15" w:rsidRPr="008405D8" w:rsidRDefault="00D7617E" w:rsidP="006E1AAA">
      <w:pPr>
        <w:ind w:firstLine="709"/>
      </w:pPr>
      <w:r>
        <w:t>Sistemul încorporat va răspunde la comenzi vocale simple formate dintr-un singur cuvânt și va genera o ieșire corespunzătoare cu inputul rostit de utilizator.</w:t>
      </w:r>
    </w:p>
    <w:p w14:paraId="38D8BEBF" w14:textId="37D1A94D" w:rsidR="007E2C94" w:rsidRDefault="007E2C94" w:rsidP="006E1AAA">
      <w:pPr>
        <w:ind w:firstLine="851"/>
      </w:pPr>
      <w:r>
        <w:t>În total, sunt evaluate trei arhitecturi: AlexNet, VGG16 și SqueezeNet.</w:t>
      </w:r>
      <w:r w:rsidR="006E1AAA">
        <w:t xml:space="preserve"> </w:t>
      </w:r>
      <w:r>
        <w:t xml:space="preserve">După implementare, </w:t>
      </w:r>
      <w:r w:rsidR="00580E5E">
        <w:t>antrenare</w:t>
      </w:r>
      <w:r>
        <w:t xml:space="preserve"> și </w:t>
      </w:r>
      <w:r w:rsidR="00580E5E">
        <w:t>testare</w:t>
      </w:r>
      <w:r>
        <w:t xml:space="preserve">, rezultatele confirmă </w:t>
      </w:r>
      <w:r w:rsidR="00140B07">
        <w:t xml:space="preserve">că SqueezeNet este rețeaua cu cele mai mici cerințe de stocare și procesare. Pe de altă parte, VGG16 arată cea mai mare acuratețe a seturilor de testare, antrenament și validare, deși acest lucru vine cu prețul dimensiunii și complexității de calcul. </w:t>
      </w:r>
      <w:r>
        <w:t>În general, din evaluarea calitativă</w:t>
      </w:r>
      <w:r w:rsidR="00B15455">
        <w:t xml:space="preserve"> </w:t>
      </w:r>
      <w:r w:rsidR="00140B07">
        <w:t>se poate spune că</w:t>
      </w:r>
      <w:r>
        <w:t xml:space="preserve"> AlexNet este </w:t>
      </w:r>
      <w:r w:rsidR="00140B07">
        <w:t>un</w:t>
      </w:r>
      <w:r>
        <w:t xml:space="preserve"> compromis între performanță</w:t>
      </w:r>
      <w:r w:rsidR="00B15455">
        <w:t xml:space="preserve"> </w:t>
      </w:r>
      <w:r>
        <w:t>și resurse de calcul, cel puțin pentru dispozitivul investigat în acest studiu</w:t>
      </w:r>
      <w:r w:rsidR="00456B7E">
        <w:t xml:space="preserve"> – Raspberry Pi 4</w:t>
      </w:r>
      <w:r>
        <w:t>.</w:t>
      </w:r>
    </w:p>
    <w:p w14:paraId="07E638E3" w14:textId="77777777" w:rsidR="00B353E4" w:rsidRPr="008405D8" w:rsidRDefault="00B353E4" w:rsidP="00B353E4"/>
    <w:p w14:paraId="26210BBF" w14:textId="77777777" w:rsidR="00B353E4" w:rsidRDefault="00B353E4" w:rsidP="00B353E4">
      <w:pPr>
        <w:pStyle w:val="Titlu2"/>
      </w:pPr>
      <w:bookmarkStart w:id="7" w:name="_Toc76395820"/>
      <w:bookmarkStart w:id="8" w:name="_Toc133689282"/>
      <w:r w:rsidRPr="00DA63DD">
        <w:t>Importanța temei alese</w:t>
      </w:r>
      <w:bookmarkEnd w:id="7"/>
      <w:bookmarkEnd w:id="8"/>
    </w:p>
    <w:p w14:paraId="5CCC6977" w14:textId="77777777" w:rsidR="00B66237" w:rsidRPr="00B66237" w:rsidRDefault="00B66237" w:rsidP="00416513">
      <w:pPr>
        <w:ind w:firstLine="708"/>
        <w:rPr>
          <w:lang w:val="ro-MD"/>
        </w:rPr>
      </w:pPr>
      <w:r>
        <w:t xml:space="preserve">Sistemele de recunoaștere </w:t>
      </w:r>
      <w:r w:rsidR="006B6129">
        <w:t xml:space="preserve">vocală și de recunoaștere a vorbitorului sunt utilizate din ce în ce mai des în viața de zi cu zi, acestea fiind din ce în ce </w:t>
      </w:r>
      <w:r w:rsidR="00266594">
        <w:t xml:space="preserve">mai precise </w:t>
      </w:r>
      <w:r w:rsidR="00266594" w:rsidRPr="00266594">
        <w:t>și sunt considerate a fi una dintre cele mai promițătoare tehnologii emergente în domeniul interacțiunii om-mașină</w:t>
      </w:r>
      <w:r w:rsidR="00266594">
        <w:t xml:space="preserve">. </w:t>
      </w:r>
      <w:r w:rsidR="00266594" w:rsidRPr="00266594">
        <w:t xml:space="preserve">Aceste sisteme permit utilizatorilor să comunice cu dispozitivele și aplicațiile lor folosind doar vocea, ceea ce face interacțiunea mai naturală și mai intuitivă decât introducerea de text sau utilizarea altor forme de input. De la asistenți virtuali precum Siri și Alexa, </w:t>
      </w:r>
      <w:r w:rsidR="00266594" w:rsidRPr="00266594">
        <w:lastRenderedPageBreak/>
        <w:t>până la sisteme de recunoaștere vocală în mașini sau în call centere, aceste tehnologii sunt deja folosite într-o gamă largă de aplicații și se așteaptă să continue să crească în popularitate și utilitate în viitorul apropiat.</w:t>
      </w:r>
    </w:p>
    <w:p w14:paraId="203847F4" w14:textId="77777777" w:rsidR="00B353E4" w:rsidRPr="00A84BDA" w:rsidRDefault="00B353E4" w:rsidP="00B353E4"/>
    <w:p w14:paraId="2A2D2CCA" w14:textId="77777777" w:rsidR="0014647F" w:rsidRDefault="0014647F" w:rsidP="0014647F">
      <w:pPr>
        <w:pStyle w:val="Titlu2"/>
      </w:pPr>
      <w:bookmarkStart w:id="9" w:name="_Toc133689283"/>
      <w:r w:rsidRPr="0014647F">
        <w:t>Utilitatea sistemului</w:t>
      </w:r>
      <w:bookmarkEnd w:id="9"/>
    </w:p>
    <w:p w14:paraId="221C105C" w14:textId="77777777" w:rsidR="00416513" w:rsidRDefault="00416513" w:rsidP="00416513">
      <w:pPr>
        <w:ind w:firstLine="709"/>
        <w:rPr>
          <w:lang w:val="ro-MD"/>
        </w:rPr>
      </w:pPr>
      <w:r>
        <w:t>Solu</w:t>
      </w:r>
      <w:r>
        <w:rPr>
          <w:lang w:val="ro-MD"/>
        </w:rPr>
        <w:t xml:space="preserve">ția propusă este utilă în </w:t>
      </w:r>
      <w:r w:rsidR="006E1AAA">
        <w:rPr>
          <w:lang w:val="ro-MD"/>
        </w:rPr>
        <w:t xml:space="preserve">situațiile în care se dorește asigurarea unui </w:t>
      </w:r>
      <w:r w:rsidR="00ED42C7">
        <w:rPr>
          <w:lang w:val="ro-MD"/>
        </w:rPr>
        <w:t>sistem vocal de acționare</w:t>
      </w:r>
      <w:r w:rsidR="006E1AAA">
        <w:rPr>
          <w:lang w:val="ro-MD"/>
        </w:rPr>
        <w:t>, personalizat, care să deservească pentru anumite scopuri o organizație sau un utilizator normal. De asemenea sistemul oferă o soluție simplă și portabilă</w:t>
      </w:r>
      <w:r w:rsidR="00ED42C7">
        <w:rPr>
          <w:lang w:val="ro-MD"/>
        </w:rPr>
        <w:t xml:space="preserve">, ce poate fi utilizată și pe echipamente cu </w:t>
      </w:r>
      <w:r w:rsidR="00FD7C86">
        <w:rPr>
          <w:lang w:val="ro-MD"/>
        </w:rPr>
        <w:t>dimensiuni reduse și putere de procesare mai scăzută decât un calculator normal.</w:t>
      </w:r>
    </w:p>
    <w:p w14:paraId="33BFDE50" w14:textId="0CEB4B42" w:rsidR="008927FD" w:rsidRDefault="00AC14D7" w:rsidP="00C74A1E">
      <w:pPr>
        <w:ind w:firstLine="709"/>
      </w:pPr>
      <w:r>
        <w:t>În acest moment se găsesc diferite sisteme software integrate ce îndeplinesc funcția de recunoaștere vocală și</w:t>
      </w:r>
      <w:r w:rsidR="00846EE3">
        <w:t xml:space="preserve"> care</w:t>
      </w:r>
      <w:r>
        <w:t xml:space="preserve"> pot transmite comenzi către un dispozitiv extern cu scopul de a-l manevra de la distanță.</w:t>
      </w:r>
      <w:r w:rsidR="00140B07">
        <w:t xml:space="preserve"> </w:t>
      </w:r>
      <w:r>
        <w:t>Ceea ce le diferențiază este scopul de utilizare, aria de folosire, producătorul, tehnologiile folosite, performanțele acestora, complexitatea și dimensiunile. Sistemul de față se diferențiază de altele prin: libertatea de adaptare a acțiunilor generate – având acces total la pinii de GPIO ai SBC-ului Raspberry Pi 4, posibilitatea de creare a unor modele personalizate care să reacționeze numai la anumite cuvint</w:t>
      </w:r>
      <w:r w:rsidR="00846EE3">
        <w:t>e de activare și procesarea semnalului vocal realizându-se local</w:t>
      </w:r>
      <w:r>
        <w:t xml:space="preserve">. </w:t>
      </w:r>
      <w:r w:rsidR="00140B07">
        <w:t>De asemenea</w:t>
      </w:r>
      <w:r w:rsidR="008153CD">
        <w:t>,</w:t>
      </w:r>
      <w:r w:rsidR="00140B07">
        <w:t xml:space="preserve"> sistemul</w:t>
      </w:r>
      <w:r w:rsidR="008153CD">
        <w:t xml:space="preserve"> prezentat nu necesită o conexiune la internet </w:t>
      </w:r>
      <w:r w:rsidR="00846EE3">
        <w:t>și nu accesează</w:t>
      </w:r>
      <w:r w:rsidR="008153CD">
        <w:t xml:space="preserve"> servere la distanță în vederea procesării semnalului vocal</w:t>
      </w:r>
      <w:r w:rsidR="00846EE3">
        <w:t xml:space="preserve"> ceea ce îl face mai sigur în ceea ce privește securitatea, mai rapid în timpul de răspuns și mai fiabil în ceea ce privește mobilitatea. </w:t>
      </w:r>
    </w:p>
    <w:p w14:paraId="33E6E094" w14:textId="4427189D" w:rsidR="00140B07" w:rsidRDefault="00140B07" w:rsidP="00C74A1E"/>
    <w:p w14:paraId="2AE8137B" w14:textId="246E5D4B" w:rsidR="00C74A1E" w:rsidRDefault="00C74A1E" w:rsidP="00C74A1E">
      <w:pPr>
        <w:pStyle w:val="Titlu2"/>
      </w:pPr>
      <w:r>
        <w:t>Rezumatul lucrării pe capitole</w:t>
      </w:r>
    </w:p>
    <w:p w14:paraId="523B8EF0" w14:textId="3DC10E67" w:rsidR="0071221C" w:rsidRPr="00FD7C86" w:rsidRDefault="00C74A1E" w:rsidP="0071221C">
      <w:pPr>
        <w:ind w:firstLine="709"/>
      </w:pPr>
      <w:r>
        <w:t>Capitolul 1 prezintă scopul lucrării și importanța acesteia, urmând ca în capitolul următor să se prezinte soluții</w:t>
      </w:r>
      <w:r w:rsidR="003575F4">
        <w:t>le</w:t>
      </w:r>
      <w:r>
        <w:t xml:space="preserve"> </w:t>
      </w:r>
      <w:r w:rsidR="003575F4">
        <w:t>software folosite pentru a realiza sistemul.</w:t>
      </w:r>
      <w:r>
        <w:t xml:space="preserve"> Urmează o scurtă descriere a</w:t>
      </w:r>
      <w:r w:rsidR="003575F4">
        <w:t xml:space="preserve"> unor</w:t>
      </w:r>
      <w:r>
        <w:t xml:space="preserve"> </w:t>
      </w:r>
      <w:r w:rsidR="003575F4">
        <w:t xml:space="preserve">concepte teoretice </w:t>
      </w:r>
      <w:r>
        <w:t xml:space="preserve"> de </w:t>
      </w:r>
      <w:r w:rsidR="003575F4">
        <w:t>bază ce aparțin de domeniul inteligenței artificiale. În c</w:t>
      </w:r>
      <w:r>
        <w:t xml:space="preserve">apitolul 4 </w:t>
      </w:r>
      <w:r w:rsidR="003575F4">
        <w:t xml:space="preserve">sunt prezentate echipamentele hardware utilizate </w:t>
      </w:r>
      <w:r>
        <w:t>în proiect.</w:t>
      </w:r>
      <w:r w:rsidR="003575F4">
        <w:t xml:space="preserve"> Capitolele 5,</w:t>
      </w:r>
      <w:r w:rsidR="00221802">
        <w:t xml:space="preserve"> </w:t>
      </w:r>
      <w:r w:rsidR="003575F4">
        <w:t xml:space="preserve">6 și 7 sunt cele mai importante, acestea </w:t>
      </w:r>
      <w:r w:rsidR="00221802">
        <w:t>prezentând în mare modul în care a fost implementat sistemul, cum au fost interconectate componentele și rezultatele obținute. Capitolul 8 este dedicat concluziei finale rezultate în urma implementării soluției, iar  capitolele 9 și 10 sunt destinate referințelor bibliografice și anexelor.</w:t>
      </w:r>
    </w:p>
    <w:p w14:paraId="62C07ABA" w14:textId="2DE8FFE6" w:rsidR="00AE3F7B" w:rsidRDefault="00AE3F7B" w:rsidP="00AE3F7B">
      <w:pPr>
        <w:pStyle w:val="Titlu1"/>
      </w:pPr>
      <w:bookmarkStart w:id="10" w:name="_Toc133689284"/>
      <w:r>
        <w:lastRenderedPageBreak/>
        <w:t>Instrumente folosite</w:t>
      </w:r>
      <w:bookmarkEnd w:id="10"/>
    </w:p>
    <w:p w14:paraId="5EADF73D" w14:textId="1D0E9A2D" w:rsidR="00221802" w:rsidRDefault="00831942" w:rsidP="00221802">
      <w:pPr>
        <w:ind w:firstLine="708"/>
      </w:pPr>
      <w:r>
        <w:t>În cadrul acestui sistem au fost utilizate mai multe soluții software necesare realizării acestuia. În cele ce urmează sunt prezentate cele mai importante dintre acestea.</w:t>
      </w:r>
    </w:p>
    <w:p w14:paraId="543D79C7" w14:textId="77777777" w:rsidR="00831942" w:rsidRPr="00221802" w:rsidRDefault="00831942" w:rsidP="00221802">
      <w:pPr>
        <w:ind w:firstLine="708"/>
      </w:pPr>
    </w:p>
    <w:p w14:paraId="0D311F58" w14:textId="77777777" w:rsidR="003C6417" w:rsidRDefault="003C6417" w:rsidP="003C6417">
      <w:pPr>
        <w:pStyle w:val="Titlu2"/>
      </w:pPr>
      <w:bookmarkStart w:id="11" w:name="_Toc133689285"/>
      <w:r>
        <w:t>Visual Studio Code</w:t>
      </w:r>
      <w:bookmarkEnd w:id="11"/>
    </w:p>
    <w:p w14:paraId="308C2A6B" w14:textId="5F15B1CC" w:rsidR="008C73B8" w:rsidRDefault="004B7DF9" w:rsidP="00226879">
      <w:pPr>
        <w:tabs>
          <w:tab w:val="left" w:pos="1418"/>
        </w:tabs>
        <w:ind w:firstLine="709"/>
      </w:pPr>
      <w:r>
        <w:t xml:space="preserve">Soluția software a fost </w:t>
      </w:r>
      <w:r w:rsidR="00226879">
        <w:t>implementat</w:t>
      </w:r>
      <w:r w:rsidR="00226879">
        <w:rPr>
          <w:lang w:val="ro-MD"/>
        </w:rPr>
        <w:t>ă în</w:t>
      </w:r>
      <w:r w:rsidR="00226879">
        <w:t xml:space="preserve"> </w:t>
      </w:r>
      <w:r>
        <w:t xml:space="preserve">mediul de dezvoltare Visual Studio Code. Acesta este un editor de cod, dezvoltat de Microsoft </w:t>
      </w:r>
      <w:r w:rsidRPr="004B7DF9">
        <w:t>și disponibil gratuit pentru sistemele de operare Windows, macOS și Linux.</w:t>
      </w:r>
      <w:r>
        <w:t xml:space="preserve"> </w:t>
      </w:r>
      <w:r w:rsidRPr="004B7DF9">
        <w:t>Acesta a devenit foarte popular printre dezvoltatorii de software datorită funcționalităților sale avansate, performanței bune și</w:t>
      </w:r>
      <w:r>
        <w:t xml:space="preserve"> a</w:t>
      </w:r>
      <w:r w:rsidRPr="004B7DF9">
        <w:t xml:space="preserve"> extensibilității</w:t>
      </w:r>
      <w:r w:rsidR="00EC6829">
        <w:t xml:space="preserve"> ce permite </w:t>
      </w:r>
      <w:r w:rsidR="00EC6829" w:rsidRPr="00EC6829">
        <w:t>dezvoltarea de software într-o varietate de limbaje de programare</w:t>
      </w:r>
      <w:r w:rsidR="00EC6829">
        <w:t xml:space="preserve"> precum: </w:t>
      </w:r>
      <w:r w:rsidR="00233DF9">
        <w:t>Java, JavaScript, C++, Python etc</w:t>
      </w:r>
      <w:r w:rsidRPr="004B7DF9">
        <w:t>.</w:t>
      </w:r>
      <w:r>
        <w:t xml:space="preserve"> </w:t>
      </w:r>
    </w:p>
    <w:p w14:paraId="5AA571F8" w14:textId="5DFE5AFA" w:rsidR="0067324E" w:rsidRDefault="0067324E" w:rsidP="00226879">
      <w:pPr>
        <w:tabs>
          <w:tab w:val="left" w:pos="1418"/>
        </w:tabs>
        <w:ind w:firstLine="709"/>
      </w:pPr>
      <w:r>
        <w:t xml:space="preserve">Visual Studio Code este utilizat într-o varietate de scenarii de programare cum ar fi: dezvoltarea aplicațiilor web, dezvoltarea de jocuri, dezvoltarea de aplicații ce utilizează Open MPI, OpenCL și permite conectarea la WSL(Windows Susbsystem for Linux). </w:t>
      </w:r>
    </w:p>
    <w:p w14:paraId="01F5231B" w14:textId="77777777" w:rsidR="000F592A" w:rsidRPr="008C73B8" w:rsidRDefault="000F592A" w:rsidP="00226879">
      <w:pPr>
        <w:tabs>
          <w:tab w:val="left" w:pos="1418"/>
        </w:tabs>
        <w:ind w:firstLine="709"/>
      </w:pPr>
    </w:p>
    <w:p w14:paraId="0C440E3C" w14:textId="5E52D545" w:rsidR="003C6417" w:rsidRDefault="003C6417" w:rsidP="003C6417">
      <w:pPr>
        <w:pStyle w:val="Titlu2"/>
      </w:pPr>
      <w:bookmarkStart w:id="12" w:name="_Toc133689286"/>
      <w:r>
        <w:t>Python</w:t>
      </w:r>
      <w:bookmarkEnd w:id="12"/>
    </w:p>
    <w:p w14:paraId="2ACCA311" w14:textId="42E3A026" w:rsidR="00233DF9" w:rsidRDefault="000F592A" w:rsidP="000F592A">
      <w:pPr>
        <w:ind w:firstLine="709"/>
      </w:pPr>
      <w:r>
        <w:t>Python este un limbaj de programare interpretat, codul sursă fiind tradus și executat în timp real de către un interpretor. De asemena, Python este un limbaj orientat obiect, ceea ce înseamnă că utilizează concepte precum: clase, obiecte, încapsulare, moștenire și polimorfism.</w:t>
      </w:r>
    </w:p>
    <w:p w14:paraId="26E0538A" w14:textId="77777777" w:rsidR="00F4264B" w:rsidRDefault="000F592A" w:rsidP="00F4264B">
      <w:pPr>
        <w:ind w:firstLine="709"/>
      </w:pPr>
      <w:r>
        <w:t xml:space="preserve">Acest limbaj a fost creat de Guido van Rossum </w:t>
      </w:r>
      <w:r w:rsidR="000543DB">
        <w:t>și a fost lansat inițial în februarie 1991. În prezent, este unul dintre cele mai utilizate limbaje de programare</w:t>
      </w:r>
      <w:r w:rsidR="005B4F0D">
        <w:t>.</w:t>
      </w:r>
      <w:r w:rsidR="00F4264B">
        <w:t xml:space="preserve"> </w:t>
      </w:r>
    </w:p>
    <w:p w14:paraId="7942F902" w14:textId="5702F0E5" w:rsidR="005B4F0D" w:rsidRDefault="005B4F0D" w:rsidP="00F4264B">
      <w:pPr>
        <w:ind w:firstLine="709"/>
      </w:pPr>
      <w:r w:rsidRPr="005B4F0D">
        <w:t>Ce</w:t>
      </w:r>
      <w:r w:rsidR="00F4264B">
        <w:t>l</w:t>
      </w:r>
      <w:r w:rsidRPr="005B4F0D">
        <w:t xml:space="preserve"> mai</w:t>
      </w:r>
      <w:r w:rsidR="00F4264B">
        <w:t xml:space="preserve"> mare</w:t>
      </w:r>
      <w:r>
        <w:t xml:space="preserve"> avantaj</w:t>
      </w:r>
      <w:r w:rsidRPr="005B4F0D">
        <w:t xml:space="preserve"> a</w:t>
      </w:r>
      <w:r>
        <w:t>l</w:t>
      </w:r>
      <w:r w:rsidRPr="005B4F0D">
        <w:t xml:space="preserve"> limbajului Python este colecția imensă de biblioteci standard pe care le poți folosi pentru următoarele</w:t>
      </w:r>
      <w:r>
        <w:t>: î</w:t>
      </w:r>
      <w:r w:rsidRPr="005B4F0D">
        <w:t>nvățare automată</w:t>
      </w:r>
      <w:r>
        <w:t>, procesarea de imagini, calcul științific</w:t>
      </w:r>
      <w:r w:rsidR="004539DA">
        <w:t>, procesarea de text și multe altele.</w:t>
      </w:r>
    </w:p>
    <w:p w14:paraId="13E1FC4D" w14:textId="77777777" w:rsidR="00AA6779" w:rsidRDefault="00AA6779" w:rsidP="00AA6779">
      <w:pPr>
        <w:ind w:firstLine="709"/>
      </w:pPr>
    </w:p>
    <w:p w14:paraId="29E2D297" w14:textId="77777777" w:rsidR="00E54719" w:rsidRDefault="00E54719" w:rsidP="00E54719">
      <w:pPr>
        <w:pStyle w:val="Titlu2"/>
      </w:pPr>
      <w:bookmarkStart w:id="13" w:name="_Toc133689287"/>
      <w:r>
        <w:lastRenderedPageBreak/>
        <w:t>Raspberry Pi Imager</w:t>
      </w:r>
      <w:bookmarkEnd w:id="13"/>
    </w:p>
    <w:p w14:paraId="7DB5A692" w14:textId="708D8810" w:rsidR="00E54719" w:rsidRDefault="00AA6779" w:rsidP="00AA6779">
      <w:pPr>
        <w:ind w:firstLine="709"/>
      </w:pPr>
      <w:r w:rsidRPr="00AA6779">
        <w:t>Raspberry Pi Imager este un utilitar software gratuit dezvoltat de echipa Raspberry Pi pentru a ajuta la instalarea sistemului de operare Raspberry Pi OS pe un card SD sau microSD. Este disponibil pentru Windows, macOS și Linux și poate fi descărcat de pe site-ul oficial Raspberry Pi.</w:t>
      </w:r>
      <w:r>
        <w:t xml:space="preserve"> </w:t>
      </w:r>
      <w:r w:rsidRPr="00AA6779">
        <w:t>Acest utilitar software este foarte ușor de utilizat și</w:t>
      </w:r>
      <w:r>
        <w:t xml:space="preserve"> urmând câțiva pași în interfața grafică a aplicației, sistemul de operare este </w:t>
      </w:r>
      <w:r w:rsidR="00BD5688">
        <w:t>pregătit pentru a fi folosit.</w:t>
      </w:r>
    </w:p>
    <w:p w14:paraId="00A9C208" w14:textId="77777777" w:rsidR="006E7C72" w:rsidRPr="00E54719" w:rsidRDefault="006E7C72" w:rsidP="00AA6779">
      <w:pPr>
        <w:ind w:firstLine="709"/>
      </w:pPr>
    </w:p>
    <w:p w14:paraId="3CC42653" w14:textId="5DFBC7CE" w:rsidR="00E54719" w:rsidRDefault="00E54719" w:rsidP="00E54719">
      <w:pPr>
        <w:pStyle w:val="Titlu2"/>
      </w:pPr>
      <w:bookmarkStart w:id="14" w:name="_Toc133689288"/>
      <w:r>
        <w:t>Putty</w:t>
      </w:r>
      <w:bookmarkEnd w:id="14"/>
    </w:p>
    <w:p w14:paraId="0913697A" w14:textId="0F63AFD6" w:rsidR="00BD5688" w:rsidRDefault="00BD5688" w:rsidP="00F4264B">
      <w:pPr>
        <w:ind w:firstLine="851"/>
      </w:pPr>
      <w:r>
        <w:t>Putty este un program de tip terminal emulator, folosit în principal pentru a oferi acces la shell-ul unui sistem de operare la distanță. Acesta este disponibil pentru sistemele de operare Windows și Linux și este folosit pentru conectarea la servere SSH, Telnet sau la alte servicii de rețea</w:t>
      </w:r>
      <w:sdt>
        <w:sdtPr>
          <w:id w:val="1103995116"/>
          <w:citation/>
        </w:sdtPr>
        <w:sdtContent>
          <w:r w:rsidR="006E7C72">
            <w:fldChar w:fldCharType="begin"/>
          </w:r>
          <w:r w:rsidR="006E7C72">
            <w:instrText xml:space="preserve"> CITATION Wik23 \l 1048 </w:instrText>
          </w:r>
          <w:r w:rsidR="006E7C72">
            <w:fldChar w:fldCharType="separate"/>
          </w:r>
          <w:r w:rsidR="00183007">
            <w:rPr>
              <w:noProof/>
            </w:rPr>
            <w:t xml:space="preserve"> </w:t>
          </w:r>
          <w:r w:rsidR="00183007" w:rsidRPr="00183007">
            <w:rPr>
              <w:noProof/>
            </w:rPr>
            <w:t>[1]</w:t>
          </w:r>
          <w:r w:rsidR="006E7C72">
            <w:fldChar w:fldCharType="end"/>
          </w:r>
        </w:sdtContent>
      </w:sdt>
      <w:r>
        <w:t>.</w:t>
      </w:r>
    </w:p>
    <w:p w14:paraId="68A95A16" w14:textId="582DCFE6" w:rsidR="00FA673B" w:rsidRDefault="00BD5688" w:rsidP="006E7C72">
      <w:pPr>
        <w:ind w:firstLine="851"/>
      </w:pPr>
      <w:r>
        <w:t>Putty suportă o serie de protocoale de rețea, cum ar fi SSH, Telnet, rlogin și TCP. De asemenea, oferă suport pentru criptarea datelor transferate prin intermediul SSL(Secure Socket Layer) și este capabil să transmită date cu viteze mari, ceea ce face din Putty un instrument util pentru administrarea și gestionarea sistemelor de operare la distanță.</w:t>
      </w:r>
    </w:p>
    <w:p w14:paraId="71A5AC0A" w14:textId="77777777" w:rsidR="00BD5688" w:rsidRPr="00BD5688" w:rsidRDefault="00BD5688" w:rsidP="00BD5688">
      <w:pPr>
        <w:ind w:firstLine="851"/>
      </w:pPr>
    </w:p>
    <w:p w14:paraId="4BFF1E96" w14:textId="0A73E429" w:rsidR="00E54719" w:rsidRDefault="00E54719" w:rsidP="00E54719">
      <w:pPr>
        <w:pStyle w:val="Titlu2"/>
      </w:pPr>
      <w:bookmarkStart w:id="15" w:name="_Toc133689289"/>
      <w:r>
        <w:t>VNC Viewer</w:t>
      </w:r>
      <w:bookmarkEnd w:id="15"/>
    </w:p>
    <w:p w14:paraId="57C5FF62" w14:textId="19629E63" w:rsidR="00C64A5F" w:rsidRDefault="00C64A5F" w:rsidP="00C64A5F">
      <w:pPr>
        <w:ind w:firstLine="708"/>
      </w:pPr>
      <w:r w:rsidRPr="00C64A5F">
        <w:t xml:space="preserve">VNC înseamnă  Virtual Network Computing. Este un sistem de partajare a ecranului pe mai multe platforme   care  a fost creat pentru a controla de la distanță un alt </w:t>
      </w:r>
      <w:r>
        <w:t>calculator</w:t>
      </w:r>
      <w:r w:rsidRPr="00C64A5F">
        <w:t>.</w:t>
      </w:r>
      <w:r>
        <w:t xml:space="preserve"> </w:t>
      </w:r>
      <w:r w:rsidRPr="00C64A5F">
        <w:t>Aceasta înseamnă că  ecranul, tastatura  și mouse-ul unui computer pot fi utilizate de la distanță de către un  utilizator de la distanță  de pe un dispozitiv secundar</w:t>
      </w:r>
      <w:r>
        <w:t>.</w:t>
      </w:r>
    </w:p>
    <w:p w14:paraId="0EBEA742" w14:textId="2BEDB1B5" w:rsidR="008364A2" w:rsidRPr="00C64A5F" w:rsidRDefault="00C64A5F" w:rsidP="008364A2">
      <w:pPr>
        <w:ind w:firstLine="708"/>
      </w:pPr>
      <w:r w:rsidRPr="00C64A5F">
        <w:t xml:space="preserve">VNC  funcționează pe un model client/server. O componentă de server este instalată pe computerul de la distanță (cel </w:t>
      </w:r>
      <w:r>
        <w:t>care se dorește a fi controlat</w:t>
      </w:r>
      <w:r w:rsidRPr="00C64A5F">
        <w:t xml:space="preserve">), iar un vizualizator VNC, sau client, este instalat  pe dispozitivul de pe care </w:t>
      </w:r>
      <w:r>
        <w:t>se dorește a se face controlul.</w:t>
      </w:r>
      <w:r w:rsidR="008364A2">
        <w:t xml:space="preserve"> </w:t>
      </w:r>
      <w:r w:rsidR="008364A2" w:rsidRPr="008364A2">
        <w:t>Remote Framebuffer, sau</w:t>
      </w:r>
      <w:r w:rsidR="008364A2">
        <w:t xml:space="preserve"> </w:t>
      </w:r>
      <w:r w:rsidR="008364A2" w:rsidRPr="008364A2">
        <w:t>RFB, este protocolul care guvernează formatul datelor care trec între  client și server  în sistemul  VNC.</w:t>
      </w:r>
    </w:p>
    <w:p w14:paraId="6D2605FC" w14:textId="43234AD8" w:rsidR="00C64A5F" w:rsidRDefault="00C64A5F" w:rsidP="00C64A5F">
      <w:pPr>
        <w:ind w:firstLine="708"/>
      </w:pPr>
    </w:p>
    <w:p w14:paraId="15453191" w14:textId="6F9D907D" w:rsidR="003C6417" w:rsidRDefault="00E54719" w:rsidP="003C6417">
      <w:pPr>
        <w:pStyle w:val="Titlu2"/>
      </w:pPr>
      <w:bookmarkStart w:id="16" w:name="_Toc133689290"/>
      <w:r>
        <w:lastRenderedPageBreak/>
        <w:t>WinSCP</w:t>
      </w:r>
      <w:bookmarkEnd w:id="16"/>
    </w:p>
    <w:p w14:paraId="0ABD1009" w14:textId="6C188193" w:rsidR="008364A2" w:rsidRDefault="008364A2" w:rsidP="008364A2">
      <w:pPr>
        <w:ind w:firstLine="576"/>
      </w:pPr>
      <w:r w:rsidRPr="008364A2">
        <w:t>WinSCP este un program de transfer de fișiere gratuit și open-source, care este utilizat pentru a transfera fișiere între două calculatoare, fie local, fie remote. Acesta este adesea folosit în combinație cu SSH (Secure Shell) pentru a permite transferul de fișiere între un calculator local și un server remote prin intermediul unei conexiuni SSH securizate.</w:t>
      </w:r>
      <w:r w:rsidR="00A0772B">
        <w:t xml:space="preserve"> </w:t>
      </w:r>
      <w:r w:rsidR="00A0772B" w:rsidRPr="00A0772B">
        <w:t>De asemenea, poate utiliza protocolul SFTP (Secure File Transfer Protocol) pentru transferul de fișiere, care este un protocol securizat care utilizează criptarea</w:t>
      </w:r>
      <w:r w:rsidR="00A0772B">
        <w:t xml:space="preserve"> (în acest caz algoritmul AES-256)</w:t>
      </w:r>
      <w:r w:rsidR="00A0772B" w:rsidRPr="00A0772B">
        <w:t xml:space="preserve"> pentru a proteja datele în timpul transferului</w:t>
      </w:r>
      <w:sdt>
        <w:sdtPr>
          <w:id w:val="958918206"/>
          <w:citation/>
        </w:sdtPr>
        <w:sdtContent>
          <w:r w:rsidR="00A0772B">
            <w:fldChar w:fldCharType="begin"/>
          </w:r>
          <w:r w:rsidR="006E6652">
            <w:rPr>
              <w:lang w:val="ro-MD"/>
            </w:rPr>
            <w:instrText xml:space="preserve">CITATION WinSCP19 \l 2072 </w:instrText>
          </w:r>
          <w:r w:rsidR="00A0772B">
            <w:fldChar w:fldCharType="separate"/>
          </w:r>
          <w:r w:rsidR="00183007">
            <w:rPr>
              <w:noProof/>
              <w:lang w:val="ro-MD"/>
            </w:rPr>
            <w:t xml:space="preserve"> </w:t>
          </w:r>
          <w:r w:rsidR="00183007" w:rsidRPr="00183007">
            <w:rPr>
              <w:noProof/>
              <w:lang w:val="ro-MD"/>
            </w:rPr>
            <w:t>[2]</w:t>
          </w:r>
          <w:r w:rsidR="00A0772B">
            <w:fldChar w:fldCharType="end"/>
          </w:r>
        </w:sdtContent>
      </w:sdt>
      <w:r w:rsidR="00A0772B" w:rsidRPr="00A0772B">
        <w:t>.</w:t>
      </w:r>
    </w:p>
    <w:p w14:paraId="34541B13" w14:textId="0B5B14AA" w:rsidR="00A0772B" w:rsidRDefault="00A0772B" w:rsidP="008364A2">
      <w:pPr>
        <w:ind w:firstLine="576"/>
      </w:pPr>
    </w:p>
    <w:p w14:paraId="4034695E" w14:textId="77777777" w:rsidR="0071221C" w:rsidRPr="008364A2" w:rsidRDefault="0071221C" w:rsidP="008364A2">
      <w:pPr>
        <w:ind w:firstLine="576"/>
      </w:pPr>
    </w:p>
    <w:p w14:paraId="21813313" w14:textId="6F7C678A" w:rsidR="0071221C" w:rsidRDefault="003512D3" w:rsidP="0071221C">
      <w:pPr>
        <w:pStyle w:val="Titlu1"/>
      </w:pPr>
      <w:bookmarkStart w:id="17" w:name="_Toc133689291"/>
      <w:r>
        <w:t>Concepte de bază</w:t>
      </w:r>
      <w:bookmarkEnd w:id="17"/>
    </w:p>
    <w:p w14:paraId="58DF58B6" w14:textId="21B200CE" w:rsidR="0071221C" w:rsidRDefault="0071221C" w:rsidP="0071221C">
      <w:pPr>
        <w:ind w:firstLine="708"/>
        <w:rPr>
          <w:lang w:val="ro-MD"/>
        </w:rPr>
      </w:pPr>
      <w:r>
        <w:rPr>
          <w:lang w:val="ro-MD"/>
        </w:rPr>
        <w:t>Înaintea implementării propriu-zise este necesară înțelegerea unor concepte teoretice fundamentale ce aparțin de domeniul inteligenței artificiale. În acest capitol voi prezenta o parte dintre acest</w:t>
      </w:r>
      <w:r w:rsidR="00163831">
        <w:rPr>
          <w:lang w:val="ro-MD"/>
        </w:rPr>
        <w:t>e concepte ce au fost folosite pentru a rezolva problema de față.</w:t>
      </w:r>
    </w:p>
    <w:p w14:paraId="44F84A03" w14:textId="77777777" w:rsidR="00163831" w:rsidRPr="0071221C" w:rsidRDefault="00163831" w:rsidP="0071221C">
      <w:pPr>
        <w:ind w:firstLine="708"/>
        <w:rPr>
          <w:lang w:val="ro-MD"/>
        </w:rPr>
      </w:pPr>
    </w:p>
    <w:p w14:paraId="6D7CB567" w14:textId="77777777" w:rsidR="008C73B8" w:rsidRDefault="008C73B8" w:rsidP="008C73B8">
      <w:pPr>
        <w:pStyle w:val="Titlu2"/>
      </w:pPr>
      <w:bookmarkStart w:id="18" w:name="_Toc133689292"/>
      <w:r>
        <w:t>ML</w:t>
      </w:r>
      <w:bookmarkEnd w:id="18"/>
    </w:p>
    <w:p w14:paraId="3DEEB2FF" w14:textId="75C156DE" w:rsidR="002D744D" w:rsidRDefault="002D744D" w:rsidP="0071221C">
      <w:pPr>
        <w:ind w:firstLine="709"/>
      </w:pPr>
      <w:r w:rsidRPr="002D744D">
        <w:t>Învățarea automată este un concept care permite computerelor să învețe din exemple și experiențe în mod automat și să imite oamenii în luarea deciziilor, fără a fi programate în mod explicit.</w:t>
      </w:r>
      <w:r w:rsidR="0071221C">
        <w:t xml:space="preserve"> </w:t>
      </w:r>
      <w:r w:rsidRPr="002D744D">
        <w:t xml:space="preserve">Este o ramură a inteligenței artificiale care folosește algoritmi și tehnici statistice pentru a învăța din date și a </w:t>
      </w:r>
      <w:r>
        <w:t xml:space="preserve">crea </w:t>
      </w:r>
      <w:r w:rsidRPr="002D744D">
        <w:t xml:space="preserve"> modele </w:t>
      </w:r>
      <w:r>
        <w:t>ce sunt folosite pentru a rezolva sarcini concrete</w:t>
      </w:r>
      <w:r w:rsidRPr="002D744D">
        <w:t>.</w:t>
      </w:r>
    </w:p>
    <w:p w14:paraId="0955AD84" w14:textId="3D445585" w:rsidR="00C11B5E" w:rsidRDefault="00226879" w:rsidP="00C11B5E">
      <w:pPr>
        <w:ind w:firstLine="709"/>
      </w:pPr>
      <w:r>
        <w:t>În ciuda faptului că este o ramură a informaticii, învățarea automată este conceptual diferită de programarea tradițională.</w:t>
      </w:r>
      <w:r w:rsidR="00C11B5E">
        <w:t xml:space="preserve"> După cum este reprezentat și în </w:t>
      </w:r>
      <w:r w:rsidR="0065673D">
        <w:fldChar w:fldCharType="begin"/>
      </w:r>
      <w:r w:rsidR="0065673D">
        <w:instrText xml:space="preserve"> REF _Ref130469760 \h </w:instrText>
      </w:r>
      <w:r w:rsidR="0065673D">
        <w:fldChar w:fldCharType="separate"/>
      </w:r>
      <w:r w:rsidR="00703573">
        <w:t>f</w:t>
      </w:r>
      <w:r w:rsidR="0065673D">
        <w:t>ig</w:t>
      </w:r>
      <w:r w:rsidR="00703573">
        <w:t>ura</w:t>
      </w:r>
      <w:r w:rsidR="0065673D">
        <w:t xml:space="preserve"> </w:t>
      </w:r>
      <w:r w:rsidR="0065673D">
        <w:rPr>
          <w:noProof/>
        </w:rPr>
        <w:t>3</w:t>
      </w:r>
      <w:r w:rsidR="0065673D">
        <w:t>.</w:t>
      </w:r>
      <w:r w:rsidR="0065673D">
        <w:rPr>
          <w:noProof/>
        </w:rPr>
        <w:t>1</w:t>
      </w:r>
      <w:r w:rsidR="0065673D">
        <w:fldChar w:fldCharType="end"/>
      </w:r>
      <w:r w:rsidR="00C11B5E">
        <w:t>, programarea tradițională presupune faptul că noi avem posibilitatea să definim clar regulile modelului pentru un set de date de intrare și obținem răspunsurile corecte. Pe de altă parte, în cadrul învățării automate, datele procesate sunt transmise unui algoritm de ML și produc o ieșire tipizată – regulile modelului</w:t>
      </w:r>
      <w:r w:rsidR="00E05D07">
        <w:t xml:space="preserve"> </w:t>
      </w:r>
      <w:sdt>
        <w:sdtPr>
          <w:id w:val="923139174"/>
          <w:citation/>
        </w:sdtPr>
        <w:sdtContent>
          <w:r w:rsidR="00E05D07">
            <w:fldChar w:fldCharType="begin"/>
          </w:r>
          <w:r w:rsidR="00E05D07">
            <w:instrText xml:space="preserve"> CITATION Lau19 \l 1048 </w:instrText>
          </w:r>
          <w:r w:rsidR="00E05D07">
            <w:fldChar w:fldCharType="separate"/>
          </w:r>
          <w:r w:rsidR="00183007" w:rsidRPr="00183007">
            <w:rPr>
              <w:noProof/>
            </w:rPr>
            <w:t>[3]</w:t>
          </w:r>
          <w:r w:rsidR="00E05D07">
            <w:fldChar w:fldCharType="end"/>
          </w:r>
        </w:sdtContent>
      </w:sdt>
      <w:r w:rsidR="00C11B5E">
        <w:t>.</w:t>
      </w:r>
    </w:p>
    <w:p w14:paraId="36EE625E" w14:textId="77777777" w:rsidR="00AA26BE" w:rsidRDefault="00C11B5E" w:rsidP="00AA26BE">
      <w:pPr>
        <w:keepNext/>
        <w:ind w:firstLine="709"/>
      </w:pPr>
      <w:r>
        <w:lastRenderedPageBreak/>
        <w:t xml:space="preserve"> </w:t>
      </w:r>
      <w:r w:rsidR="006E0701">
        <w:rPr>
          <w:noProof/>
        </w:rPr>
        <w:drawing>
          <wp:inline distT="0" distB="0" distL="0" distR="0" wp14:anchorId="692154E1" wp14:editId="4917BF35">
            <wp:extent cx="4960620" cy="1927860"/>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0620" cy="1927860"/>
                    </a:xfrm>
                    <a:prstGeom prst="rect">
                      <a:avLst/>
                    </a:prstGeom>
                    <a:noFill/>
                    <a:ln>
                      <a:noFill/>
                    </a:ln>
                  </pic:spPr>
                </pic:pic>
              </a:graphicData>
            </a:graphic>
          </wp:inline>
        </w:drawing>
      </w:r>
    </w:p>
    <w:p w14:paraId="72407993" w14:textId="5DFD3C84" w:rsidR="00C11B5E" w:rsidRPr="00A05EEE" w:rsidRDefault="00AA26BE" w:rsidP="001E7AC1">
      <w:pPr>
        <w:jc w:val="center"/>
        <w:rPr>
          <w:szCs w:val="28"/>
        </w:rPr>
      </w:pPr>
      <w:bookmarkStart w:id="19" w:name="_Ref130469760"/>
      <w:bookmarkStart w:id="20" w:name="_Toc130741279"/>
      <w:bookmarkStart w:id="21" w:name="_Toc133340119"/>
      <w:bookmarkStart w:id="22" w:name="_Toc133340295"/>
      <w:r w:rsidRPr="00A05EEE">
        <w:rPr>
          <w:szCs w:val="28"/>
        </w:rPr>
        <w:t xml:space="preserve">Fig. </w:t>
      </w:r>
      <w:r w:rsidR="00AA4D4B" w:rsidRPr="00A05EEE">
        <w:rPr>
          <w:szCs w:val="28"/>
        </w:rPr>
        <w:fldChar w:fldCharType="begin"/>
      </w:r>
      <w:r w:rsidR="00AA4D4B" w:rsidRPr="00A05EEE">
        <w:rPr>
          <w:szCs w:val="28"/>
        </w:rPr>
        <w:instrText xml:space="preserve"> STYLEREF 1 \s </w:instrText>
      </w:r>
      <w:r w:rsidR="00AA4D4B" w:rsidRPr="00A05EEE">
        <w:rPr>
          <w:szCs w:val="28"/>
        </w:rPr>
        <w:fldChar w:fldCharType="separate"/>
      </w:r>
      <w:r w:rsidR="00AA4D4B" w:rsidRPr="00A05EEE">
        <w:rPr>
          <w:noProof/>
          <w:szCs w:val="28"/>
        </w:rPr>
        <w:t>3</w:t>
      </w:r>
      <w:r w:rsidR="00AA4D4B" w:rsidRPr="00A05EEE">
        <w:rPr>
          <w:szCs w:val="28"/>
        </w:rPr>
        <w:fldChar w:fldCharType="end"/>
      </w:r>
      <w:r w:rsidR="00AA4D4B" w:rsidRPr="00A05EEE">
        <w:rPr>
          <w:szCs w:val="28"/>
        </w:rPr>
        <w:t>.</w:t>
      </w:r>
      <w:r w:rsidR="00AA4D4B" w:rsidRPr="00A05EEE">
        <w:rPr>
          <w:szCs w:val="28"/>
        </w:rPr>
        <w:fldChar w:fldCharType="begin"/>
      </w:r>
      <w:r w:rsidR="00AA4D4B" w:rsidRPr="00A05EEE">
        <w:rPr>
          <w:szCs w:val="28"/>
        </w:rPr>
        <w:instrText xml:space="preserve"> SEQ Fig. \* ARABIC \s 1 </w:instrText>
      </w:r>
      <w:r w:rsidR="00AA4D4B" w:rsidRPr="00A05EEE">
        <w:rPr>
          <w:szCs w:val="28"/>
        </w:rPr>
        <w:fldChar w:fldCharType="separate"/>
      </w:r>
      <w:r w:rsidR="00AA4D4B" w:rsidRPr="00A05EEE">
        <w:rPr>
          <w:noProof/>
          <w:szCs w:val="28"/>
        </w:rPr>
        <w:t>1</w:t>
      </w:r>
      <w:r w:rsidR="00AA4D4B" w:rsidRPr="00A05EEE">
        <w:rPr>
          <w:szCs w:val="28"/>
        </w:rPr>
        <w:fldChar w:fldCharType="end"/>
      </w:r>
      <w:bookmarkEnd w:id="19"/>
      <w:r w:rsidRPr="00A05EEE">
        <w:rPr>
          <w:szCs w:val="28"/>
        </w:rPr>
        <w:t xml:space="preserve"> Diferențele conceptuale dintre învățarea automată și programarea tradițională</w:t>
      </w:r>
      <w:bookmarkEnd w:id="20"/>
      <w:bookmarkEnd w:id="21"/>
      <w:bookmarkEnd w:id="22"/>
    </w:p>
    <w:p w14:paraId="2E84FCE8" w14:textId="77777777" w:rsidR="008D5BC3" w:rsidRDefault="008D5BC3" w:rsidP="00C11B5E">
      <w:pPr>
        <w:ind w:firstLine="709"/>
      </w:pPr>
    </w:p>
    <w:p w14:paraId="3EE7178A" w14:textId="77777777" w:rsidR="008D5BC3" w:rsidRDefault="008D5BC3" w:rsidP="008D5BC3">
      <w:pPr>
        <w:ind w:firstLine="709"/>
      </w:pPr>
      <w:r>
        <w:t>Sistemele de învățare automată pot fi clasificate în patru mari categorii, corespunzător cu tipul de supraveghere efectuat în timpul antrenării:</w:t>
      </w:r>
    </w:p>
    <w:p w14:paraId="427ED902" w14:textId="77777777" w:rsidR="0065673D" w:rsidRDefault="008D5BC3" w:rsidP="0065673D">
      <w:pPr>
        <w:pStyle w:val="Listparagraf"/>
        <w:numPr>
          <w:ilvl w:val="0"/>
          <w:numId w:val="5"/>
        </w:numPr>
        <w:rPr>
          <w:lang w:val="ro-MD"/>
        </w:rPr>
      </w:pPr>
      <w:r w:rsidRPr="008D5BC3">
        <w:rPr>
          <w:lang w:val="ro-MD"/>
        </w:rPr>
        <w:t>Învățare supravegheată</w:t>
      </w:r>
      <w:r>
        <w:rPr>
          <w:lang w:val="ro-MD"/>
        </w:rPr>
        <w:t xml:space="preserve"> (Supervised learning)</w:t>
      </w:r>
      <w:r w:rsidRPr="008D5BC3">
        <w:rPr>
          <w:lang w:val="ro-MD"/>
        </w:rPr>
        <w:t xml:space="preserve"> – Algoritmul este antrenat c</w:t>
      </w:r>
      <w:r>
        <w:rPr>
          <w:lang w:val="ro-MD"/>
        </w:rPr>
        <w:t xml:space="preserve">u </w:t>
      </w:r>
      <w:r w:rsidRPr="008D5BC3">
        <w:rPr>
          <w:lang w:val="ro-MD"/>
        </w:rPr>
        <w:t>date care includ</w:t>
      </w:r>
      <w:r>
        <w:rPr>
          <w:lang w:val="ro-MD"/>
        </w:rPr>
        <w:t xml:space="preserve"> </w:t>
      </w:r>
      <w:r w:rsidRPr="008D5BC3">
        <w:rPr>
          <w:lang w:val="ro-MD"/>
        </w:rPr>
        <w:t>soluțiile dorite, numite etichete.</w:t>
      </w:r>
      <w:r>
        <w:rPr>
          <w:lang w:val="ro-MD"/>
        </w:rPr>
        <w:t xml:space="preserve"> </w:t>
      </w:r>
      <w:r w:rsidRPr="008D5BC3">
        <w:rPr>
          <w:lang w:val="ro-MD"/>
        </w:rPr>
        <w:t>Sarcinile tipice de învățare supravegheată sunt clasificarea (</w:t>
      </w:r>
      <w:r>
        <w:rPr>
          <w:lang w:val="ro-MD"/>
        </w:rPr>
        <w:t>ex.</w:t>
      </w:r>
      <w:r w:rsidRPr="008D5BC3">
        <w:rPr>
          <w:lang w:val="ro-MD"/>
        </w:rPr>
        <w:t xml:space="preserve"> recunoașterea animalului care apare într-o imagine dată) și regresia</w:t>
      </w:r>
      <w:r>
        <w:rPr>
          <w:lang w:val="ro-MD"/>
        </w:rPr>
        <w:t xml:space="preserve"> </w:t>
      </w:r>
      <w:r w:rsidRPr="008D5BC3">
        <w:rPr>
          <w:lang w:val="ro-MD"/>
        </w:rPr>
        <w:t>(</w:t>
      </w:r>
      <w:r>
        <w:rPr>
          <w:lang w:val="ro-MD"/>
        </w:rPr>
        <w:t xml:space="preserve">ex. </w:t>
      </w:r>
      <w:r w:rsidRPr="008D5BC3">
        <w:rPr>
          <w:lang w:val="ro-MD"/>
        </w:rPr>
        <w:t xml:space="preserve"> prezice</w:t>
      </w:r>
      <w:r>
        <w:rPr>
          <w:lang w:val="ro-MD"/>
        </w:rPr>
        <w:t>rea</w:t>
      </w:r>
      <w:r w:rsidRPr="008D5BC3">
        <w:rPr>
          <w:lang w:val="ro-MD"/>
        </w:rPr>
        <w:t xml:space="preserve"> valo</w:t>
      </w:r>
      <w:r>
        <w:rPr>
          <w:lang w:val="ro-MD"/>
        </w:rPr>
        <w:t>rii</w:t>
      </w:r>
      <w:r w:rsidRPr="008D5BC3">
        <w:rPr>
          <w:lang w:val="ro-MD"/>
        </w:rPr>
        <w:t xml:space="preserve"> unei case având în vedere un set de caracteristici precum numărul de</w:t>
      </w:r>
      <w:r>
        <w:rPr>
          <w:lang w:val="ro-MD"/>
        </w:rPr>
        <w:t xml:space="preserve"> </w:t>
      </w:r>
      <w:r w:rsidRPr="008D5BC3">
        <w:rPr>
          <w:lang w:val="ro-MD"/>
        </w:rPr>
        <w:t>camere, vechimea clădirii,</w:t>
      </w:r>
      <w:r>
        <w:rPr>
          <w:lang w:val="ro-MD"/>
        </w:rPr>
        <w:t xml:space="preserve"> </w:t>
      </w:r>
    </w:p>
    <w:p w14:paraId="1757ED55" w14:textId="3DB281A4" w:rsidR="0065673D" w:rsidRDefault="008D5BC3" w:rsidP="0065673D">
      <w:pPr>
        <w:pStyle w:val="Listparagraf"/>
        <w:rPr>
          <w:lang w:val="ro-MD"/>
        </w:rPr>
      </w:pPr>
      <w:r w:rsidRPr="008D5BC3">
        <w:rPr>
          <w:lang w:val="ro-MD"/>
        </w:rPr>
        <w:t>locația).</w:t>
      </w:r>
      <w:r w:rsidR="0065673D">
        <w:rPr>
          <w:lang w:val="ro-MD"/>
        </w:rPr>
        <w:t xml:space="preserve"> </w:t>
      </w:r>
      <w:r w:rsidR="0065673D" w:rsidRPr="0065673D">
        <w:rPr>
          <w:lang w:val="ro-MD"/>
        </w:rPr>
        <w:t>Procesul de antrenare</w:t>
      </w:r>
      <w:r w:rsidR="005A263B">
        <w:rPr>
          <w:lang w:val="ro-MD"/>
        </w:rPr>
        <w:t xml:space="preserve"> al</w:t>
      </w:r>
      <w:r w:rsidR="0065673D" w:rsidRPr="0065673D">
        <w:rPr>
          <w:lang w:val="ro-MD"/>
        </w:rPr>
        <w:t xml:space="preserve"> învățării supervizate implică de obicei divizarea setului de date într-un set de antrenament și un set de </w:t>
      </w:r>
      <w:r w:rsidR="00163831">
        <w:rPr>
          <w:lang w:val="ro-MD"/>
        </w:rPr>
        <w:t>testare</w:t>
      </w:r>
      <w:r w:rsidR="0065673D" w:rsidRPr="0065673D">
        <w:rPr>
          <w:lang w:val="ro-MD"/>
        </w:rPr>
        <w:t xml:space="preserve">. Modelul este antrenat folosind setul de antrenament și este ajustat prin mărirea sau micșorarea ponderilor și a parametrilor până când predicțiile sale se apropie cât mai mult posibil de etichetele din setul de date de antrenament. Apoi, modelul este evaluat folosind setul de </w:t>
      </w:r>
      <w:r w:rsidR="00163831">
        <w:rPr>
          <w:lang w:val="ro-MD"/>
        </w:rPr>
        <w:t>test</w:t>
      </w:r>
      <w:r w:rsidR="0065673D" w:rsidRPr="0065673D">
        <w:rPr>
          <w:lang w:val="ro-MD"/>
        </w:rPr>
        <w:t>, pentru a verifica dacă predicțiile sale sunt generalizabile la date noi care nu au fost incluse în setul de antrenament.</w:t>
      </w:r>
    </w:p>
    <w:p w14:paraId="233893EC" w14:textId="77777777" w:rsidR="005A263B" w:rsidRDefault="005A263B" w:rsidP="0065673D">
      <w:pPr>
        <w:pStyle w:val="Listparagraf"/>
        <w:rPr>
          <w:lang w:val="ro-MD"/>
        </w:rPr>
      </w:pPr>
    </w:p>
    <w:p w14:paraId="4C8F877F" w14:textId="77777777" w:rsidR="00521032" w:rsidRDefault="005A263B" w:rsidP="00521032">
      <w:pPr>
        <w:pStyle w:val="Listparagraf"/>
        <w:numPr>
          <w:ilvl w:val="0"/>
          <w:numId w:val="5"/>
        </w:numPr>
        <w:rPr>
          <w:lang w:val="ro-MD"/>
        </w:rPr>
      </w:pPr>
      <w:r>
        <w:rPr>
          <w:lang w:val="ro-MD"/>
        </w:rPr>
        <w:t>Învățare nesupravegheată (</w:t>
      </w:r>
      <w:r w:rsidRPr="005A263B">
        <w:rPr>
          <w:lang w:val="ro-MD"/>
        </w:rPr>
        <w:t>Unsupervised learning</w:t>
      </w:r>
      <w:r>
        <w:rPr>
          <w:lang w:val="ro-MD"/>
        </w:rPr>
        <w:t>) -</w:t>
      </w:r>
      <w:r w:rsidRPr="005A263B">
        <w:rPr>
          <w:lang w:val="ro-MD"/>
        </w:rPr>
        <w:t xml:space="preserve"> este un tip de învățare automată în care un model de învățare este antrenat pe un set de date de intrare fără etichete. Scopul este să se descopere structurile sau modelele din date, fără a se cunoaște etichetele asociate cu datele.</w:t>
      </w:r>
      <w:r w:rsidR="00521032">
        <w:rPr>
          <w:lang w:val="ro-MD"/>
        </w:rPr>
        <w:t xml:space="preserve"> Aplicații ale învățării nesupravegheate</w:t>
      </w:r>
      <w:r w:rsidR="00521032" w:rsidRPr="00521032">
        <w:rPr>
          <w:lang w:val="ro-MD"/>
        </w:rPr>
        <w:t xml:space="preserve"> sunt</w:t>
      </w:r>
      <w:r w:rsidR="00521032">
        <w:rPr>
          <w:lang w:val="ro-MD"/>
        </w:rPr>
        <w:t>: clusterizarea (ex.</w:t>
      </w:r>
      <w:r w:rsidR="00521032" w:rsidRPr="00521032">
        <w:rPr>
          <w:lang w:val="ro-MD"/>
        </w:rPr>
        <w:t xml:space="preserve"> gruparea diferiților clienți corespunzător cu obiceiurile lor de cumpărare</w:t>
      </w:r>
      <w:r w:rsidR="00521032">
        <w:rPr>
          <w:lang w:val="ro-MD"/>
        </w:rPr>
        <w:t xml:space="preserve">), reducerea dimensionalității </w:t>
      </w:r>
    </w:p>
    <w:p w14:paraId="394DE6E8" w14:textId="1891DAAD" w:rsidR="005A263B" w:rsidRDefault="00521032" w:rsidP="00521032">
      <w:pPr>
        <w:pStyle w:val="Listparagraf"/>
        <w:rPr>
          <w:lang w:val="ro-MD"/>
        </w:rPr>
      </w:pPr>
      <w:r>
        <w:rPr>
          <w:lang w:val="ro-MD"/>
        </w:rPr>
        <w:lastRenderedPageBreak/>
        <w:t xml:space="preserve">(ex.  </w:t>
      </w:r>
      <w:r w:rsidRPr="00521032">
        <w:rPr>
          <w:lang w:val="ro-MD"/>
        </w:rPr>
        <w:t>reducerea unui set de date neetichetat dintr-un spațiu cu dimensiuni mari într-un spațiu 2D sau 3D, pentru a permite reprezentarea și vizualizarea</w:t>
      </w:r>
      <w:r>
        <w:rPr>
          <w:lang w:val="ro-MD"/>
        </w:rPr>
        <w:t>).</w:t>
      </w:r>
    </w:p>
    <w:p w14:paraId="7CA02EF7" w14:textId="77777777" w:rsidR="00521032" w:rsidRPr="00521032" w:rsidRDefault="00521032" w:rsidP="00521032">
      <w:pPr>
        <w:pStyle w:val="Listparagraf"/>
        <w:rPr>
          <w:lang w:val="ro-MD"/>
        </w:rPr>
      </w:pPr>
    </w:p>
    <w:p w14:paraId="2836AE05" w14:textId="77777777" w:rsidR="005A263B" w:rsidRDefault="005A263B" w:rsidP="00521032">
      <w:pPr>
        <w:pStyle w:val="Listparagraf"/>
        <w:numPr>
          <w:ilvl w:val="0"/>
          <w:numId w:val="5"/>
        </w:numPr>
      </w:pPr>
      <w:r>
        <w:t>Învățare semisupravegheată (Semisupervised learning)</w:t>
      </w:r>
      <w:r w:rsidR="00521032">
        <w:t xml:space="preserve"> -</w:t>
      </w:r>
      <w:r>
        <w:t xml:space="preserve"> </w:t>
      </w:r>
      <w:r w:rsidR="00521032">
        <w:t>această clasă de algoritmi se ocupă cu un set de date de antrenament parțial etichetat. Un exemplu al acestei aplicații ML vine de la unele servicii de găzduire foto, cum ar fi Google Photos. În esență, partea nesupravegheată a algoritmului efectuează o sarcină de grupare, recunoscând și grupând imagini care arată aceeași persoană A. Apoi, cerând utilizatorului să spună cine este acea persoană A, algoritmul asociază eticheta dată tuturor imaginilor în care A este prezent.</w:t>
      </w:r>
    </w:p>
    <w:p w14:paraId="54BECC0F" w14:textId="77777777" w:rsidR="00521032" w:rsidRPr="00521032" w:rsidRDefault="00521032" w:rsidP="00521032">
      <w:pPr>
        <w:pStyle w:val="Listparagraf"/>
      </w:pPr>
    </w:p>
    <w:p w14:paraId="36A737E9" w14:textId="2E35504F" w:rsidR="005A263B" w:rsidRDefault="00840295" w:rsidP="00E84DB0">
      <w:pPr>
        <w:pStyle w:val="Listparagraf"/>
        <w:numPr>
          <w:ilvl w:val="0"/>
          <w:numId w:val="5"/>
        </w:numPr>
        <w:rPr>
          <w:lang w:val="ro-MD"/>
        </w:rPr>
      </w:pPr>
      <w:r w:rsidRPr="00840295">
        <w:rPr>
          <w:lang w:val="ro-MD"/>
        </w:rPr>
        <w:t xml:space="preserve">Învățare prin consolidare </w:t>
      </w:r>
      <w:r>
        <w:rPr>
          <w:lang w:val="ro-MD"/>
        </w:rPr>
        <w:t xml:space="preserve">(Reinforcement learning) </w:t>
      </w:r>
      <w:r w:rsidRPr="00840295">
        <w:rPr>
          <w:lang w:val="ro-MD"/>
        </w:rPr>
        <w:t xml:space="preserve">– </w:t>
      </w:r>
      <w:r>
        <w:rPr>
          <w:lang w:val="ro-MD"/>
        </w:rPr>
        <w:t>este cea</w:t>
      </w:r>
      <w:r w:rsidRPr="00840295">
        <w:rPr>
          <w:lang w:val="ro-MD"/>
        </w:rPr>
        <w:t xml:space="preserve"> mai unică categorie de algoritmi ML.</w:t>
      </w:r>
      <w:r w:rsidR="00E84DB0">
        <w:rPr>
          <w:lang w:val="ro-MD"/>
        </w:rPr>
        <w:t xml:space="preserve"> </w:t>
      </w:r>
      <w:r w:rsidRPr="00E84DB0">
        <w:rPr>
          <w:lang w:val="ro-MD"/>
        </w:rPr>
        <w:t>Agentul (adică sistemul de învățare) poate observa mediul înconjurător (care poate fi real sau virtual), poate efectua acțiuni și obține recompense sau penalități (sub formă de recompense negative), în funcție de rezultat. Trebuie să învețe, de la sine,</w:t>
      </w:r>
      <w:r w:rsidR="00E84DB0">
        <w:rPr>
          <w:lang w:val="ro-MD"/>
        </w:rPr>
        <w:t xml:space="preserve"> </w:t>
      </w:r>
      <w:r w:rsidRPr="00E84DB0">
        <w:rPr>
          <w:lang w:val="ro-MD"/>
        </w:rPr>
        <w:t>cea mai bună strategie pentru a obține cea mai mare recompensă în timp. Această strategie este denumită în mod obișnuit politică și constă în lista de acțiuni pe care agentul trebuie să le efectueze într-o situație dată. Exemple în acest sens pot fi găsite în robotică și în IA pentru jocuri video,</w:t>
      </w:r>
      <w:r w:rsidR="00E84DB0">
        <w:rPr>
          <w:lang w:val="ro-MD"/>
        </w:rPr>
        <w:t xml:space="preserve"> </w:t>
      </w:r>
      <w:r w:rsidRPr="00E84DB0">
        <w:rPr>
          <w:lang w:val="ro-MD"/>
        </w:rPr>
        <w:t xml:space="preserve">în cazul în care un agent (respectiv un robot sau un NPC) folosește învățarea prin </w:t>
      </w:r>
      <w:r w:rsidR="00610E95">
        <w:rPr>
          <w:lang w:val="ro-MD"/>
        </w:rPr>
        <w:t>consolidare</w:t>
      </w:r>
      <w:r w:rsidRPr="00E84DB0">
        <w:rPr>
          <w:lang w:val="ro-MD"/>
        </w:rPr>
        <w:t xml:space="preserve"> pentru a îmbunătăți o anumită sarcină, cum ar fi mersul pe jos, prinderea unui obiect sau câștigarea unui meci de joc.</w:t>
      </w:r>
    </w:p>
    <w:p w14:paraId="4818C507" w14:textId="77777777" w:rsidR="00E84DB0" w:rsidRPr="00E84DB0" w:rsidRDefault="00E84DB0" w:rsidP="00E84DB0">
      <w:pPr>
        <w:pStyle w:val="Listparagraf"/>
        <w:rPr>
          <w:lang w:val="ro-MD"/>
        </w:rPr>
      </w:pPr>
    </w:p>
    <w:p w14:paraId="794B8025" w14:textId="568007CD" w:rsidR="008A7EBA" w:rsidRDefault="00E84DB0" w:rsidP="008A7EBA">
      <w:pPr>
        <w:ind w:firstLine="708"/>
        <w:rPr>
          <w:lang w:val="ro-MD"/>
        </w:rPr>
      </w:pPr>
      <w:r>
        <w:rPr>
          <w:lang w:val="ro-MD"/>
        </w:rPr>
        <w:t>Una dintre structurile de bază ale ML este rețeaua neuronală (uneori numită Artificial Neural Network), un sistem inspirat inițial de o reprezentare simplificată a arhitecturii bioligice a creierului.  În zilele noastre, majoritatea NN-urilor sunt destul de diferite de definiția inițială dată de</w:t>
      </w:r>
      <w:r w:rsidR="00142136">
        <w:rPr>
          <w:lang w:val="ro-MD"/>
        </w:rPr>
        <w:t xml:space="preserve"> Warren</w:t>
      </w:r>
      <w:r>
        <w:rPr>
          <w:lang w:val="ro-MD"/>
        </w:rPr>
        <w:t xml:space="preserve"> McCulloch și</w:t>
      </w:r>
      <w:r w:rsidR="00142136">
        <w:rPr>
          <w:lang w:val="ro-MD"/>
        </w:rPr>
        <w:t xml:space="preserve"> Walter</w:t>
      </w:r>
      <w:r>
        <w:rPr>
          <w:lang w:val="ro-MD"/>
        </w:rPr>
        <w:t xml:space="preserve"> Pitts (1943)</w:t>
      </w:r>
      <w:r w:rsidR="000526D6">
        <w:rPr>
          <w:lang w:val="ro-MD"/>
        </w:rPr>
        <w:t xml:space="preserve"> </w:t>
      </w:r>
      <w:sdt>
        <w:sdtPr>
          <w:rPr>
            <w:lang w:val="ro-MD"/>
          </w:rPr>
          <w:id w:val="967324576"/>
          <w:citation/>
        </w:sdtPr>
        <w:sdtContent>
          <w:r w:rsidR="000526D6">
            <w:rPr>
              <w:lang w:val="ro-MD"/>
            </w:rPr>
            <w:fldChar w:fldCharType="begin"/>
          </w:r>
          <w:r w:rsidR="000526D6">
            <w:rPr>
              <w:lang w:val="ro-MD"/>
            </w:rPr>
            <w:instrText xml:space="preserve"> CITATION War \l 2072 </w:instrText>
          </w:r>
          <w:r w:rsidR="000526D6">
            <w:rPr>
              <w:lang w:val="ro-MD"/>
            </w:rPr>
            <w:fldChar w:fldCharType="separate"/>
          </w:r>
          <w:r w:rsidR="00183007" w:rsidRPr="00183007">
            <w:rPr>
              <w:noProof/>
              <w:lang w:val="ro-MD"/>
            </w:rPr>
            <w:t>[4]</w:t>
          </w:r>
          <w:r w:rsidR="000526D6">
            <w:rPr>
              <w:lang w:val="ro-MD"/>
            </w:rPr>
            <w:fldChar w:fldCharType="end"/>
          </w:r>
        </w:sdtContent>
      </w:sdt>
      <w:r w:rsidR="00142136">
        <w:rPr>
          <w:lang w:val="ro-MD"/>
        </w:rPr>
        <w:t>, dar rămân structura ideală pentru a aborda probleme complexe de ML.</w:t>
      </w:r>
    </w:p>
    <w:p w14:paraId="60800D24" w14:textId="77777777" w:rsidR="009120AC" w:rsidRDefault="009120AC" w:rsidP="009120AC">
      <w:pPr>
        <w:keepNext/>
      </w:pPr>
      <w:r>
        <w:rPr>
          <w:noProof/>
        </w:rPr>
        <w:lastRenderedPageBreak/>
        <w:drawing>
          <wp:inline distT="0" distB="0" distL="0" distR="0" wp14:anchorId="56E8F236" wp14:editId="2299EAB3">
            <wp:extent cx="5953125" cy="1875155"/>
            <wp:effectExtent l="0" t="0" r="9525"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1875155"/>
                    </a:xfrm>
                    <a:prstGeom prst="rect">
                      <a:avLst/>
                    </a:prstGeom>
                    <a:noFill/>
                    <a:ln>
                      <a:noFill/>
                    </a:ln>
                  </pic:spPr>
                </pic:pic>
              </a:graphicData>
            </a:graphic>
          </wp:inline>
        </w:drawing>
      </w:r>
    </w:p>
    <w:p w14:paraId="2B85081A" w14:textId="6BA81012" w:rsidR="009120AC" w:rsidRPr="00587A0D" w:rsidRDefault="009120AC" w:rsidP="001E7AC1">
      <w:pPr>
        <w:jc w:val="center"/>
        <w:rPr>
          <w:szCs w:val="28"/>
        </w:rPr>
      </w:pPr>
      <w:bookmarkStart w:id="23" w:name="_Toc130741280"/>
      <w:bookmarkStart w:id="24" w:name="_Toc133340120"/>
      <w:bookmarkStart w:id="25" w:name="_Toc133340296"/>
      <w:r w:rsidRPr="00587A0D">
        <w:rPr>
          <w:szCs w:val="28"/>
        </w:rPr>
        <w:t xml:space="preserve">Fig. </w:t>
      </w:r>
      <w:r w:rsidR="00AA4D4B" w:rsidRPr="00587A0D">
        <w:rPr>
          <w:szCs w:val="28"/>
        </w:rPr>
        <w:fldChar w:fldCharType="begin"/>
      </w:r>
      <w:r w:rsidR="00AA4D4B" w:rsidRPr="00587A0D">
        <w:rPr>
          <w:szCs w:val="28"/>
        </w:rPr>
        <w:instrText xml:space="preserve"> STYLEREF 1 \s </w:instrText>
      </w:r>
      <w:r w:rsidR="00AA4D4B" w:rsidRPr="00587A0D">
        <w:rPr>
          <w:szCs w:val="28"/>
        </w:rPr>
        <w:fldChar w:fldCharType="separate"/>
      </w:r>
      <w:r w:rsidR="00AA4D4B" w:rsidRPr="00587A0D">
        <w:rPr>
          <w:noProof/>
          <w:szCs w:val="28"/>
        </w:rPr>
        <w:t>3</w:t>
      </w:r>
      <w:r w:rsidR="00AA4D4B" w:rsidRPr="00587A0D">
        <w:rPr>
          <w:szCs w:val="28"/>
        </w:rPr>
        <w:fldChar w:fldCharType="end"/>
      </w:r>
      <w:r w:rsidR="00AA4D4B" w:rsidRPr="00587A0D">
        <w:rPr>
          <w:szCs w:val="28"/>
        </w:rPr>
        <w:t>.</w:t>
      </w:r>
      <w:r w:rsidR="00AA4D4B" w:rsidRPr="00587A0D">
        <w:rPr>
          <w:szCs w:val="28"/>
        </w:rPr>
        <w:fldChar w:fldCharType="begin"/>
      </w:r>
      <w:r w:rsidR="00AA4D4B" w:rsidRPr="00587A0D">
        <w:rPr>
          <w:szCs w:val="28"/>
        </w:rPr>
        <w:instrText xml:space="preserve"> SEQ Fig. \* ARABIC \s 1 </w:instrText>
      </w:r>
      <w:r w:rsidR="00AA4D4B" w:rsidRPr="00587A0D">
        <w:rPr>
          <w:szCs w:val="28"/>
        </w:rPr>
        <w:fldChar w:fldCharType="separate"/>
      </w:r>
      <w:r w:rsidR="00AA4D4B" w:rsidRPr="00587A0D">
        <w:rPr>
          <w:noProof/>
          <w:szCs w:val="28"/>
        </w:rPr>
        <w:t>2</w:t>
      </w:r>
      <w:r w:rsidR="00AA4D4B" w:rsidRPr="00587A0D">
        <w:rPr>
          <w:szCs w:val="28"/>
        </w:rPr>
        <w:fldChar w:fldCharType="end"/>
      </w:r>
      <w:r w:rsidRPr="00587A0D">
        <w:rPr>
          <w:szCs w:val="28"/>
        </w:rPr>
        <w:t xml:space="preserve"> Unitatea de bază a rețelei neuronale (neuron, nod) (McCulloch și Pitts)</w:t>
      </w:r>
      <w:bookmarkEnd w:id="23"/>
      <w:bookmarkEnd w:id="24"/>
      <w:bookmarkEnd w:id="25"/>
    </w:p>
    <w:p w14:paraId="2994A81C" w14:textId="77777777" w:rsidR="001E7AC1" w:rsidRPr="001E7AC1" w:rsidRDefault="001E7AC1" w:rsidP="001E7AC1">
      <w:pPr>
        <w:jc w:val="center"/>
        <w:rPr>
          <w:sz w:val="24"/>
          <w:szCs w:val="24"/>
          <w:lang w:val="ro-MD"/>
        </w:rPr>
      </w:pPr>
    </w:p>
    <w:p w14:paraId="47020BC5" w14:textId="7061C899" w:rsidR="00142136" w:rsidRDefault="00142136" w:rsidP="00142136">
      <w:pPr>
        <w:ind w:firstLine="708"/>
        <w:rPr>
          <w:lang w:val="ro-MD"/>
        </w:rPr>
      </w:pPr>
      <w:r w:rsidRPr="00142136">
        <w:rPr>
          <w:lang w:val="ro-MD"/>
        </w:rPr>
        <w:t>Unitățile logistice de bază ale unei rețele neuronale sunt cunoscute ca neuroni (uneori denumiți neuroni artificiali, pentru a le distinge de omologii lor biologici).</w:t>
      </w:r>
      <w:r>
        <w:rPr>
          <w:lang w:val="ro-MD"/>
        </w:rPr>
        <w:t xml:space="preserve"> Ele sunt definite ca o structură de calcul simplă care primește intrări, le procesează și trimite rezultate</w:t>
      </w:r>
      <w:r w:rsidR="00610E95">
        <w:rPr>
          <w:lang w:val="ro-MD"/>
        </w:rPr>
        <w:t>le</w:t>
      </w:r>
      <w:r>
        <w:rPr>
          <w:lang w:val="ro-MD"/>
        </w:rPr>
        <w:t xml:space="preserve"> către unitatea următoare.</w:t>
      </w:r>
    </w:p>
    <w:p w14:paraId="348A56FD" w14:textId="2F57EA3B" w:rsidR="009120AC" w:rsidRDefault="009120AC" w:rsidP="00142136">
      <w:pPr>
        <w:ind w:firstLine="708"/>
        <w:rPr>
          <w:lang w:val="ro-MD"/>
        </w:rPr>
      </w:pPr>
      <w:r>
        <w:rPr>
          <w:lang w:val="ro-MD"/>
        </w:rPr>
        <w:t>În termeni pur matematici, un neuron este containerul funcției de activare, adică regula conform căreia unitatea produce o ieșire determinată ca urmare a unui set specific de intrări. Alegerea acestor funcții este arbitrară, de obicei se bazează pe ipoteze făcute cu privire la tipul de caracteristici de antrenament și pe arhitectura modelului. Această funcție influențează modul în care sistemul aproximează comportamentul variabilelor sale dependente.</w:t>
      </w:r>
      <w:r w:rsidR="008A7EBA">
        <w:rPr>
          <w:lang w:val="ro-MD"/>
        </w:rPr>
        <w:t xml:space="preserve"> În general, există patru funcții de activare importante: sigmoid, tangentă</w:t>
      </w:r>
      <w:r w:rsidR="00A05EEE">
        <w:rPr>
          <w:lang w:val="ro-MD"/>
        </w:rPr>
        <w:t xml:space="preserve"> hiperbolică</w:t>
      </w:r>
      <w:r w:rsidR="008A7EBA">
        <w:rPr>
          <w:lang w:val="ro-MD"/>
        </w:rPr>
        <w:t xml:space="preserve"> (tanh), ReLU și </w:t>
      </w:r>
      <w:r w:rsidR="0081307C">
        <w:rPr>
          <w:lang w:val="ro-MD"/>
        </w:rPr>
        <w:t xml:space="preserve">treaptă unitate </w:t>
      </w:r>
      <w:r w:rsidR="008A7EBA">
        <w:rPr>
          <w:lang w:val="ro-MD"/>
        </w:rPr>
        <w:t>(step).</w:t>
      </w:r>
      <w:r w:rsidR="004B2CA4">
        <w:rPr>
          <w:lang w:val="ro-MD"/>
        </w:rPr>
        <w:t xml:space="preserve"> </w:t>
      </w:r>
    </w:p>
    <w:p w14:paraId="0E3E7DD5" w14:textId="6522FEC2" w:rsidR="004B2CA4" w:rsidRDefault="004B2CA4" w:rsidP="002A7F79">
      <w:pPr>
        <w:rPr>
          <w:lang w:val="ro-MD"/>
        </w:rPr>
      </w:pPr>
    </w:p>
    <w:p w14:paraId="0A9454B6" w14:textId="77777777" w:rsidR="002A7F79" w:rsidRDefault="002A7F79" w:rsidP="002A7F79">
      <w:pPr>
        <w:rPr>
          <w:lang w:val="ro-MD"/>
        </w:rPr>
      </w:pPr>
    </w:p>
    <w:p w14:paraId="3A37FA42" w14:textId="77777777" w:rsidR="00F16BF5" w:rsidRDefault="00F16BF5" w:rsidP="002A7F79">
      <w:pPr>
        <w:pStyle w:val="Titlu2"/>
        <w:rPr>
          <w:lang w:val="ro-MD"/>
        </w:rPr>
      </w:pPr>
      <w:bookmarkStart w:id="26" w:name="_Toc133689293"/>
      <w:r>
        <w:rPr>
          <w:lang w:val="ro-MD"/>
        </w:rPr>
        <w:t xml:space="preserve">Funcția </w:t>
      </w:r>
      <w:r w:rsidR="001B309A">
        <w:rPr>
          <w:lang w:val="ro-MD"/>
        </w:rPr>
        <w:t>step</w:t>
      </w:r>
      <w:bookmarkEnd w:id="26"/>
    </w:p>
    <w:p w14:paraId="1088815C" w14:textId="77777777" w:rsidR="00F16BF5" w:rsidRDefault="00F16BF5" w:rsidP="00F16BF5">
      <w:pPr>
        <w:ind w:firstLine="708"/>
        <w:rPr>
          <w:lang w:val="ro-MD"/>
        </w:rPr>
      </w:pPr>
      <w:r w:rsidRPr="00F16BF5">
        <w:rPr>
          <w:lang w:val="ro-MD"/>
        </w:rPr>
        <w:t>Funcția step</w:t>
      </w:r>
      <w:r w:rsidR="001B309A">
        <w:rPr>
          <w:lang w:val="ro-MD"/>
        </w:rPr>
        <w:t xml:space="preserve"> (treaptă unitate)</w:t>
      </w:r>
      <w:r w:rsidRPr="00F16BF5">
        <w:rPr>
          <w:lang w:val="ro-MD"/>
        </w:rPr>
        <w:t xml:space="preserve"> este una dintre cele mai simple funcții de activare, utilizată pe scară largă în primele arhitecturi ML, precum </w:t>
      </w:r>
      <w:bookmarkStart w:id="27" w:name="_Hlk133766843"/>
      <w:r w:rsidR="002862C9">
        <w:t>„</w:t>
      </w:r>
      <w:r>
        <w:rPr>
          <w:lang w:val="ro-MD"/>
        </w:rPr>
        <w:t>P</w:t>
      </w:r>
      <w:r w:rsidRPr="00F16BF5">
        <w:rPr>
          <w:lang w:val="ro-MD"/>
        </w:rPr>
        <w:t>erceptron</w:t>
      </w:r>
      <w:r>
        <w:rPr>
          <w:lang w:val="ro-MD"/>
        </w:rPr>
        <w:t>ul</w:t>
      </w:r>
      <w:r w:rsidR="002862C9">
        <w:rPr>
          <w:lang w:val="ro-MD"/>
        </w:rPr>
        <w:t>” dezvoltat</w:t>
      </w:r>
      <w:r w:rsidRPr="00F16BF5">
        <w:rPr>
          <w:lang w:val="ro-MD"/>
        </w:rPr>
        <w:t xml:space="preserve"> de</w:t>
      </w:r>
      <w:r>
        <w:rPr>
          <w:lang w:val="ro-MD"/>
        </w:rPr>
        <w:t xml:space="preserve"> Frank</w:t>
      </w:r>
      <w:r w:rsidRPr="00F16BF5">
        <w:rPr>
          <w:lang w:val="ro-MD"/>
        </w:rPr>
        <w:t xml:space="preserve"> Rosenblatt (1957) și </w:t>
      </w:r>
      <w:r w:rsidR="002862C9">
        <w:t>„</w:t>
      </w:r>
      <w:r w:rsidRPr="00F16BF5">
        <w:rPr>
          <w:lang w:val="ro-MD"/>
        </w:rPr>
        <w:t>ADALINE</w:t>
      </w:r>
      <w:r w:rsidR="002862C9">
        <w:rPr>
          <w:lang w:val="ro-MD"/>
        </w:rPr>
        <w:t>” realizată</w:t>
      </w:r>
      <w:r w:rsidRPr="00F16BF5">
        <w:rPr>
          <w:lang w:val="ro-MD"/>
        </w:rPr>
        <w:t xml:space="preserve"> de</w:t>
      </w:r>
      <w:r w:rsidR="002862C9">
        <w:rPr>
          <w:lang w:val="ro-MD"/>
        </w:rPr>
        <w:t xml:space="preserve"> Bernard</w:t>
      </w:r>
      <w:r w:rsidRPr="00F16BF5">
        <w:rPr>
          <w:lang w:val="ro-MD"/>
        </w:rPr>
        <w:t xml:space="preserve"> Widrow și</w:t>
      </w:r>
      <w:r w:rsidR="002862C9">
        <w:rPr>
          <w:lang w:val="ro-MD"/>
        </w:rPr>
        <w:t xml:space="preserve"> Ted</w:t>
      </w:r>
      <w:r w:rsidRPr="00F16BF5">
        <w:rPr>
          <w:lang w:val="ro-MD"/>
        </w:rPr>
        <w:t xml:space="preserve"> Hoff (1960)</w:t>
      </w:r>
      <w:bookmarkEnd w:id="27"/>
      <w:r w:rsidRPr="00F16BF5">
        <w:rPr>
          <w:lang w:val="ro-MD"/>
        </w:rPr>
        <w:t>.</w:t>
      </w:r>
    </w:p>
    <w:p w14:paraId="5FD74F8E" w14:textId="6D261862" w:rsidR="008D16BE" w:rsidRDefault="0081307C" w:rsidP="00575ABF">
      <w:pPr>
        <w:ind w:firstLine="708"/>
        <w:rPr>
          <w:lang w:val="ro-MD"/>
        </w:rPr>
      </w:pPr>
      <w:r>
        <w:rPr>
          <w:lang w:val="ro-MD"/>
        </w:rPr>
        <w:t>Funcția treaptă unitate sau treaptă Heaviside este o funcție discontinuă ce produce o ieșire binară sau discretă, în funcție de valoarea de intrare.</w:t>
      </w:r>
      <w:r w:rsidR="00B11D9B">
        <w:rPr>
          <w:lang w:val="ro-MD"/>
        </w:rPr>
        <w:t xml:space="preserve"> Cele mai </w:t>
      </w:r>
      <w:r w:rsidR="00B11D9B">
        <w:rPr>
          <w:lang w:val="ro-MD"/>
        </w:rPr>
        <w:lastRenderedPageBreak/>
        <w:t>comune tipuri de funcții step sunt ce</w:t>
      </w:r>
      <w:r w:rsidR="00575ABF">
        <w:rPr>
          <w:lang w:val="ro-MD"/>
        </w:rPr>
        <w:t>a</w:t>
      </w:r>
      <w:r w:rsidR="00B11D9B">
        <w:rPr>
          <w:lang w:val="ro-MD"/>
        </w:rPr>
        <w:t xml:space="preserve"> utilizat</w:t>
      </w:r>
      <w:r w:rsidR="00575ABF">
        <w:rPr>
          <w:lang w:val="ro-MD"/>
        </w:rPr>
        <w:t>ă</w:t>
      </w:r>
      <w:r w:rsidR="00B11D9B">
        <w:rPr>
          <w:lang w:val="ro-MD"/>
        </w:rPr>
        <w:t xml:space="preserve"> în Perceptron, definit</w:t>
      </w:r>
      <w:r w:rsidR="00575ABF">
        <w:rPr>
          <w:lang w:val="ro-MD"/>
        </w:rPr>
        <w:t>ă</w:t>
      </w:r>
      <w:r w:rsidR="00B11D9B">
        <w:rPr>
          <w:lang w:val="ro-MD"/>
        </w:rPr>
        <w:t xml:space="preserve"> în</w:t>
      </w:r>
      <w:r w:rsidR="00575ABF">
        <w:rPr>
          <w:lang w:val="ro-MD"/>
        </w:rPr>
        <w:t xml:space="preserve"> ecuația</w:t>
      </w:r>
      <w:r w:rsidR="00B11D9B">
        <w:rPr>
          <w:lang w:val="ro-MD"/>
        </w:rPr>
        <w:t xml:space="preserve"> </w:t>
      </w:r>
      <w:r w:rsidR="00575ABF">
        <w:rPr>
          <w:lang w:val="ro-MD"/>
        </w:rPr>
        <w:fldChar w:fldCharType="begin"/>
      </w:r>
      <w:r w:rsidR="00575ABF">
        <w:rPr>
          <w:lang w:val="ro-MD"/>
        </w:rPr>
        <w:instrText xml:space="preserve"> REF _Ref130492702 \h </w:instrText>
      </w:r>
      <w:r w:rsidR="00575ABF">
        <w:rPr>
          <w:lang w:val="ro-MD"/>
        </w:rPr>
      </w:r>
      <w:r w:rsidR="00575ABF">
        <w:rPr>
          <w:lang w:val="ro-MD"/>
        </w:rPr>
        <w:fldChar w:fldCharType="separate"/>
      </w:r>
      <w:r w:rsidR="00575ABF">
        <w:rPr>
          <w:noProof/>
          <w:lang w:val="ro-MD"/>
        </w:rPr>
        <w:t>3</w:t>
      </w:r>
      <w:r w:rsidR="00575ABF">
        <w:rPr>
          <w:lang w:val="ro-MD"/>
        </w:rPr>
        <w:t>.</w:t>
      </w:r>
      <w:r w:rsidR="00575ABF">
        <w:rPr>
          <w:noProof/>
          <w:lang w:val="ro-MD"/>
        </w:rPr>
        <w:t>1</w:t>
      </w:r>
      <w:r w:rsidR="00575ABF">
        <w:rPr>
          <w:lang w:val="ro-MD"/>
        </w:rPr>
        <w:fldChar w:fldCharType="end"/>
      </w:r>
      <w:r w:rsidR="00575ABF">
        <w:rPr>
          <w:lang w:val="ro-MD"/>
        </w:rPr>
        <w:t>,</w:t>
      </w:r>
    </w:p>
    <w:p w14:paraId="69824D0D" w14:textId="77777777" w:rsidR="004B2CA4" w:rsidRDefault="004B2CA4" w:rsidP="00575ABF">
      <w:pPr>
        <w:ind w:firstLine="708"/>
        <w:rPr>
          <w:lang w:val="ro-MD"/>
        </w:rPr>
      </w:pPr>
    </w:p>
    <w:tbl>
      <w:tblPr>
        <w:tblStyle w:val="Tabelsimplu4"/>
        <w:tblW w:w="9626" w:type="dxa"/>
        <w:tblLook w:val="04A0" w:firstRow="1" w:lastRow="0" w:firstColumn="1" w:lastColumn="0" w:noHBand="0" w:noVBand="1"/>
      </w:tblPr>
      <w:tblGrid>
        <w:gridCol w:w="8873"/>
        <w:gridCol w:w="753"/>
      </w:tblGrid>
      <w:tr w:rsidR="000A4AC3" w:rsidRPr="00AB1044" w14:paraId="0D0C711D" w14:textId="77777777" w:rsidTr="00575ABF">
        <w:trPr>
          <w:cnfStyle w:val="100000000000" w:firstRow="1" w:lastRow="0" w:firstColumn="0" w:lastColumn="0" w:oddVBand="0" w:evenVBand="0" w:oddHBand="0" w:evenHBand="0"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8926" w:type="dxa"/>
          </w:tcPr>
          <w:p w14:paraId="6213F012" w14:textId="68080708" w:rsidR="000A4AC3" w:rsidRPr="00AB1044" w:rsidRDefault="00AB1044" w:rsidP="000A4AC3">
            <w:pPr>
              <w:jc w:val="center"/>
              <w:rPr>
                <w:rFonts w:eastAsiaTheme="minorEastAsia"/>
                <w:b w:val="0"/>
                <w:bCs w:val="0"/>
                <w:lang w:val="ro-MD"/>
              </w:rPr>
            </w:pPr>
            <m:oMathPara>
              <m:oMath>
                <m:r>
                  <m:rPr>
                    <m:sty m:val="b"/>
                  </m:rPr>
                  <w:rPr>
                    <w:rFonts w:ascii="Cambria Math" w:hAnsi="Cambria Math"/>
                    <w:lang w:val="ro-MD"/>
                  </w:rPr>
                  <m:t>f</m:t>
                </m:r>
                <m:d>
                  <m:dPr>
                    <m:ctrlPr>
                      <w:rPr>
                        <w:rFonts w:ascii="Cambria Math" w:hAnsi="Cambria Math"/>
                        <w:b w:val="0"/>
                        <w:bCs w:val="0"/>
                        <w:lang w:val="ro-MD"/>
                      </w:rPr>
                    </m:ctrlPr>
                  </m:dPr>
                  <m:e>
                    <m:r>
                      <m:rPr>
                        <m:sty m:val="b"/>
                      </m:rPr>
                      <w:rPr>
                        <w:rFonts w:ascii="Cambria Math" w:hAnsi="Cambria Math"/>
                        <w:lang w:val="ro-MD"/>
                      </w:rPr>
                      <m:t>x</m:t>
                    </m:r>
                  </m:e>
                </m:d>
                <m:r>
                  <m:rPr>
                    <m:sty m:val="b"/>
                  </m:rPr>
                  <w:rPr>
                    <w:rFonts w:ascii="Cambria Math" w:hAnsi="Cambria Math"/>
                    <w:lang w:val="ro-MD"/>
                  </w:rPr>
                  <m:t xml:space="preserve">= </m:t>
                </m:r>
                <m:d>
                  <m:dPr>
                    <m:begChr m:val="{"/>
                    <m:endChr m:val=""/>
                    <m:ctrlPr>
                      <w:rPr>
                        <w:rFonts w:ascii="Cambria Math" w:hAnsi="Cambria Math"/>
                        <w:b w:val="0"/>
                        <w:bCs w:val="0"/>
                        <w:color w:val="44546A" w:themeColor="text2"/>
                        <w:lang w:val="ro-MD"/>
                      </w:rPr>
                    </m:ctrlPr>
                  </m:dPr>
                  <m:e>
                    <m:eqArr>
                      <m:eqArrPr>
                        <m:ctrlPr>
                          <w:rPr>
                            <w:rFonts w:ascii="Cambria Math" w:hAnsi="Cambria Math"/>
                            <w:b w:val="0"/>
                            <w:bCs w:val="0"/>
                            <w:color w:val="44546A" w:themeColor="text2"/>
                            <w:lang w:val="ro-MD"/>
                          </w:rPr>
                        </m:ctrlPr>
                      </m:eqArrPr>
                      <m:e>
                        <m:r>
                          <m:rPr>
                            <m:sty m:val="b"/>
                          </m:rPr>
                          <w:rPr>
                            <w:rFonts w:ascii="Cambria Math" w:hAnsi="Cambria Math"/>
                            <w:lang w:val="ro-MD"/>
                          </w:rPr>
                          <m:t>0, dacă x</m:t>
                        </m:r>
                        <m:r>
                          <m:rPr>
                            <m:sty m:val="b"/>
                          </m:rPr>
                          <w:rPr>
                            <w:rFonts w:ascii="Cambria Math" w:hAnsi="Cambria Math"/>
                          </w:rPr>
                          <m:t>&lt;0</m:t>
                        </m:r>
                      </m:e>
                      <m:e>
                        <m:r>
                          <m:rPr>
                            <m:sty m:val="b"/>
                          </m:rPr>
                          <w:rPr>
                            <w:rFonts w:ascii="Cambria Math" w:hAnsi="Cambria Math"/>
                            <w:lang w:val="ro-MD"/>
                          </w:rPr>
                          <m:t xml:space="preserve">1, dacă x≥0 </m:t>
                        </m:r>
                      </m:e>
                    </m:eqArr>
                  </m:e>
                </m:d>
              </m:oMath>
            </m:oMathPara>
          </w:p>
        </w:tc>
        <w:tc>
          <w:tcPr>
            <w:tcW w:w="700" w:type="dxa"/>
          </w:tcPr>
          <w:p w14:paraId="31EDDB8D" w14:textId="4837A4EE" w:rsidR="000A4AC3" w:rsidRPr="00AB1044" w:rsidRDefault="00044DBC" w:rsidP="000A4AC3">
            <w:pPr>
              <w:jc w:val="center"/>
              <w:cnfStyle w:val="100000000000" w:firstRow="1" w:lastRow="0" w:firstColumn="0" w:lastColumn="0" w:oddVBand="0" w:evenVBand="0" w:oddHBand="0" w:evenHBand="0" w:firstRowFirstColumn="0" w:firstRowLastColumn="0" w:lastRowFirstColumn="0" w:lastRowLastColumn="0"/>
              <w:rPr>
                <w:b w:val="0"/>
                <w:bCs w:val="0"/>
                <w:lang w:val="ro-MD"/>
              </w:rPr>
            </w:pPr>
            <w:bookmarkStart w:id="28" w:name="_Ref130492702"/>
            <w:r w:rsidRPr="00AB1044">
              <w:rPr>
                <w:b w:val="0"/>
                <w:bCs w:val="0"/>
                <w:lang w:val="ro-MD"/>
              </w:rPr>
              <w:t>(</w:t>
            </w:r>
            <w:r w:rsidR="00521625" w:rsidRPr="00AB1044">
              <w:rPr>
                <w:lang w:val="ro-MD"/>
              </w:rPr>
              <w:fldChar w:fldCharType="begin"/>
            </w:r>
            <w:r w:rsidR="00521625" w:rsidRPr="00AB1044">
              <w:rPr>
                <w:b w:val="0"/>
                <w:bCs w:val="0"/>
                <w:lang w:val="ro-MD"/>
              </w:rPr>
              <w:instrText xml:space="preserve"> STYLEREF 1 \s </w:instrText>
            </w:r>
            <w:r w:rsidR="00521625" w:rsidRPr="00AB1044">
              <w:rPr>
                <w:lang w:val="ro-MD"/>
              </w:rPr>
              <w:fldChar w:fldCharType="separate"/>
            </w:r>
            <w:r w:rsidR="00521625" w:rsidRPr="00AB1044">
              <w:rPr>
                <w:b w:val="0"/>
                <w:bCs w:val="0"/>
                <w:noProof/>
                <w:lang w:val="ro-MD"/>
              </w:rPr>
              <w:t>3</w:t>
            </w:r>
            <w:r w:rsidR="00521625" w:rsidRPr="00AB1044">
              <w:rPr>
                <w:lang w:val="ro-MD"/>
              </w:rPr>
              <w:fldChar w:fldCharType="end"/>
            </w:r>
            <w:r w:rsidR="00521625" w:rsidRPr="00AB1044">
              <w:rPr>
                <w:b w:val="0"/>
                <w:bCs w:val="0"/>
                <w:lang w:val="ro-MD"/>
              </w:rPr>
              <w:t>.</w:t>
            </w:r>
            <w:r w:rsidR="00521625" w:rsidRPr="00AB1044">
              <w:rPr>
                <w:lang w:val="ro-MD"/>
              </w:rPr>
              <w:fldChar w:fldCharType="begin"/>
            </w:r>
            <w:r w:rsidR="00521625" w:rsidRPr="00AB1044">
              <w:rPr>
                <w:b w:val="0"/>
                <w:bCs w:val="0"/>
                <w:lang w:val="ro-MD"/>
              </w:rPr>
              <w:instrText xml:space="preserve"> SEQ Ecuație \* ARABIC \s 1 </w:instrText>
            </w:r>
            <w:r w:rsidR="00521625" w:rsidRPr="00AB1044">
              <w:rPr>
                <w:lang w:val="ro-MD"/>
              </w:rPr>
              <w:fldChar w:fldCharType="separate"/>
            </w:r>
            <w:r w:rsidR="00521625" w:rsidRPr="00AB1044">
              <w:rPr>
                <w:b w:val="0"/>
                <w:bCs w:val="0"/>
                <w:noProof/>
                <w:lang w:val="ro-MD"/>
              </w:rPr>
              <w:t>1</w:t>
            </w:r>
            <w:r w:rsidR="00521625" w:rsidRPr="00AB1044">
              <w:rPr>
                <w:lang w:val="ro-MD"/>
              </w:rPr>
              <w:fldChar w:fldCharType="end"/>
            </w:r>
            <w:bookmarkEnd w:id="28"/>
            <w:r w:rsidRPr="00AB1044">
              <w:rPr>
                <w:b w:val="0"/>
                <w:bCs w:val="0"/>
                <w:lang w:val="ro-MD"/>
              </w:rPr>
              <w:t>)</w:t>
            </w:r>
          </w:p>
        </w:tc>
      </w:tr>
    </w:tbl>
    <w:p w14:paraId="315C248D" w14:textId="77777777" w:rsidR="00740B96" w:rsidRPr="00575ABF" w:rsidRDefault="00575ABF" w:rsidP="00575ABF">
      <w:r>
        <w:t>unde ieșirea este 0 dacă intrarea este stric</w:t>
      </w:r>
      <w:r w:rsidR="00740B96">
        <w:t>t</w:t>
      </w:r>
      <w:r>
        <w:t xml:space="preserve"> mai mică decât 0 și 1 dacă intrarea este mai mare sau egal</w:t>
      </w:r>
      <w:r w:rsidR="00740B96">
        <w:t>ă</w:t>
      </w:r>
      <w:r>
        <w:t xml:space="preserve"> decât 0, și tipul implementat în ADALINE, definită în ecuația </w:t>
      </w:r>
      <w:r w:rsidR="00740B96">
        <w:fldChar w:fldCharType="begin"/>
      </w:r>
      <w:r w:rsidR="00740B96">
        <w:instrText xml:space="preserve"> REF _Ref130493369 \h </w:instrText>
      </w:r>
      <w:r w:rsidR="00740B96">
        <w:fldChar w:fldCharType="separate"/>
      </w:r>
      <w:r w:rsidR="00740B96" w:rsidRPr="00740B96">
        <w:rPr>
          <w:i/>
          <w:iCs/>
          <w:noProof/>
        </w:rPr>
        <w:t>3</w:t>
      </w:r>
      <w:r w:rsidR="00740B96" w:rsidRPr="00740B96">
        <w:rPr>
          <w:i/>
          <w:iCs/>
        </w:rPr>
        <w:t>.</w:t>
      </w:r>
      <w:r w:rsidR="00740B96" w:rsidRPr="00740B96">
        <w:rPr>
          <w:i/>
          <w:iCs/>
          <w:noProof/>
        </w:rPr>
        <w:t>2</w:t>
      </w:r>
      <w:r w:rsidR="00740B96">
        <w:fldChar w:fldCharType="end"/>
      </w:r>
      <w:r w:rsidR="00740B96">
        <w:t>,</w:t>
      </w:r>
    </w:p>
    <w:tbl>
      <w:tblPr>
        <w:tblStyle w:val="Tabelsimplu4"/>
        <w:tblW w:w="9626" w:type="dxa"/>
        <w:tblLook w:val="04A0" w:firstRow="1" w:lastRow="0" w:firstColumn="1" w:lastColumn="0" w:noHBand="0" w:noVBand="1"/>
      </w:tblPr>
      <w:tblGrid>
        <w:gridCol w:w="8873"/>
        <w:gridCol w:w="753"/>
      </w:tblGrid>
      <w:tr w:rsidR="00740B96" w:rsidRPr="00AB1044" w14:paraId="7DE54FE2" w14:textId="77777777" w:rsidTr="00740B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tcPr>
          <w:p w14:paraId="36F305D9" w14:textId="0AC95226" w:rsidR="00740B96" w:rsidRPr="00AB1044" w:rsidRDefault="00AB1044" w:rsidP="00740B96">
            <w:pPr>
              <w:rPr>
                <w:b w:val="0"/>
                <w:bCs w:val="0"/>
              </w:rPr>
            </w:pPr>
            <m:oMathPara>
              <m:oMath>
                <m:r>
                  <m:rPr>
                    <m:sty m:val="b"/>
                  </m:rPr>
                  <w:rPr>
                    <w:rFonts w:ascii="Cambria Math" w:hAnsi="Cambria Math"/>
                    <w:lang w:val="ro-MD"/>
                  </w:rPr>
                  <m:t>f</m:t>
                </m:r>
                <m:d>
                  <m:dPr>
                    <m:ctrlPr>
                      <w:rPr>
                        <w:rFonts w:ascii="Cambria Math" w:hAnsi="Cambria Math"/>
                        <w:b w:val="0"/>
                        <w:bCs w:val="0"/>
                        <w:lang w:val="ro-MD"/>
                      </w:rPr>
                    </m:ctrlPr>
                  </m:dPr>
                  <m:e>
                    <m:r>
                      <m:rPr>
                        <m:sty m:val="b"/>
                      </m:rPr>
                      <w:rPr>
                        <w:rFonts w:ascii="Cambria Math" w:hAnsi="Cambria Math"/>
                        <w:lang w:val="ro-MD"/>
                      </w:rPr>
                      <m:t>x</m:t>
                    </m:r>
                  </m:e>
                </m:d>
                <m:r>
                  <m:rPr>
                    <m:sty m:val="b"/>
                  </m:rPr>
                  <w:rPr>
                    <w:rFonts w:ascii="Cambria Math" w:hAnsi="Cambria Math"/>
                    <w:lang w:val="ro-MD"/>
                  </w:rPr>
                  <m:t xml:space="preserve">= </m:t>
                </m:r>
                <m:d>
                  <m:dPr>
                    <m:begChr m:val="{"/>
                    <m:endChr m:val=""/>
                    <m:ctrlPr>
                      <w:rPr>
                        <w:rFonts w:ascii="Cambria Math" w:hAnsi="Cambria Math"/>
                        <w:b w:val="0"/>
                        <w:bCs w:val="0"/>
                        <w:color w:val="44546A" w:themeColor="text2"/>
                        <w:lang w:val="ro-MD"/>
                      </w:rPr>
                    </m:ctrlPr>
                  </m:dPr>
                  <m:e>
                    <m:eqArr>
                      <m:eqArrPr>
                        <m:ctrlPr>
                          <w:rPr>
                            <w:rFonts w:ascii="Cambria Math" w:hAnsi="Cambria Math"/>
                            <w:b w:val="0"/>
                            <w:bCs w:val="0"/>
                            <w:color w:val="44546A" w:themeColor="text2"/>
                            <w:lang w:val="ro-MD"/>
                          </w:rPr>
                        </m:ctrlPr>
                      </m:eqArrPr>
                      <m:e>
                        <m:r>
                          <m:rPr>
                            <m:sty m:val="b"/>
                          </m:rPr>
                          <w:rPr>
                            <w:rFonts w:ascii="Cambria Math" w:hAnsi="Cambria Math"/>
                            <w:lang w:val="ro-MD"/>
                          </w:rPr>
                          <m:t>-1, dacă x</m:t>
                        </m:r>
                        <m:r>
                          <m:rPr>
                            <m:sty m:val="b"/>
                          </m:rPr>
                          <w:rPr>
                            <w:rFonts w:ascii="Cambria Math" w:hAnsi="Cambria Math"/>
                          </w:rPr>
                          <m:t>&lt;0</m:t>
                        </m:r>
                      </m:e>
                      <m:e>
                        <m:r>
                          <m:rPr>
                            <m:sty m:val="b"/>
                          </m:rPr>
                          <w:rPr>
                            <w:rFonts w:ascii="Cambria Math" w:hAnsi="Cambria Math"/>
                            <w:lang w:val="ro-MD"/>
                          </w:rPr>
                          <m:t xml:space="preserve">1, dacă x≥0 </m:t>
                        </m:r>
                      </m:e>
                    </m:eqArr>
                  </m:e>
                </m:d>
              </m:oMath>
            </m:oMathPara>
          </w:p>
        </w:tc>
        <w:tc>
          <w:tcPr>
            <w:tcW w:w="554" w:type="dxa"/>
          </w:tcPr>
          <w:p w14:paraId="24341A65" w14:textId="1627E678" w:rsidR="00740B96" w:rsidRPr="00AB1044" w:rsidRDefault="00044DBC" w:rsidP="00740B96">
            <w:pPr>
              <w:cnfStyle w:val="100000000000" w:firstRow="1" w:lastRow="0" w:firstColumn="0" w:lastColumn="0" w:oddVBand="0" w:evenVBand="0" w:oddHBand="0" w:evenHBand="0" w:firstRowFirstColumn="0" w:firstRowLastColumn="0" w:lastRowFirstColumn="0" w:lastRowLastColumn="0"/>
              <w:rPr>
                <w:b w:val="0"/>
                <w:bCs w:val="0"/>
              </w:rPr>
            </w:pPr>
            <w:bookmarkStart w:id="29" w:name="_Ref130493369"/>
            <w:r w:rsidRPr="00AB1044">
              <w:rPr>
                <w:b w:val="0"/>
                <w:bCs w:val="0"/>
              </w:rPr>
              <w:t>(</w:t>
            </w:r>
            <w:r w:rsidRPr="00AB1044">
              <w:fldChar w:fldCharType="begin"/>
            </w:r>
            <w:r w:rsidRPr="00AB1044">
              <w:rPr>
                <w:b w:val="0"/>
                <w:bCs w:val="0"/>
              </w:rPr>
              <w:instrText xml:space="preserve"> STYLEREF 1 \s </w:instrText>
            </w:r>
            <w:r w:rsidRPr="00AB1044">
              <w:fldChar w:fldCharType="separate"/>
            </w:r>
            <w:r w:rsidR="00521625" w:rsidRPr="00AB1044">
              <w:rPr>
                <w:b w:val="0"/>
                <w:bCs w:val="0"/>
                <w:noProof/>
              </w:rPr>
              <w:t>3</w:t>
            </w:r>
            <w:r w:rsidRPr="00AB1044">
              <w:rPr>
                <w:noProof/>
              </w:rPr>
              <w:fldChar w:fldCharType="end"/>
            </w:r>
            <w:r w:rsidR="00521625" w:rsidRPr="00AB1044">
              <w:rPr>
                <w:b w:val="0"/>
                <w:bCs w:val="0"/>
              </w:rPr>
              <w:t>.</w:t>
            </w:r>
            <w:r w:rsidRPr="00AB1044">
              <w:fldChar w:fldCharType="begin"/>
            </w:r>
            <w:r w:rsidRPr="00AB1044">
              <w:rPr>
                <w:b w:val="0"/>
                <w:bCs w:val="0"/>
              </w:rPr>
              <w:instrText xml:space="preserve"> SEQ Ecuație \* ARABIC \s 1 </w:instrText>
            </w:r>
            <w:r w:rsidRPr="00AB1044">
              <w:fldChar w:fldCharType="separate"/>
            </w:r>
            <w:r w:rsidR="00521625" w:rsidRPr="00AB1044">
              <w:rPr>
                <w:b w:val="0"/>
                <w:bCs w:val="0"/>
                <w:noProof/>
              </w:rPr>
              <w:t>2</w:t>
            </w:r>
            <w:r w:rsidRPr="00AB1044">
              <w:rPr>
                <w:noProof/>
              </w:rPr>
              <w:fldChar w:fldCharType="end"/>
            </w:r>
            <w:bookmarkEnd w:id="29"/>
            <w:r w:rsidRPr="00AB1044">
              <w:rPr>
                <w:b w:val="0"/>
                <w:bCs w:val="0"/>
              </w:rPr>
              <w:t>)</w:t>
            </w:r>
          </w:p>
        </w:tc>
      </w:tr>
    </w:tbl>
    <w:p w14:paraId="61367DF8" w14:textId="77777777" w:rsidR="00840FF4" w:rsidRDefault="00840FF4" w:rsidP="00575ABF"/>
    <w:p w14:paraId="028B9074" w14:textId="0A51253E" w:rsidR="00575ABF" w:rsidRDefault="00740B96" w:rsidP="00575ABF">
      <w:r>
        <w:t>unde ieșirea este -1 dacă intrarea este strict mai mică decât 0 și 1 dacă intrarea este mai mare sau egală decât 0</w:t>
      </w:r>
      <w:r w:rsidR="00E07094">
        <w:t>.</w:t>
      </w:r>
      <w:r>
        <w:t xml:space="preserve"> </w:t>
      </w:r>
      <w:r w:rsidR="00E07094">
        <w:t>A</w:t>
      </w:r>
      <w:r w:rsidRPr="00740B96">
        <w:t>ceastă funcție este cunoscută și ca funcție semn</w:t>
      </w:r>
      <w:r>
        <w:t>.</w:t>
      </w:r>
    </w:p>
    <w:p w14:paraId="3F316132" w14:textId="77777777" w:rsidR="001E7AC1" w:rsidRDefault="001E7AC1" w:rsidP="00575ABF"/>
    <w:p w14:paraId="646A97B3" w14:textId="77777777" w:rsidR="0066104D" w:rsidRDefault="0011596E" w:rsidP="0066104D">
      <w:pPr>
        <w:keepNext/>
        <w:jc w:val="center"/>
      </w:pPr>
      <w:r w:rsidRPr="0011596E">
        <w:rPr>
          <w:noProof/>
        </w:rPr>
        <w:drawing>
          <wp:inline distT="0" distB="0" distL="0" distR="0" wp14:anchorId="49298F27" wp14:editId="3AADCF69">
            <wp:extent cx="3600000" cy="2890800"/>
            <wp:effectExtent l="0" t="0" r="635" b="508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2890800"/>
                    </a:xfrm>
                    <a:prstGeom prst="rect">
                      <a:avLst/>
                    </a:prstGeom>
                  </pic:spPr>
                </pic:pic>
              </a:graphicData>
            </a:graphic>
          </wp:inline>
        </w:drawing>
      </w:r>
    </w:p>
    <w:p w14:paraId="684AAB61" w14:textId="6A096A5A" w:rsidR="00575ABF" w:rsidRPr="00587A0D" w:rsidRDefault="0066104D" w:rsidP="001E7AC1">
      <w:pPr>
        <w:jc w:val="center"/>
        <w:rPr>
          <w:szCs w:val="28"/>
        </w:rPr>
      </w:pPr>
      <w:bookmarkStart w:id="30" w:name="_Toc130741281"/>
      <w:bookmarkStart w:id="31" w:name="_Toc133340121"/>
      <w:bookmarkStart w:id="32" w:name="_Toc133340297"/>
      <w:r w:rsidRPr="00587A0D">
        <w:rPr>
          <w:szCs w:val="28"/>
        </w:rPr>
        <w:t xml:space="preserve">Fig. </w:t>
      </w:r>
      <w:r w:rsidR="00AA4D4B" w:rsidRPr="00587A0D">
        <w:rPr>
          <w:szCs w:val="28"/>
        </w:rPr>
        <w:fldChar w:fldCharType="begin"/>
      </w:r>
      <w:r w:rsidR="00AA4D4B" w:rsidRPr="00587A0D">
        <w:rPr>
          <w:szCs w:val="28"/>
        </w:rPr>
        <w:instrText xml:space="preserve"> STYLEREF 1 \s </w:instrText>
      </w:r>
      <w:r w:rsidR="00AA4D4B" w:rsidRPr="00587A0D">
        <w:rPr>
          <w:szCs w:val="28"/>
        </w:rPr>
        <w:fldChar w:fldCharType="separate"/>
      </w:r>
      <w:r w:rsidR="00AA4D4B" w:rsidRPr="00587A0D">
        <w:rPr>
          <w:noProof/>
          <w:szCs w:val="28"/>
        </w:rPr>
        <w:t>3</w:t>
      </w:r>
      <w:r w:rsidR="00AA4D4B" w:rsidRPr="00587A0D">
        <w:rPr>
          <w:szCs w:val="28"/>
        </w:rPr>
        <w:fldChar w:fldCharType="end"/>
      </w:r>
      <w:r w:rsidR="00AA4D4B" w:rsidRPr="00587A0D">
        <w:rPr>
          <w:szCs w:val="28"/>
        </w:rPr>
        <w:t>.</w:t>
      </w:r>
      <w:r w:rsidR="00AA4D4B" w:rsidRPr="00587A0D">
        <w:rPr>
          <w:szCs w:val="28"/>
        </w:rPr>
        <w:fldChar w:fldCharType="begin"/>
      </w:r>
      <w:r w:rsidR="00AA4D4B" w:rsidRPr="00587A0D">
        <w:rPr>
          <w:szCs w:val="28"/>
        </w:rPr>
        <w:instrText xml:space="preserve"> SEQ Fig. \* ARABIC \s 1 </w:instrText>
      </w:r>
      <w:r w:rsidR="00AA4D4B" w:rsidRPr="00587A0D">
        <w:rPr>
          <w:szCs w:val="28"/>
        </w:rPr>
        <w:fldChar w:fldCharType="separate"/>
      </w:r>
      <w:r w:rsidR="00AA4D4B" w:rsidRPr="00587A0D">
        <w:rPr>
          <w:noProof/>
          <w:szCs w:val="28"/>
        </w:rPr>
        <w:t>3</w:t>
      </w:r>
      <w:r w:rsidR="00AA4D4B" w:rsidRPr="00587A0D">
        <w:rPr>
          <w:szCs w:val="28"/>
        </w:rPr>
        <w:fldChar w:fldCharType="end"/>
      </w:r>
      <w:r w:rsidRPr="00587A0D">
        <w:rPr>
          <w:szCs w:val="28"/>
        </w:rPr>
        <w:t xml:space="preserve"> Funcția treaptă unitate utilizată în arhitectura Perceptron</w:t>
      </w:r>
      <w:bookmarkEnd w:id="30"/>
      <w:bookmarkEnd w:id="31"/>
      <w:bookmarkEnd w:id="32"/>
    </w:p>
    <w:p w14:paraId="139DA406" w14:textId="77777777" w:rsidR="001E7AC1" w:rsidRPr="001E7AC1" w:rsidRDefault="001E7AC1" w:rsidP="001E7AC1">
      <w:pPr>
        <w:jc w:val="center"/>
        <w:rPr>
          <w:sz w:val="24"/>
          <w:szCs w:val="24"/>
        </w:rPr>
      </w:pPr>
    </w:p>
    <w:p w14:paraId="21AA305B" w14:textId="68578E1D" w:rsidR="0066104D" w:rsidRDefault="0066104D" w:rsidP="0066104D">
      <w:r w:rsidRPr="0066104D">
        <w:t>Deși această funcție a fost utilizată pe scară largă în primii ani ai rețelelor neuronale,</w:t>
      </w:r>
      <w:r w:rsidR="00E07094">
        <w:t xml:space="preserve"> </w:t>
      </w:r>
      <w:r>
        <w:t xml:space="preserve">prezintă multe probleme care, în zilele noastre, îi limitează utilizarea. </w:t>
      </w:r>
    </w:p>
    <w:p w14:paraId="190DD30D" w14:textId="33AAF642" w:rsidR="0066104D" w:rsidRDefault="0066104D" w:rsidP="0066104D">
      <w:pPr>
        <w:ind w:firstLine="576"/>
      </w:pPr>
      <w:r>
        <w:lastRenderedPageBreak/>
        <w:t xml:space="preserve">Primul dezavantaj major al funcției este faptul că nu este diferențiabilă în punctul de tăiere, adică la x = 0. Acest lucru duce la probleme în timpul antrenării rețelelor neuronale prin </w:t>
      </w:r>
      <w:r w:rsidR="00942105">
        <w:t>algoritmul</w:t>
      </w:r>
      <w:r>
        <w:t xml:space="preserve"> de propagare </w:t>
      </w:r>
      <w:r w:rsidR="001E7AC1">
        <w:t>inversă</w:t>
      </w:r>
      <w:r>
        <w:t>(</w:t>
      </w:r>
      <w:r w:rsidR="00942105">
        <w:t xml:space="preserve">eng. </w:t>
      </w:r>
      <w:r>
        <w:t xml:space="preserve">backpropagation) și </w:t>
      </w:r>
      <w:r w:rsidR="003960E2">
        <w:t>algoritmul</w:t>
      </w:r>
      <w:r w:rsidR="00942105">
        <w:t xml:space="preserve"> de cobor</w:t>
      </w:r>
      <w:r w:rsidR="00942105">
        <w:rPr>
          <w:lang w:val="ro-MD"/>
        </w:rPr>
        <w:t>âre în gradient(eng. gradient descent)</w:t>
      </w:r>
      <w:r>
        <w:t>, care implică derivatele funcției de activare. Această indisponibilitate de a calcula derivatele în punctul de tăiere face dificilă optimizarea parametrilor rețelei.</w:t>
      </w:r>
    </w:p>
    <w:p w14:paraId="426651D8" w14:textId="77777777" w:rsidR="0066104D" w:rsidRPr="0066104D" w:rsidRDefault="0066104D" w:rsidP="0066104D">
      <w:pPr>
        <w:ind w:firstLine="576"/>
      </w:pPr>
      <w:r>
        <w:t>Un alt dezavantaj important este că funcția treapt</w:t>
      </w:r>
      <w:r w:rsidR="001E7AC1">
        <w:t>ă</w:t>
      </w:r>
      <w:r>
        <w:t xml:space="preserve"> unitate transformă orice intrare continuă sau discretă într-o singură valoare binară, limitând astfel capacitatea modelului de a aproxima funcții complexe. De exemplu, rețeaua neuronală nu ar putea distinge între două valori foarte apropiate, transformându-le în același rezultat de ieșire.</w:t>
      </w:r>
    </w:p>
    <w:p w14:paraId="6A5EA72E" w14:textId="77777777" w:rsidR="0066104D" w:rsidRDefault="0066104D" w:rsidP="00575ABF"/>
    <w:p w14:paraId="4C407623" w14:textId="77777777" w:rsidR="001E7AC1" w:rsidRDefault="001E7AC1" w:rsidP="002A7F79">
      <w:pPr>
        <w:pStyle w:val="Titlu2"/>
      </w:pPr>
      <w:bookmarkStart w:id="33" w:name="_Toc133689294"/>
      <w:r>
        <w:t>Funcția sigmoid</w:t>
      </w:r>
      <w:bookmarkEnd w:id="33"/>
    </w:p>
    <w:p w14:paraId="6001022B" w14:textId="6EA5861E" w:rsidR="00840FF4" w:rsidRPr="00840FF4" w:rsidRDefault="001E7AC1" w:rsidP="00840FF4">
      <w:r w:rsidRPr="001E7AC1">
        <w:t xml:space="preserve">Funcția sigmoid abordează cu succes problemele menționate mai sus cu funcția </w:t>
      </w:r>
      <w:r>
        <w:t>treaptă unitate</w:t>
      </w:r>
      <w:r w:rsidRPr="001E7AC1">
        <w:t>. Graficul său este caracterizat de o curbă în formă de „S”, cunoscută și sub denumirea de curbă sigmoidă (vezi</w:t>
      </w:r>
      <w:r w:rsidR="003960E2">
        <w:t xml:space="preserve"> </w:t>
      </w:r>
      <w:r w:rsidR="003960E2" w:rsidRPr="003960E2">
        <w:rPr>
          <w:szCs w:val="28"/>
        </w:rPr>
        <w:fldChar w:fldCharType="begin"/>
      </w:r>
      <w:r w:rsidR="003960E2" w:rsidRPr="003960E2">
        <w:rPr>
          <w:szCs w:val="28"/>
        </w:rPr>
        <w:instrText xml:space="preserve"> REF _Ref133777756 \h </w:instrText>
      </w:r>
      <w:r w:rsidR="003960E2">
        <w:rPr>
          <w:szCs w:val="28"/>
        </w:rPr>
        <w:instrText xml:space="preserve"> \* MERGEFORMAT </w:instrText>
      </w:r>
      <w:r w:rsidR="003960E2" w:rsidRPr="003960E2">
        <w:rPr>
          <w:szCs w:val="28"/>
        </w:rPr>
      </w:r>
      <w:r w:rsidR="003960E2" w:rsidRPr="003960E2">
        <w:rPr>
          <w:szCs w:val="28"/>
        </w:rPr>
        <w:fldChar w:fldCharType="separate"/>
      </w:r>
      <w:r w:rsidR="00703573">
        <w:rPr>
          <w:szCs w:val="28"/>
        </w:rPr>
        <w:t>f</w:t>
      </w:r>
      <w:r w:rsidR="003960E2" w:rsidRPr="003960E2">
        <w:rPr>
          <w:szCs w:val="28"/>
        </w:rPr>
        <w:t>ig</w:t>
      </w:r>
      <w:r w:rsidR="00703573">
        <w:rPr>
          <w:szCs w:val="28"/>
        </w:rPr>
        <w:t>ura</w:t>
      </w:r>
      <w:r w:rsidR="003960E2" w:rsidRPr="003960E2">
        <w:rPr>
          <w:szCs w:val="28"/>
        </w:rPr>
        <w:t xml:space="preserve"> </w:t>
      </w:r>
      <w:r w:rsidR="003960E2" w:rsidRPr="003960E2">
        <w:rPr>
          <w:noProof/>
          <w:szCs w:val="28"/>
        </w:rPr>
        <w:t>3</w:t>
      </w:r>
      <w:r w:rsidR="003960E2" w:rsidRPr="003960E2">
        <w:rPr>
          <w:szCs w:val="28"/>
        </w:rPr>
        <w:t>.</w:t>
      </w:r>
      <w:r w:rsidR="003960E2" w:rsidRPr="003960E2">
        <w:rPr>
          <w:noProof/>
          <w:szCs w:val="28"/>
        </w:rPr>
        <w:t>4</w:t>
      </w:r>
      <w:r w:rsidR="003960E2" w:rsidRPr="003960E2">
        <w:rPr>
          <w:szCs w:val="28"/>
        </w:rPr>
        <w:fldChar w:fldCharType="end"/>
      </w:r>
      <w:r w:rsidRPr="003960E2">
        <w:rPr>
          <w:szCs w:val="28"/>
        </w:rPr>
        <w:t>)</w:t>
      </w:r>
      <w:r w:rsidRPr="001E7AC1">
        <w:t>. În mijlocul acestui tip de funcții, cea mai populară pentru sarcinile ML este funcția logistică, definită în ecuația</w:t>
      </w:r>
      <w:r w:rsidR="003960E2">
        <w:t>:</w:t>
      </w:r>
    </w:p>
    <w:tbl>
      <w:tblPr>
        <w:tblStyle w:val="Tabelsimplu4"/>
        <w:tblW w:w="9626" w:type="dxa"/>
        <w:tblLook w:val="04A0" w:firstRow="1" w:lastRow="0" w:firstColumn="1" w:lastColumn="0" w:noHBand="0" w:noVBand="1"/>
      </w:tblPr>
      <w:tblGrid>
        <w:gridCol w:w="8784"/>
        <w:gridCol w:w="842"/>
      </w:tblGrid>
      <w:tr w:rsidR="001B309A" w:rsidRPr="00840FF4" w14:paraId="550F8BCD" w14:textId="77777777" w:rsidTr="00740B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21BD0337" w14:textId="4C7944C9" w:rsidR="001B309A" w:rsidRPr="00AB1044" w:rsidRDefault="00AB1044" w:rsidP="004B2CA4">
            <w:pPr>
              <w:rPr>
                <w:b w:val="0"/>
                <w:bCs w:val="0"/>
                <w:iCs/>
              </w:rPr>
            </w:pPr>
            <m:oMathPara>
              <m:oMath>
                <m:r>
                  <m:rPr>
                    <m:sty m:val="bi"/>
                  </m:rPr>
                  <w:rPr>
                    <w:rFonts w:ascii="Cambria Math" w:hAnsi="Cambria Math"/>
                  </w:rPr>
                  <m:t>σ</m:t>
                </m:r>
                <m:d>
                  <m:dPr>
                    <m:ctrlPr>
                      <w:rPr>
                        <w:rFonts w:ascii="Cambria Math" w:hAnsi="Cambria Math"/>
                        <w:b w:val="0"/>
                        <w:bCs w:val="0"/>
                        <w:iCs/>
                      </w:rPr>
                    </m:ctrlPr>
                  </m:dPr>
                  <m:e>
                    <m:r>
                      <m:rPr>
                        <m:sty m:val="bi"/>
                      </m:rPr>
                      <w:rPr>
                        <w:rFonts w:ascii="Cambria Math" w:hAnsi="Cambria Math"/>
                      </w:rPr>
                      <m:t>z</m:t>
                    </m:r>
                  </m:e>
                </m:d>
                <m:r>
                  <m:rPr>
                    <m:sty m:val="b"/>
                  </m:rPr>
                  <w:rPr>
                    <w:rFonts w:ascii="Cambria Math" w:hAnsi="Cambria Math"/>
                  </w:rPr>
                  <m:t>=</m:t>
                </m:r>
                <m:f>
                  <m:fPr>
                    <m:ctrlPr>
                      <w:rPr>
                        <w:rFonts w:ascii="Cambria Math" w:hAnsi="Cambria Math"/>
                        <w:b w:val="0"/>
                        <w:bCs w:val="0"/>
                        <w:color w:val="44546A" w:themeColor="text2"/>
                      </w:rPr>
                    </m:ctrlPr>
                  </m:fPr>
                  <m:num>
                    <m:r>
                      <m:rPr>
                        <m:sty m:val="b"/>
                      </m:rPr>
                      <w:rPr>
                        <w:rFonts w:ascii="Cambria Math" w:hAnsi="Cambria Math"/>
                      </w:rPr>
                      <m:t>1</m:t>
                    </m:r>
                  </m:num>
                  <m:den>
                    <m:r>
                      <m:rPr>
                        <m:sty m:val="b"/>
                      </m:rPr>
                      <w:rPr>
                        <w:rFonts w:ascii="Cambria Math" w:hAnsi="Cambria Math"/>
                      </w:rPr>
                      <m:t>1+</m:t>
                    </m:r>
                    <m:sSup>
                      <m:sSupPr>
                        <m:ctrlPr>
                          <w:rPr>
                            <w:rFonts w:ascii="Cambria Math" w:hAnsi="Cambria Math"/>
                            <w:b w:val="0"/>
                            <w:bCs w:val="0"/>
                            <w:color w:val="44546A" w:themeColor="text2"/>
                          </w:rPr>
                        </m:ctrlPr>
                      </m:sSupPr>
                      <m:e>
                        <m:r>
                          <m:rPr>
                            <m:sty m:val="bi"/>
                          </m:rPr>
                          <w:rPr>
                            <w:rFonts w:ascii="Cambria Math" w:hAnsi="Cambria Math"/>
                          </w:rPr>
                          <m:t>e</m:t>
                        </m:r>
                      </m:e>
                      <m:sup>
                        <m:r>
                          <m:rPr>
                            <m:sty m:val="b"/>
                          </m:rPr>
                          <w:rPr>
                            <w:rFonts w:ascii="Cambria Math" w:hAnsi="Cambria Math"/>
                          </w:rPr>
                          <m:t>-</m:t>
                        </m:r>
                        <m:r>
                          <m:rPr>
                            <m:sty m:val="bi"/>
                          </m:rPr>
                          <w:rPr>
                            <w:rFonts w:ascii="Cambria Math" w:hAnsi="Cambria Math"/>
                          </w:rPr>
                          <m:t>z</m:t>
                        </m:r>
                      </m:sup>
                    </m:sSup>
                  </m:den>
                </m:f>
              </m:oMath>
            </m:oMathPara>
          </w:p>
        </w:tc>
        <w:tc>
          <w:tcPr>
            <w:tcW w:w="842" w:type="dxa"/>
          </w:tcPr>
          <w:p w14:paraId="6B31156B" w14:textId="5DAA13C6" w:rsidR="001B309A" w:rsidRPr="00AB1044" w:rsidRDefault="004B2CA4" w:rsidP="004B2CA4">
            <w:pPr>
              <w:cnfStyle w:val="100000000000" w:firstRow="1" w:lastRow="0" w:firstColumn="0" w:lastColumn="0" w:oddVBand="0" w:evenVBand="0" w:oddHBand="0" w:evenHBand="0" w:firstRowFirstColumn="0" w:firstRowLastColumn="0" w:lastRowFirstColumn="0" w:lastRowLastColumn="0"/>
              <w:rPr>
                <w:b w:val="0"/>
                <w:bCs w:val="0"/>
                <w:iCs/>
              </w:rPr>
            </w:pPr>
            <w:r w:rsidRPr="00AB1044">
              <w:rPr>
                <w:b w:val="0"/>
                <w:bCs w:val="0"/>
                <w:iCs/>
              </w:rPr>
              <w:t>(</w:t>
            </w:r>
            <w:r w:rsidR="00521625" w:rsidRPr="00AB1044">
              <w:rPr>
                <w:iCs/>
              </w:rPr>
              <w:fldChar w:fldCharType="begin"/>
            </w:r>
            <w:r w:rsidR="00521625" w:rsidRPr="00AB1044">
              <w:rPr>
                <w:b w:val="0"/>
                <w:bCs w:val="0"/>
                <w:iCs/>
              </w:rPr>
              <w:instrText xml:space="preserve"> STYLEREF 1 \s </w:instrText>
            </w:r>
            <w:r w:rsidR="00521625" w:rsidRPr="00AB1044">
              <w:rPr>
                <w:iCs/>
              </w:rPr>
              <w:fldChar w:fldCharType="separate"/>
            </w:r>
            <w:r w:rsidR="00521625" w:rsidRPr="00AB1044">
              <w:rPr>
                <w:b w:val="0"/>
                <w:bCs w:val="0"/>
                <w:iCs/>
                <w:noProof/>
              </w:rPr>
              <w:t>3</w:t>
            </w:r>
            <w:r w:rsidR="00521625" w:rsidRPr="00AB1044">
              <w:rPr>
                <w:iCs/>
              </w:rPr>
              <w:fldChar w:fldCharType="end"/>
            </w:r>
            <w:r w:rsidR="00521625" w:rsidRPr="00AB1044">
              <w:rPr>
                <w:b w:val="0"/>
                <w:bCs w:val="0"/>
                <w:iCs/>
              </w:rPr>
              <w:t>.</w:t>
            </w:r>
            <w:r w:rsidR="00521625" w:rsidRPr="00AB1044">
              <w:rPr>
                <w:iCs/>
              </w:rPr>
              <w:fldChar w:fldCharType="begin"/>
            </w:r>
            <w:r w:rsidR="00521625" w:rsidRPr="00AB1044">
              <w:rPr>
                <w:b w:val="0"/>
                <w:bCs w:val="0"/>
                <w:iCs/>
              </w:rPr>
              <w:instrText xml:space="preserve"> SEQ Ecuație \* ARABIC \s 1 </w:instrText>
            </w:r>
            <w:r w:rsidR="00521625" w:rsidRPr="00AB1044">
              <w:rPr>
                <w:iCs/>
              </w:rPr>
              <w:fldChar w:fldCharType="separate"/>
            </w:r>
            <w:r w:rsidR="00521625" w:rsidRPr="00AB1044">
              <w:rPr>
                <w:b w:val="0"/>
                <w:bCs w:val="0"/>
                <w:iCs/>
                <w:noProof/>
              </w:rPr>
              <w:t>3</w:t>
            </w:r>
            <w:r w:rsidR="00521625" w:rsidRPr="00AB1044">
              <w:rPr>
                <w:iCs/>
              </w:rPr>
              <w:fldChar w:fldCharType="end"/>
            </w:r>
            <w:r w:rsidRPr="00AB1044">
              <w:rPr>
                <w:b w:val="0"/>
                <w:bCs w:val="0"/>
                <w:iCs/>
              </w:rPr>
              <w:t>)</w:t>
            </w:r>
          </w:p>
        </w:tc>
      </w:tr>
    </w:tbl>
    <w:p w14:paraId="507320E5" w14:textId="77777777" w:rsidR="001B309A" w:rsidRDefault="001B309A" w:rsidP="001B309A"/>
    <w:p w14:paraId="6BC1E0D5" w14:textId="74AE6623" w:rsidR="0011596E" w:rsidRDefault="0011596E" w:rsidP="0011596E">
      <w:r>
        <w:t>Ieșirea func</w:t>
      </w:r>
      <w:r>
        <w:rPr>
          <w:lang w:val="ro-MD"/>
        </w:rPr>
        <w:t>ției</w:t>
      </w:r>
      <w:r>
        <w:t xml:space="preserve"> tinde spre 0 când intrarea </w:t>
      </w:r>
      <w:r w:rsidR="003960E2">
        <w:t>se apropie de</w:t>
      </w:r>
      <w:r>
        <w:t xml:space="preserve"> −∞ și tinde spre 1 când intrarea </w:t>
      </w:r>
      <w:r w:rsidR="003960E2">
        <w:t>se apropie de</w:t>
      </w:r>
      <w:r>
        <w:t xml:space="preserve"> +∞. </w:t>
      </w:r>
    </w:p>
    <w:p w14:paraId="1F8B3653" w14:textId="77777777" w:rsidR="00F329D8" w:rsidRDefault="00F329D8" w:rsidP="00F329D8">
      <w:pPr>
        <w:ind w:firstLine="708"/>
      </w:pPr>
      <w:r>
        <w:t>Funcția sigmoid este diferențiabilă în fiecare punct, ceea ce face posibilă utilizarea ei în algoritmi de optimizare, cum ar fi coborârea în gradient, pentru a îmbunătăți performanța rețelei neuronale. În plus, funcția sigmoid este o funcție non-liniară, ceea ce permite rețelelor neuronale să modeleze relații complexe între intrări și ieșiri. De asemenea, se poate interpreta utilizarea funcției sigmoid ca o presupunere că distribuția probabilității de intrare urmează o distribuție Gaussiană, care apare frecvent în multe evenimente aleatorii. Această presupunere poate fi utilă pentru a ajuta rețelele neuronale să modeleze datele de intrare și să facă predicții mai precise.</w:t>
      </w:r>
    </w:p>
    <w:p w14:paraId="61915588" w14:textId="77777777" w:rsidR="00F329D8" w:rsidRDefault="00F329D8" w:rsidP="0011596E"/>
    <w:p w14:paraId="07DB3DF3" w14:textId="77777777" w:rsidR="00BE05B9" w:rsidRDefault="00BE05B9" w:rsidP="00BE05B9">
      <w:pPr>
        <w:keepNext/>
        <w:jc w:val="center"/>
      </w:pPr>
      <w:r w:rsidRPr="00BE05B9">
        <w:rPr>
          <w:noProof/>
        </w:rPr>
        <w:lastRenderedPageBreak/>
        <w:drawing>
          <wp:inline distT="0" distB="0" distL="0" distR="0" wp14:anchorId="06670D36" wp14:editId="6F9F391A">
            <wp:extent cx="3600000" cy="2743200"/>
            <wp:effectExtent l="0" t="0" r="635"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000" cy="2743200"/>
                    </a:xfrm>
                    <a:prstGeom prst="rect">
                      <a:avLst/>
                    </a:prstGeom>
                  </pic:spPr>
                </pic:pic>
              </a:graphicData>
            </a:graphic>
          </wp:inline>
        </w:drawing>
      </w:r>
    </w:p>
    <w:p w14:paraId="00E43C6B" w14:textId="5E4E7ED9" w:rsidR="0011596E" w:rsidRPr="00587A0D" w:rsidRDefault="00BE05B9" w:rsidP="00BE05B9">
      <w:pPr>
        <w:jc w:val="center"/>
        <w:rPr>
          <w:szCs w:val="28"/>
        </w:rPr>
      </w:pPr>
      <w:bookmarkStart w:id="34" w:name="_Ref133777756"/>
      <w:bookmarkStart w:id="35" w:name="_Toc130741282"/>
      <w:bookmarkStart w:id="36" w:name="_Toc133340122"/>
      <w:bookmarkStart w:id="37" w:name="_Toc133340298"/>
      <w:r w:rsidRPr="00587A0D">
        <w:rPr>
          <w:szCs w:val="28"/>
        </w:rPr>
        <w:t xml:space="preserve">Fig. </w:t>
      </w:r>
      <w:r w:rsidR="00AA4D4B" w:rsidRPr="00587A0D">
        <w:rPr>
          <w:szCs w:val="28"/>
        </w:rPr>
        <w:fldChar w:fldCharType="begin"/>
      </w:r>
      <w:r w:rsidR="00AA4D4B" w:rsidRPr="00587A0D">
        <w:rPr>
          <w:szCs w:val="28"/>
        </w:rPr>
        <w:instrText xml:space="preserve"> STYLEREF 1 \s </w:instrText>
      </w:r>
      <w:r w:rsidR="00AA4D4B" w:rsidRPr="00587A0D">
        <w:rPr>
          <w:szCs w:val="28"/>
        </w:rPr>
        <w:fldChar w:fldCharType="separate"/>
      </w:r>
      <w:r w:rsidR="00AA4D4B" w:rsidRPr="00587A0D">
        <w:rPr>
          <w:noProof/>
          <w:szCs w:val="28"/>
        </w:rPr>
        <w:t>3</w:t>
      </w:r>
      <w:r w:rsidR="00AA4D4B" w:rsidRPr="00587A0D">
        <w:rPr>
          <w:szCs w:val="28"/>
        </w:rPr>
        <w:fldChar w:fldCharType="end"/>
      </w:r>
      <w:r w:rsidR="00AA4D4B" w:rsidRPr="00587A0D">
        <w:rPr>
          <w:szCs w:val="28"/>
        </w:rPr>
        <w:t>.</w:t>
      </w:r>
      <w:r w:rsidR="00AA4D4B" w:rsidRPr="00587A0D">
        <w:rPr>
          <w:szCs w:val="28"/>
        </w:rPr>
        <w:fldChar w:fldCharType="begin"/>
      </w:r>
      <w:r w:rsidR="00AA4D4B" w:rsidRPr="00587A0D">
        <w:rPr>
          <w:szCs w:val="28"/>
        </w:rPr>
        <w:instrText xml:space="preserve"> SEQ Fig. \* ARABIC \s 1 </w:instrText>
      </w:r>
      <w:r w:rsidR="00AA4D4B" w:rsidRPr="00587A0D">
        <w:rPr>
          <w:szCs w:val="28"/>
        </w:rPr>
        <w:fldChar w:fldCharType="separate"/>
      </w:r>
      <w:r w:rsidR="00AA4D4B" w:rsidRPr="00587A0D">
        <w:rPr>
          <w:noProof/>
          <w:szCs w:val="28"/>
        </w:rPr>
        <w:t>4</w:t>
      </w:r>
      <w:r w:rsidR="00AA4D4B" w:rsidRPr="00587A0D">
        <w:rPr>
          <w:szCs w:val="28"/>
        </w:rPr>
        <w:fldChar w:fldCharType="end"/>
      </w:r>
      <w:bookmarkEnd w:id="34"/>
      <w:r w:rsidRPr="00587A0D">
        <w:rPr>
          <w:szCs w:val="28"/>
        </w:rPr>
        <w:t xml:space="preserve"> Plotare a funcției sigmoid</w:t>
      </w:r>
      <w:bookmarkEnd w:id="35"/>
      <w:bookmarkEnd w:id="36"/>
      <w:bookmarkEnd w:id="37"/>
    </w:p>
    <w:p w14:paraId="2589E94F" w14:textId="77777777" w:rsidR="004B2CA4" w:rsidRDefault="004B2CA4" w:rsidP="004B2CA4"/>
    <w:p w14:paraId="5A219FF9" w14:textId="55044770" w:rsidR="002F187B" w:rsidRDefault="00BE05B9" w:rsidP="002A7F79">
      <w:pPr>
        <w:pStyle w:val="Titlu2"/>
      </w:pPr>
      <w:bookmarkStart w:id="38" w:name="_Toc133689295"/>
      <w:r>
        <w:t>Funcția tangentă</w:t>
      </w:r>
      <w:r w:rsidR="004D4A9D">
        <w:t xml:space="preserve"> hiperbolică</w:t>
      </w:r>
      <w:bookmarkEnd w:id="38"/>
    </w:p>
    <w:p w14:paraId="203582CF" w14:textId="77777777" w:rsidR="002F187B" w:rsidRPr="002F187B" w:rsidRDefault="002F187B" w:rsidP="002F187B"/>
    <w:tbl>
      <w:tblPr>
        <w:tblStyle w:val="Tabelsimplu4"/>
        <w:tblW w:w="9626" w:type="dxa"/>
        <w:tblLook w:val="04A0" w:firstRow="1" w:lastRow="0" w:firstColumn="1" w:lastColumn="0" w:noHBand="0" w:noVBand="1"/>
      </w:tblPr>
      <w:tblGrid>
        <w:gridCol w:w="8784"/>
        <w:gridCol w:w="842"/>
      </w:tblGrid>
      <w:tr w:rsidR="002F187B" w:rsidRPr="00422202" w14:paraId="30047366" w14:textId="77777777" w:rsidTr="00740B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2CA6CD36" w14:textId="29400C6C" w:rsidR="002F187B" w:rsidRPr="00AB1044" w:rsidRDefault="00AB1044" w:rsidP="002F187B">
            <w:pPr>
              <w:rPr>
                <w:b w:val="0"/>
                <w:bCs w:val="0"/>
              </w:rPr>
            </w:pPr>
            <m:oMathPara>
              <m:oMath>
                <m:r>
                  <m:rPr>
                    <m:sty m:val="b"/>
                  </m:rPr>
                  <w:rPr>
                    <w:rFonts w:ascii="Cambria Math" w:hAnsi="Cambria Math"/>
                  </w:rPr>
                  <m:t xml:space="preserve">tanh z= </m:t>
                </m:r>
                <m:f>
                  <m:fPr>
                    <m:ctrlPr>
                      <w:rPr>
                        <w:rFonts w:ascii="Cambria Math" w:hAnsi="Cambria Math"/>
                        <w:b w:val="0"/>
                        <w:bCs w:val="0"/>
                        <w:color w:val="44546A" w:themeColor="text2"/>
                      </w:rPr>
                    </m:ctrlPr>
                  </m:fPr>
                  <m:num>
                    <m:sSup>
                      <m:sSupPr>
                        <m:ctrlPr>
                          <w:rPr>
                            <w:rFonts w:ascii="Cambria Math" w:hAnsi="Cambria Math"/>
                            <w:b w:val="0"/>
                            <w:bCs w:val="0"/>
                            <w:color w:val="44546A" w:themeColor="text2"/>
                          </w:rPr>
                        </m:ctrlPr>
                      </m:sSupPr>
                      <m:e>
                        <m:sSup>
                          <m:sSupPr>
                            <m:ctrlPr>
                              <w:rPr>
                                <w:rFonts w:ascii="Cambria Math" w:hAnsi="Cambria Math"/>
                                <w:b w:val="0"/>
                                <w:bCs w:val="0"/>
                                <w:color w:val="44546A" w:themeColor="text2"/>
                              </w:rPr>
                            </m:ctrlPr>
                          </m:sSupPr>
                          <m:e>
                            <m:r>
                              <m:rPr>
                                <m:sty m:val="bi"/>
                              </m:rPr>
                              <w:rPr>
                                <w:rFonts w:ascii="Cambria Math" w:hAnsi="Cambria Math"/>
                              </w:rPr>
                              <m:t>e</m:t>
                            </m:r>
                          </m:e>
                          <m:sup>
                            <m:r>
                              <m:rPr>
                                <m:sty m:val="bi"/>
                              </m:rPr>
                              <w:rPr>
                                <w:rFonts w:ascii="Cambria Math" w:hAnsi="Cambria Math"/>
                              </w:rPr>
                              <m:t>z</m:t>
                            </m:r>
                          </m:sup>
                        </m:sSup>
                        <m:r>
                          <m:rPr>
                            <m:sty m:val="b"/>
                          </m:rPr>
                          <w:rPr>
                            <w:rFonts w:ascii="Cambria Math" w:hAnsi="Cambria Math"/>
                          </w:rPr>
                          <m:t>-</m:t>
                        </m:r>
                        <m:r>
                          <m:rPr>
                            <m:sty m:val="bi"/>
                          </m:rPr>
                          <w:rPr>
                            <w:rFonts w:ascii="Cambria Math" w:hAnsi="Cambria Math"/>
                          </w:rPr>
                          <m:t>e</m:t>
                        </m:r>
                      </m:e>
                      <m:sup>
                        <m:r>
                          <m:rPr>
                            <m:sty m:val="b"/>
                          </m:rPr>
                          <w:rPr>
                            <w:rFonts w:ascii="Cambria Math" w:hAnsi="Cambria Math"/>
                          </w:rPr>
                          <m:t>-</m:t>
                        </m:r>
                        <m:r>
                          <m:rPr>
                            <m:sty m:val="bi"/>
                          </m:rPr>
                          <w:rPr>
                            <w:rFonts w:ascii="Cambria Math" w:hAnsi="Cambria Math"/>
                          </w:rPr>
                          <m:t>z</m:t>
                        </m:r>
                      </m:sup>
                    </m:sSup>
                  </m:num>
                  <m:den>
                    <m:sSup>
                      <m:sSupPr>
                        <m:ctrlPr>
                          <w:rPr>
                            <w:rFonts w:ascii="Cambria Math" w:hAnsi="Cambria Math"/>
                            <w:b w:val="0"/>
                            <w:bCs w:val="0"/>
                            <w:color w:val="44546A" w:themeColor="text2"/>
                          </w:rPr>
                        </m:ctrlPr>
                      </m:sSupPr>
                      <m:e>
                        <m:r>
                          <m:rPr>
                            <m:sty m:val="bi"/>
                          </m:rPr>
                          <w:rPr>
                            <w:rFonts w:ascii="Cambria Math" w:hAnsi="Cambria Math"/>
                          </w:rPr>
                          <m:t>e</m:t>
                        </m:r>
                      </m:e>
                      <m:sup>
                        <m:r>
                          <m:rPr>
                            <m:sty m:val="bi"/>
                          </m:rPr>
                          <w:rPr>
                            <w:rFonts w:ascii="Cambria Math" w:hAnsi="Cambria Math"/>
                          </w:rPr>
                          <m:t>z</m:t>
                        </m:r>
                      </m:sup>
                    </m:sSup>
                    <m:sSup>
                      <m:sSupPr>
                        <m:ctrlPr>
                          <w:rPr>
                            <w:rFonts w:ascii="Cambria Math" w:hAnsi="Cambria Math"/>
                            <w:b w:val="0"/>
                            <w:bCs w:val="0"/>
                            <w:color w:val="44546A" w:themeColor="text2"/>
                          </w:rPr>
                        </m:ctrlPr>
                      </m:sSupPr>
                      <m:e>
                        <m:r>
                          <m:rPr>
                            <m:sty m:val="b"/>
                          </m:rPr>
                          <w:rPr>
                            <w:rFonts w:ascii="Cambria Math" w:hAnsi="Cambria Math"/>
                          </w:rPr>
                          <m:t xml:space="preserve"> + </m:t>
                        </m:r>
                        <m:r>
                          <m:rPr>
                            <m:sty m:val="bi"/>
                          </m:rPr>
                          <w:rPr>
                            <w:rFonts w:ascii="Cambria Math" w:hAnsi="Cambria Math"/>
                          </w:rPr>
                          <m:t>e</m:t>
                        </m:r>
                      </m:e>
                      <m:sup>
                        <m:r>
                          <m:rPr>
                            <m:sty m:val="b"/>
                          </m:rPr>
                          <w:rPr>
                            <w:rFonts w:ascii="Cambria Math" w:hAnsi="Cambria Math"/>
                          </w:rPr>
                          <m:t>-</m:t>
                        </m:r>
                        <m:r>
                          <m:rPr>
                            <m:sty m:val="bi"/>
                          </m:rPr>
                          <w:rPr>
                            <w:rFonts w:ascii="Cambria Math" w:hAnsi="Cambria Math"/>
                          </w:rPr>
                          <m:t>z</m:t>
                        </m:r>
                      </m:sup>
                    </m:sSup>
                  </m:den>
                </m:f>
              </m:oMath>
            </m:oMathPara>
          </w:p>
        </w:tc>
        <w:tc>
          <w:tcPr>
            <w:tcW w:w="842" w:type="dxa"/>
          </w:tcPr>
          <w:p w14:paraId="161B4A77" w14:textId="18E63B4B" w:rsidR="002F187B" w:rsidRPr="00AB1044" w:rsidRDefault="00E650FE" w:rsidP="002F187B">
            <w:pPr>
              <w:cnfStyle w:val="100000000000" w:firstRow="1" w:lastRow="0" w:firstColumn="0" w:lastColumn="0" w:oddVBand="0" w:evenVBand="0" w:oddHBand="0" w:evenHBand="0" w:firstRowFirstColumn="0" w:firstRowLastColumn="0" w:lastRowFirstColumn="0" w:lastRowLastColumn="0"/>
              <w:rPr>
                <w:b w:val="0"/>
                <w:bCs w:val="0"/>
              </w:rPr>
            </w:pPr>
            <w:r w:rsidRPr="00AB1044">
              <w:rPr>
                <w:b w:val="0"/>
                <w:bCs w:val="0"/>
              </w:rPr>
              <w:t>(</w:t>
            </w:r>
            <w:r w:rsidRPr="00AB1044">
              <w:fldChar w:fldCharType="begin"/>
            </w:r>
            <w:r w:rsidRPr="00AB1044">
              <w:rPr>
                <w:b w:val="0"/>
                <w:bCs w:val="0"/>
              </w:rPr>
              <w:instrText xml:space="preserve"> STYLEREF 1 \s </w:instrText>
            </w:r>
            <w:r w:rsidRPr="00AB1044">
              <w:fldChar w:fldCharType="separate"/>
            </w:r>
            <w:r w:rsidR="00521625" w:rsidRPr="00AB1044">
              <w:rPr>
                <w:b w:val="0"/>
                <w:bCs w:val="0"/>
                <w:noProof/>
              </w:rPr>
              <w:t>3</w:t>
            </w:r>
            <w:r w:rsidRPr="00AB1044">
              <w:rPr>
                <w:noProof/>
              </w:rPr>
              <w:fldChar w:fldCharType="end"/>
            </w:r>
            <w:r w:rsidR="00521625" w:rsidRPr="00AB1044">
              <w:rPr>
                <w:b w:val="0"/>
                <w:bCs w:val="0"/>
              </w:rPr>
              <w:t>.</w:t>
            </w:r>
            <w:r w:rsidRPr="00AB1044">
              <w:fldChar w:fldCharType="begin"/>
            </w:r>
            <w:r w:rsidRPr="00AB1044">
              <w:rPr>
                <w:b w:val="0"/>
                <w:bCs w:val="0"/>
              </w:rPr>
              <w:instrText xml:space="preserve"> SEQ Ecuație \* ARABIC \s 1 </w:instrText>
            </w:r>
            <w:r w:rsidRPr="00AB1044">
              <w:fldChar w:fldCharType="separate"/>
            </w:r>
            <w:r w:rsidR="00521625" w:rsidRPr="00AB1044">
              <w:rPr>
                <w:b w:val="0"/>
                <w:bCs w:val="0"/>
                <w:noProof/>
              </w:rPr>
              <w:t>4</w:t>
            </w:r>
            <w:r w:rsidRPr="00AB1044">
              <w:rPr>
                <w:noProof/>
              </w:rPr>
              <w:fldChar w:fldCharType="end"/>
            </w:r>
            <w:r w:rsidRPr="00AB1044">
              <w:rPr>
                <w:b w:val="0"/>
                <w:bCs w:val="0"/>
                <w:noProof/>
              </w:rPr>
              <w:t>)</w:t>
            </w:r>
          </w:p>
        </w:tc>
      </w:tr>
    </w:tbl>
    <w:p w14:paraId="5FE8727B" w14:textId="44D4A410" w:rsidR="002F187B" w:rsidRPr="002F187B" w:rsidRDefault="002F187B" w:rsidP="002F187B">
      <w:r>
        <w:t xml:space="preserve"> </w:t>
      </w:r>
    </w:p>
    <w:p w14:paraId="22B7A248" w14:textId="1D01AD39" w:rsidR="00BE05B9" w:rsidRDefault="00BD539D" w:rsidP="001E4764">
      <w:pPr>
        <w:ind w:firstLine="708"/>
      </w:pPr>
      <w:r>
        <w:t xml:space="preserve">Funcția tangentă hiperbolică este similară cu o funcție logistică, dar este redimensionată pentru a se potrivi cu intervalul de ieșire [−1, 1] în loc de [0, 1] </w:t>
      </w:r>
      <w:r w:rsidRPr="001E4764">
        <w:rPr>
          <w:szCs w:val="28"/>
        </w:rPr>
        <w:t>(</w:t>
      </w:r>
      <w:r w:rsidR="002F187B" w:rsidRPr="001E4764">
        <w:rPr>
          <w:szCs w:val="28"/>
        </w:rPr>
        <w:fldChar w:fldCharType="begin"/>
      </w:r>
      <w:r w:rsidR="002F187B" w:rsidRPr="001E4764">
        <w:rPr>
          <w:szCs w:val="28"/>
        </w:rPr>
        <w:instrText xml:space="preserve"> REF _Ref130541937 \h </w:instrText>
      </w:r>
      <w:r w:rsidR="001E4764" w:rsidRPr="001E4764">
        <w:rPr>
          <w:szCs w:val="28"/>
        </w:rPr>
        <w:instrText xml:space="preserve"> \* MERGEFORMAT </w:instrText>
      </w:r>
      <w:r w:rsidR="002F187B" w:rsidRPr="001E4764">
        <w:rPr>
          <w:szCs w:val="28"/>
        </w:rPr>
      </w:r>
      <w:r w:rsidR="002F187B" w:rsidRPr="001E4764">
        <w:rPr>
          <w:szCs w:val="28"/>
        </w:rPr>
        <w:fldChar w:fldCharType="separate"/>
      </w:r>
      <w:r w:rsidR="00703573">
        <w:rPr>
          <w:szCs w:val="28"/>
        </w:rPr>
        <w:t>f</w:t>
      </w:r>
      <w:r w:rsidR="002F187B" w:rsidRPr="001E4764">
        <w:rPr>
          <w:szCs w:val="28"/>
        </w:rPr>
        <w:t>ig</w:t>
      </w:r>
      <w:r w:rsidR="00703573">
        <w:rPr>
          <w:szCs w:val="28"/>
        </w:rPr>
        <w:t>ura</w:t>
      </w:r>
      <w:r w:rsidR="002F187B" w:rsidRPr="001E4764">
        <w:rPr>
          <w:szCs w:val="28"/>
        </w:rPr>
        <w:t xml:space="preserve"> </w:t>
      </w:r>
      <w:r w:rsidR="002F187B" w:rsidRPr="001E4764">
        <w:rPr>
          <w:noProof/>
          <w:szCs w:val="28"/>
        </w:rPr>
        <w:t>3</w:t>
      </w:r>
      <w:r w:rsidR="002F187B" w:rsidRPr="001E4764">
        <w:rPr>
          <w:szCs w:val="28"/>
        </w:rPr>
        <w:t>.</w:t>
      </w:r>
      <w:r w:rsidR="002F187B" w:rsidRPr="001E4764">
        <w:rPr>
          <w:noProof/>
          <w:szCs w:val="28"/>
        </w:rPr>
        <w:t>5</w:t>
      </w:r>
      <w:r w:rsidR="002F187B" w:rsidRPr="001E4764">
        <w:rPr>
          <w:szCs w:val="28"/>
        </w:rPr>
        <w:fldChar w:fldCharType="end"/>
      </w:r>
      <w:r w:rsidR="002F187B" w:rsidRPr="001E4764">
        <w:rPr>
          <w:szCs w:val="28"/>
        </w:rPr>
        <w:t>)</w:t>
      </w:r>
      <w:r w:rsidRPr="001E4764">
        <w:rPr>
          <w:szCs w:val="28"/>
        </w:rPr>
        <w:t>.</w:t>
      </w:r>
      <w:r>
        <w:t xml:space="preserve"> Motivul principal pentru a utiliza o funcție </w:t>
      </w:r>
      <w:r w:rsidR="002F187B">
        <w:t xml:space="preserve">tangentă hiperbolică </w:t>
      </w:r>
      <w:r>
        <w:t>în loc de o funcție sigmoidă este de a avea derivată mai mare.</w:t>
      </w:r>
      <w:r w:rsidR="00F329D8">
        <w:t xml:space="preserve"> Totuși, î</w:t>
      </w:r>
      <w:r w:rsidR="00F329D8" w:rsidRPr="00F329D8">
        <w:t>n ciuda beneficiilor lor, ambele funcții prezintă așa-numita problemă a gradientului de dispariție</w:t>
      </w:r>
      <w:sdt>
        <w:sdtPr>
          <w:id w:val="-1287661936"/>
          <w:citation/>
        </w:sdtPr>
        <w:sdtContent>
          <w:r w:rsidR="00F329D8">
            <w:fldChar w:fldCharType="begin"/>
          </w:r>
          <w:r w:rsidR="00F329D8">
            <w:rPr>
              <w:lang w:val="ro-MD"/>
            </w:rPr>
            <w:instrText xml:space="preserve"> CITATION Ant23 \l 2072 </w:instrText>
          </w:r>
          <w:r w:rsidR="00F329D8">
            <w:fldChar w:fldCharType="separate"/>
          </w:r>
          <w:r w:rsidR="00183007">
            <w:rPr>
              <w:noProof/>
              <w:lang w:val="ro-MD"/>
            </w:rPr>
            <w:t xml:space="preserve"> </w:t>
          </w:r>
          <w:r w:rsidR="00183007" w:rsidRPr="00183007">
            <w:rPr>
              <w:noProof/>
              <w:lang w:val="ro-MD"/>
            </w:rPr>
            <w:t>[5]</w:t>
          </w:r>
          <w:r w:rsidR="00F329D8">
            <w:fldChar w:fldCharType="end"/>
          </w:r>
        </w:sdtContent>
      </w:sdt>
      <w:r w:rsidR="00F329D8" w:rsidRPr="00F329D8">
        <w:t xml:space="preserve"> .</w:t>
      </w:r>
    </w:p>
    <w:p w14:paraId="422AB3E1" w14:textId="1B08DD8A" w:rsidR="00F329D8" w:rsidRDefault="00F329D8" w:rsidP="00F329D8">
      <w:pPr>
        <w:ind w:firstLine="708"/>
      </w:pPr>
      <w:r>
        <w:t>Problema gradientului de dispariție (în engleză "vanishing gradient problem") apare în rețelele neuronale profunde și se referă la faptul că gradientul (o măsură a ratei de schimbare a unei funcții) poate deveni foarte mic pe măsură ce se propagă prin rețeaua neuronală, ceea ce face ca actualizările ponderilor să fie minuscule și lent progresează în direcția corectă. Această problemă poate fi rezolvată prin utilizarea de funcții de activare care au derivate mai mari (cum ar fi ReLU).</w:t>
      </w:r>
    </w:p>
    <w:p w14:paraId="6D4C3D75" w14:textId="57F5D8E0" w:rsidR="002F187B" w:rsidRDefault="002F187B" w:rsidP="00BD539D"/>
    <w:p w14:paraId="79D96724" w14:textId="130B1FE9" w:rsidR="004D4A9D" w:rsidRDefault="00AB517C" w:rsidP="00F65137">
      <w:pPr>
        <w:keepNext/>
        <w:jc w:val="center"/>
      </w:pPr>
      <w:r w:rsidRPr="00AB517C">
        <w:rPr>
          <w:noProof/>
        </w:rPr>
        <w:drawing>
          <wp:inline distT="0" distB="0" distL="0" distR="0" wp14:anchorId="2CD3E817" wp14:editId="79BF3FE4">
            <wp:extent cx="3600000" cy="2617200"/>
            <wp:effectExtent l="0" t="0" r="635"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2617200"/>
                    </a:xfrm>
                    <a:prstGeom prst="rect">
                      <a:avLst/>
                    </a:prstGeom>
                  </pic:spPr>
                </pic:pic>
              </a:graphicData>
            </a:graphic>
          </wp:inline>
        </w:drawing>
      </w:r>
    </w:p>
    <w:p w14:paraId="2456B8C1" w14:textId="689DAF1B" w:rsidR="00BE05B9" w:rsidRPr="00587A0D" w:rsidRDefault="004D4A9D" w:rsidP="004D4A9D">
      <w:pPr>
        <w:jc w:val="center"/>
        <w:rPr>
          <w:szCs w:val="28"/>
        </w:rPr>
      </w:pPr>
      <w:bookmarkStart w:id="39" w:name="_Ref130541937"/>
      <w:bookmarkStart w:id="40" w:name="_Toc130741283"/>
      <w:bookmarkStart w:id="41" w:name="_Toc133340123"/>
      <w:bookmarkStart w:id="42" w:name="_Toc133340299"/>
      <w:r w:rsidRPr="00587A0D">
        <w:rPr>
          <w:szCs w:val="28"/>
        </w:rPr>
        <w:t xml:space="preserve">Fig. </w:t>
      </w:r>
      <w:r w:rsidR="00AA4D4B" w:rsidRPr="00587A0D">
        <w:rPr>
          <w:szCs w:val="28"/>
        </w:rPr>
        <w:fldChar w:fldCharType="begin"/>
      </w:r>
      <w:r w:rsidR="00AA4D4B" w:rsidRPr="00587A0D">
        <w:rPr>
          <w:szCs w:val="28"/>
        </w:rPr>
        <w:instrText xml:space="preserve"> STYLEREF 1 \s </w:instrText>
      </w:r>
      <w:r w:rsidR="00AA4D4B" w:rsidRPr="00587A0D">
        <w:rPr>
          <w:szCs w:val="28"/>
        </w:rPr>
        <w:fldChar w:fldCharType="separate"/>
      </w:r>
      <w:r w:rsidR="00AA4D4B" w:rsidRPr="00587A0D">
        <w:rPr>
          <w:noProof/>
          <w:szCs w:val="28"/>
        </w:rPr>
        <w:t>3</w:t>
      </w:r>
      <w:r w:rsidR="00AA4D4B" w:rsidRPr="00587A0D">
        <w:rPr>
          <w:szCs w:val="28"/>
        </w:rPr>
        <w:fldChar w:fldCharType="end"/>
      </w:r>
      <w:r w:rsidR="00AA4D4B" w:rsidRPr="00587A0D">
        <w:rPr>
          <w:szCs w:val="28"/>
        </w:rPr>
        <w:t>.</w:t>
      </w:r>
      <w:r w:rsidR="00AA4D4B" w:rsidRPr="00587A0D">
        <w:rPr>
          <w:szCs w:val="28"/>
        </w:rPr>
        <w:fldChar w:fldCharType="begin"/>
      </w:r>
      <w:r w:rsidR="00AA4D4B" w:rsidRPr="00587A0D">
        <w:rPr>
          <w:szCs w:val="28"/>
        </w:rPr>
        <w:instrText xml:space="preserve"> SEQ Fig. \* ARABIC \s 1 </w:instrText>
      </w:r>
      <w:r w:rsidR="00AA4D4B" w:rsidRPr="00587A0D">
        <w:rPr>
          <w:szCs w:val="28"/>
        </w:rPr>
        <w:fldChar w:fldCharType="separate"/>
      </w:r>
      <w:r w:rsidR="00AA4D4B" w:rsidRPr="00587A0D">
        <w:rPr>
          <w:noProof/>
          <w:szCs w:val="28"/>
        </w:rPr>
        <w:t>5</w:t>
      </w:r>
      <w:r w:rsidR="00AA4D4B" w:rsidRPr="00587A0D">
        <w:rPr>
          <w:szCs w:val="28"/>
        </w:rPr>
        <w:fldChar w:fldCharType="end"/>
      </w:r>
      <w:bookmarkEnd w:id="39"/>
      <w:r w:rsidRPr="00587A0D">
        <w:rPr>
          <w:szCs w:val="28"/>
        </w:rPr>
        <w:t xml:space="preserve"> Graficul funcției tangentă hiperbolică și a funcției sigmoid</w:t>
      </w:r>
      <w:bookmarkEnd w:id="40"/>
      <w:bookmarkEnd w:id="41"/>
      <w:bookmarkEnd w:id="42"/>
    </w:p>
    <w:p w14:paraId="33CDEDC8" w14:textId="77777777" w:rsidR="002A7F79" w:rsidRDefault="002A7F79" w:rsidP="00F329D8"/>
    <w:p w14:paraId="75102604" w14:textId="582F59B4" w:rsidR="004B2CA4" w:rsidRPr="004B2CA4" w:rsidRDefault="002F187B" w:rsidP="002A7F79">
      <w:pPr>
        <w:pStyle w:val="Titlu2"/>
      </w:pPr>
      <w:bookmarkStart w:id="43" w:name="_Toc133689296"/>
      <w:r>
        <w:t>Funcția ReLU</w:t>
      </w:r>
      <w:bookmarkEnd w:id="43"/>
    </w:p>
    <w:p w14:paraId="2E66B475" w14:textId="55451FE5" w:rsidR="00217CF6" w:rsidRDefault="00217CF6" w:rsidP="00217CF6">
      <w:pPr>
        <w:ind w:firstLine="708"/>
      </w:pPr>
      <w:r>
        <w:t>Rectified Linear Unit (ReLU) este o funcție de activare utilizată în mod obișnuit în arhitecturile moderne ML. Funcția returnează 0 dacă intrarea este negativă, în timp ce pentru intrările pozitive returnează valoarea neschimbată. Este definit</w:t>
      </w:r>
      <w:r w:rsidR="00AB1044">
        <w:t>ă</w:t>
      </w:r>
      <w:r>
        <w:t xml:space="preserve"> de ecuația </w:t>
      </w:r>
      <w:r>
        <w:fldChar w:fldCharType="begin"/>
      </w:r>
      <w:r>
        <w:instrText xml:space="preserve"> REF _Ref130542620 \h </w:instrText>
      </w:r>
      <w:r>
        <w:fldChar w:fldCharType="separate"/>
      </w:r>
      <w:r>
        <w:rPr>
          <w:i/>
          <w:iCs/>
          <w:noProof/>
          <w:szCs w:val="28"/>
        </w:rPr>
        <w:t>3</w:t>
      </w:r>
      <w:r w:rsidRPr="00422202">
        <w:rPr>
          <w:szCs w:val="28"/>
        </w:rPr>
        <w:t>.</w:t>
      </w:r>
      <w:r>
        <w:rPr>
          <w:i/>
          <w:iCs/>
          <w:noProof/>
          <w:szCs w:val="28"/>
        </w:rPr>
        <w:t>5</w:t>
      </w:r>
      <w:r>
        <w:fldChar w:fldCharType="end"/>
      </w:r>
      <w:r>
        <w:t xml:space="preserve">. </w:t>
      </w:r>
    </w:p>
    <w:p w14:paraId="206BAF71" w14:textId="77777777" w:rsidR="00217CF6" w:rsidRDefault="00217CF6" w:rsidP="00217CF6">
      <w:pPr>
        <w:ind w:firstLine="708"/>
      </w:pPr>
    </w:p>
    <w:tbl>
      <w:tblPr>
        <w:tblStyle w:val="Tabelsimplu4"/>
        <w:tblW w:w="9626" w:type="dxa"/>
        <w:tblLook w:val="04A0" w:firstRow="1" w:lastRow="0" w:firstColumn="1" w:lastColumn="0" w:noHBand="0" w:noVBand="1"/>
      </w:tblPr>
      <w:tblGrid>
        <w:gridCol w:w="8784"/>
        <w:gridCol w:w="842"/>
      </w:tblGrid>
      <w:tr w:rsidR="00217CF6" w:rsidRPr="00422202" w14:paraId="516A85EB" w14:textId="77777777" w:rsidTr="00740B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2B9591B9" w14:textId="03864A60" w:rsidR="00217CF6" w:rsidRPr="00F329D8" w:rsidRDefault="00F329D8" w:rsidP="00217CF6">
            <w:pPr>
              <w:rPr>
                <w:b w:val="0"/>
                <w:bCs w:val="0"/>
                <w:iCs/>
                <w:szCs w:val="28"/>
              </w:rPr>
            </w:pPr>
            <m:oMathPara>
              <m:oMath>
                <m:r>
                  <m:rPr>
                    <m:sty m:val="b"/>
                  </m:rPr>
                  <w:rPr>
                    <w:rFonts w:ascii="Cambria Math" w:hAnsi="Cambria Math"/>
                  </w:rPr>
                  <m:t>R(z) = max(0, z)</m:t>
                </m:r>
              </m:oMath>
            </m:oMathPara>
          </w:p>
        </w:tc>
        <w:tc>
          <w:tcPr>
            <w:tcW w:w="842" w:type="dxa"/>
          </w:tcPr>
          <w:p w14:paraId="24043B7A" w14:textId="15330F8B" w:rsidR="00217CF6" w:rsidRPr="00F329D8" w:rsidRDefault="00F329D8" w:rsidP="00217CF6">
            <w:pPr>
              <w:cnfStyle w:val="100000000000" w:firstRow="1" w:lastRow="0" w:firstColumn="0" w:lastColumn="0" w:oddVBand="0" w:evenVBand="0" w:oddHBand="0" w:evenHBand="0" w:firstRowFirstColumn="0" w:firstRowLastColumn="0" w:lastRowFirstColumn="0" w:lastRowLastColumn="0"/>
              <w:rPr>
                <w:b w:val="0"/>
                <w:bCs w:val="0"/>
                <w:iCs/>
                <w:szCs w:val="28"/>
              </w:rPr>
            </w:pPr>
            <w:bookmarkStart w:id="44" w:name="_Ref130542620"/>
            <w:r w:rsidRPr="00F329D8">
              <w:rPr>
                <w:b w:val="0"/>
                <w:bCs w:val="0"/>
                <w:iCs/>
                <w:szCs w:val="28"/>
              </w:rPr>
              <w:t>(</w:t>
            </w:r>
            <w:r w:rsidR="00521625" w:rsidRPr="00F329D8">
              <w:rPr>
                <w:iCs/>
                <w:szCs w:val="28"/>
              </w:rPr>
              <w:fldChar w:fldCharType="begin"/>
            </w:r>
            <w:r w:rsidR="00521625" w:rsidRPr="00F329D8">
              <w:rPr>
                <w:b w:val="0"/>
                <w:bCs w:val="0"/>
                <w:iCs/>
                <w:szCs w:val="28"/>
              </w:rPr>
              <w:instrText xml:space="preserve"> STYLEREF 1 \s </w:instrText>
            </w:r>
            <w:r w:rsidR="00521625" w:rsidRPr="00F329D8">
              <w:rPr>
                <w:iCs/>
                <w:szCs w:val="28"/>
              </w:rPr>
              <w:fldChar w:fldCharType="separate"/>
            </w:r>
            <w:r w:rsidR="00521625" w:rsidRPr="00F329D8">
              <w:rPr>
                <w:b w:val="0"/>
                <w:bCs w:val="0"/>
                <w:iCs/>
                <w:noProof/>
                <w:szCs w:val="28"/>
              </w:rPr>
              <w:t>3</w:t>
            </w:r>
            <w:r w:rsidR="00521625" w:rsidRPr="00F329D8">
              <w:rPr>
                <w:iCs/>
                <w:szCs w:val="28"/>
              </w:rPr>
              <w:fldChar w:fldCharType="end"/>
            </w:r>
            <w:r w:rsidR="00521625" w:rsidRPr="00F329D8">
              <w:rPr>
                <w:b w:val="0"/>
                <w:bCs w:val="0"/>
                <w:iCs/>
                <w:szCs w:val="28"/>
              </w:rPr>
              <w:t>.</w:t>
            </w:r>
            <w:r w:rsidR="00521625" w:rsidRPr="00F329D8">
              <w:rPr>
                <w:iCs/>
                <w:szCs w:val="28"/>
              </w:rPr>
              <w:fldChar w:fldCharType="begin"/>
            </w:r>
            <w:r w:rsidR="00521625" w:rsidRPr="00F329D8">
              <w:rPr>
                <w:b w:val="0"/>
                <w:bCs w:val="0"/>
                <w:iCs/>
                <w:szCs w:val="28"/>
              </w:rPr>
              <w:instrText xml:space="preserve"> SEQ Ecuație \* ARABIC \s 1 </w:instrText>
            </w:r>
            <w:r w:rsidR="00521625" w:rsidRPr="00F329D8">
              <w:rPr>
                <w:iCs/>
                <w:szCs w:val="28"/>
              </w:rPr>
              <w:fldChar w:fldCharType="separate"/>
            </w:r>
            <w:r w:rsidR="00521625" w:rsidRPr="00F329D8">
              <w:rPr>
                <w:b w:val="0"/>
                <w:bCs w:val="0"/>
                <w:iCs/>
                <w:noProof/>
                <w:szCs w:val="28"/>
              </w:rPr>
              <w:t>5</w:t>
            </w:r>
            <w:r w:rsidR="00521625" w:rsidRPr="00F329D8">
              <w:rPr>
                <w:iCs/>
                <w:szCs w:val="28"/>
              </w:rPr>
              <w:fldChar w:fldCharType="end"/>
            </w:r>
            <w:bookmarkEnd w:id="44"/>
            <w:r w:rsidRPr="00F329D8">
              <w:rPr>
                <w:b w:val="0"/>
                <w:bCs w:val="0"/>
                <w:iCs/>
                <w:szCs w:val="28"/>
              </w:rPr>
              <w:t>)</w:t>
            </w:r>
          </w:p>
        </w:tc>
      </w:tr>
    </w:tbl>
    <w:p w14:paraId="7197A052" w14:textId="2B30C676" w:rsidR="00217CF6" w:rsidRDefault="00217CF6" w:rsidP="00217CF6">
      <w:r>
        <w:t xml:space="preserve"> </w:t>
      </w:r>
    </w:p>
    <w:p w14:paraId="4A782203" w14:textId="6FCBB564" w:rsidR="00972DE4" w:rsidRDefault="001637BA" w:rsidP="00A9431D">
      <w:pPr>
        <w:ind w:firstLine="708"/>
      </w:pPr>
      <w:r>
        <w:t>În plus,</w:t>
      </w:r>
      <w:r w:rsidR="004B2CA4">
        <w:t xml:space="preserve"> </w:t>
      </w:r>
      <w:r>
        <w:t>ReLU are o derivată constantă fie 0, fie 1, ceea ce înseamnă că derivata nu depinde de valorile de intrare. Această proprietate ajută la prevenirea problemei gradientului de dispariție, care poate să apară atunci când derivata funcției de activare devine foarte mică, determinând ca gradientul să se apropie de zero în timpul propagării inverse.</w:t>
      </w:r>
      <w:r w:rsidR="00946F2B">
        <w:t xml:space="preserve"> </w:t>
      </w:r>
      <w:r>
        <w:t>Acest lucru poate face dificilă pentru rețea să învețe din straturile anterioare, ceea ce duce la o convergență mai lentă sau chiar la saturarea rețelei.</w:t>
      </w:r>
    </w:p>
    <w:p w14:paraId="74FABF1A" w14:textId="77777777" w:rsidR="00A9431D" w:rsidRDefault="00A9431D" w:rsidP="00A9431D">
      <w:pPr>
        <w:ind w:firstLine="708"/>
      </w:pPr>
    </w:p>
    <w:p w14:paraId="439DF4A8" w14:textId="3334B23A" w:rsidR="00972DE4" w:rsidRDefault="00AB517C" w:rsidP="00F65137">
      <w:pPr>
        <w:keepNext/>
        <w:jc w:val="center"/>
      </w:pPr>
      <w:r w:rsidRPr="00AB517C">
        <w:rPr>
          <w:noProof/>
        </w:rPr>
        <w:lastRenderedPageBreak/>
        <w:drawing>
          <wp:inline distT="0" distB="0" distL="0" distR="0" wp14:anchorId="07A62CF8" wp14:editId="2BC541D5">
            <wp:extent cx="3600000" cy="2664000"/>
            <wp:effectExtent l="0" t="0" r="635" b="317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2664000"/>
                    </a:xfrm>
                    <a:prstGeom prst="rect">
                      <a:avLst/>
                    </a:prstGeom>
                  </pic:spPr>
                </pic:pic>
              </a:graphicData>
            </a:graphic>
          </wp:inline>
        </w:drawing>
      </w:r>
    </w:p>
    <w:p w14:paraId="2CC351F9" w14:textId="2AC53E32" w:rsidR="0075763E" w:rsidRPr="00587A0D" w:rsidRDefault="00972DE4" w:rsidP="00F65137">
      <w:pPr>
        <w:jc w:val="center"/>
        <w:rPr>
          <w:szCs w:val="28"/>
        </w:rPr>
      </w:pPr>
      <w:bookmarkStart w:id="45" w:name="_Ref130549833"/>
      <w:bookmarkStart w:id="46" w:name="_Ref130549829"/>
      <w:bookmarkStart w:id="47" w:name="_Toc130741284"/>
      <w:bookmarkStart w:id="48" w:name="_Toc133340124"/>
      <w:bookmarkStart w:id="49" w:name="_Toc133340300"/>
      <w:r w:rsidRPr="00587A0D">
        <w:rPr>
          <w:szCs w:val="28"/>
        </w:rPr>
        <w:t xml:space="preserve">Fig. </w:t>
      </w:r>
      <w:r w:rsidR="00AA4D4B" w:rsidRPr="00587A0D">
        <w:rPr>
          <w:szCs w:val="28"/>
        </w:rPr>
        <w:fldChar w:fldCharType="begin"/>
      </w:r>
      <w:r w:rsidR="00AA4D4B" w:rsidRPr="00587A0D">
        <w:rPr>
          <w:szCs w:val="28"/>
        </w:rPr>
        <w:instrText xml:space="preserve"> STYLEREF 1 \s </w:instrText>
      </w:r>
      <w:r w:rsidR="00AA4D4B" w:rsidRPr="00587A0D">
        <w:rPr>
          <w:szCs w:val="28"/>
        </w:rPr>
        <w:fldChar w:fldCharType="separate"/>
      </w:r>
      <w:r w:rsidR="00AA4D4B" w:rsidRPr="00587A0D">
        <w:rPr>
          <w:noProof/>
          <w:szCs w:val="28"/>
        </w:rPr>
        <w:t>3</w:t>
      </w:r>
      <w:r w:rsidR="00AA4D4B" w:rsidRPr="00587A0D">
        <w:rPr>
          <w:szCs w:val="28"/>
        </w:rPr>
        <w:fldChar w:fldCharType="end"/>
      </w:r>
      <w:r w:rsidR="00AA4D4B" w:rsidRPr="00587A0D">
        <w:rPr>
          <w:szCs w:val="28"/>
        </w:rPr>
        <w:t>.</w:t>
      </w:r>
      <w:r w:rsidR="00AA4D4B" w:rsidRPr="00587A0D">
        <w:rPr>
          <w:szCs w:val="28"/>
        </w:rPr>
        <w:fldChar w:fldCharType="begin"/>
      </w:r>
      <w:r w:rsidR="00AA4D4B" w:rsidRPr="00587A0D">
        <w:rPr>
          <w:szCs w:val="28"/>
        </w:rPr>
        <w:instrText xml:space="preserve"> SEQ Fig. \* ARABIC \s 1 </w:instrText>
      </w:r>
      <w:r w:rsidR="00AA4D4B" w:rsidRPr="00587A0D">
        <w:rPr>
          <w:szCs w:val="28"/>
        </w:rPr>
        <w:fldChar w:fldCharType="separate"/>
      </w:r>
      <w:r w:rsidR="00AA4D4B" w:rsidRPr="00587A0D">
        <w:rPr>
          <w:noProof/>
          <w:szCs w:val="28"/>
        </w:rPr>
        <w:t>6</w:t>
      </w:r>
      <w:r w:rsidR="00AA4D4B" w:rsidRPr="00587A0D">
        <w:rPr>
          <w:szCs w:val="28"/>
        </w:rPr>
        <w:fldChar w:fldCharType="end"/>
      </w:r>
      <w:bookmarkEnd w:id="45"/>
      <w:r w:rsidRPr="00587A0D">
        <w:rPr>
          <w:szCs w:val="28"/>
        </w:rPr>
        <w:t xml:space="preserve"> Graficul funției tangentă hiperbolică, sigmoid și derivatele acestora</w:t>
      </w:r>
      <w:bookmarkEnd w:id="46"/>
      <w:bookmarkEnd w:id="47"/>
      <w:bookmarkEnd w:id="48"/>
      <w:bookmarkEnd w:id="49"/>
    </w:p>
    <w:p w14:paraId="31A4449B" w14:textId="77777777" w:rsidR="00A9431D" w:rsidRDefault="00A9431D" w:rsidP="00972DE4">
      <w:pPr>
        <w:jc w:val="center"/>
        <w:rPr>
          <w:sz w:val="24"/>
          <w:szCs w:val="24"/>
        </w:rPr>
      </w:pPr>
    </w:p>
    <w:p w14:paraId="09C746A0" w14:textId="4C28D375" w:rsidR="009F3DBF" w:rsidRDefault="0004790B" w:rsidP="008D55BD">
      <w:pPr>
        <w:ind w:firstLine="851"/>
      </w:pPr>
      <w:r>
        <w:t xml:space="preserve">După cum se poate observa din </w:t>
      </w:r>
      <w:r w:rsidRPr="001E4764">
        <w:rPr>
          <w:szCs w:val="28"/>
        </w:rPr>
        <w:fldChar w:fldCharType="begin"/>
      </w:r>
      <w:r w:rsidRPr="001E4764">
        <w:rPr>
          <w:szCs w:val="28"/>
        </w:rPr>
        <w:instrText xml:space="preserve"> REF _Ref130549833 \h </w:instrText>
      </w:r>
      <w:r w:rsidR="001E4764">
        <w:rPr>
          <w:szCs w:val="28"/>
        </w:rPr>
        <w:instrText xml:space="preserve"> \* MERGEFORMAT </w:instrText>
      </w:r>
      <w:r w:rsidRPr="001E4764">
        <w:rPr>
          <w:szCs w:val="28"/>
        </w:rPr>
      </w:r>
      <w:r w:rsidRPr="001E4764">
        <w:rPr>
          <w:szCs w:val="28"/>
        </w:rPr>
        <w:fldChar w:fldCharType="separate"/>
      </w:r>
      <w:r w:rsidR="001E4764" w:rsidRPr="001E4764">
        <w:rPr>
          <w:szCs w:val="28"/>
        </w:rPr>
        <w:t>figura</w:t>
      </w:r>
      <w:r w:rsidRPr="001E4764">
        <w:rPr>
          <w:szCs w:val="28"/>
        </w:rPr>
        <w:t xml:space="preserve"> </w:t>
      </w:r>
      <w:r w:rsidRPr="001E4764">
        <w:rPr>
          <w:noProof/>
          <w:szCs w:val="28"/>
        </w:rPr>
        <w:t>3</w:t>
      </w:r>
      <w:r w:rsidRPr="001E4764">
        <w:rPr>
          <w:szCs w:val="28"/>
        </w:rPr>
        <w:t>.</w:t>
      </w:r>
      <w:r w:rsidRPr="001E4764">
        <w:rPr>
          <w:noProof/>
          <w:szCs w:val="28"/>
        </w:rPr>
        <w:t>6</w:t>
      </w:r>
      <w:r w:rsidRPr="001E4764">
        <w:rPr>
          <w:szCs w:val="28"/>
        </w:rPr>
        <w:fldChar w:fldCharType="end"/>
      </w:r>
      <w:r w:rsidRPr="001E4764">
        <w:rPr>
          <w:szCs w:val="28"/>
        </w:rPr>
        <w:t>,</w:t>
      </w:r>
      <w:r>
        <w:t xml:space="preserve"> </w:t>
      </w:r>
      <w:r w:rsidR="005F4007">
        <w:t>în cazul</w:t>
      </w:r>
      <w:r>
        <w:t xml:space="preserve"> funcție</w:t>
      </w:r>
      <w:r w:rsidR="005F4007">
        <w:t>i</w:t>
      </w:r>
      <w:r>
        <w:t xml:space="preserve"> sigmoid sau </w:t>
      </w:r>
      <w:r w:rsidR="005F4007">
        <w:t>a</w:t>
      </w:r>
      <w:r>
        <w:t xml:space="preserve"> funcție</w:t>
      </w:r>
      <w:r w:rsidR="00562B76">
        <w:t xml:space="preserve">i </w:t>
      </w:r>
      <w:r>
        <w:t>tan</w:t>
      </w:r>
      <w:r w:rsidR="005F4007">
        <w:t>gentă hiperbolică,</w:t>
      </w:r>
      <w:r>
        <w:t xml:space="preserve"> derivata</w:t>
      </w:r>
      <w:r w:rsidR="005F4007">
        <w:t xml:space="preserve"> tinde spre zero</w:t>
      </w:r>
      <w:r>
        <w:t xml:space="preserve"> atunci când intrarea x tinde spre </w:t>
      </w:r>
      <m:oMath>
        <m:r>
          <w:rPr>
            <w:rFonts w:ascii="Cambria Math" w:hAnsi="Cambria Math"/>
          </w:rPr>
          <m:t>±∞</m:t>
        </m:r>
      </m:oMath>
      <w:r w:rsidR="004F6703" w:rsidRPr="004F6703">
        <w:t>.</w:t>
      </w:r>
    </w:p>
    <w:p w14:paraId="42E5BFBF" w14:textId="78978FBD" w:rsidR="009F3DBF" w:rsidRDefault="009F3DBF" w:rsidP="009F3DBF">
      <w:pPr>
        <w:ind w:firstLine="851"/>
      </w:pPr>
      <w:r>
        <w:t xml:space="preserve">În general, ReLU este mai puțin costisitoare din punct de vedere computațional decât funcțiile sigmoid și tangentă hiperbolică - </w:t>
      </w:r>
      <w:r>
        <w:fldChar w:fldCharType="begin"/>
      </w:r>
      <w:r>
        <w:instrText xml:space="preserve"> REF _Ref130572804 \h </w:instrText>
      </w:r>
      <w:r>
        <w:fldChar w:fldCharType="separate"/>
      </w:r>
      <w:r w:rsidR="00AB1044">
        <w:t>f</w:t>
      </w:r>
      <w:r w:rsidRPr="00A9431D">
        <w:t>ig</w:t>
      </w:r>
      <w:r w:rsidR="00AB1044">
        <w:t>ura</w:t>
      </w:r>
      <w:r w:rsidRPr="00A9431D">
        <w:t xml:space="preserve">. </w:t>
      </w:r>
      <w:r w:rsidRPr="00A9431D">
        <w:rPr>
          <w:noProof/>
        </w:rPr>
        <w:t>3</w:t>
      </w:r>
      <w:r w:rsidRPr="00A9431D">
        <w:t>.</w:t>
      </w:r>
      <w:r w:rsidRPr="00A9431D">
        <w:rPr>
          <w:noProof/>
        </w:rPr>
        <w:t>7</w:t>
      </w:r>
      <w:r>
        <w:fldChar w:fldCharType="end"/>
      </w:r>
      <w:r>
        <w:t>.</w:t>
      </w:r>
    </w:p>
    <w:p w14:paraId="23BC76D7" w14:textId="77777777" w:rsidR="009F3DBF" w:rsidRDefault="009F3DBF" w:rsidP="005F4007">
      <w:pPr>
        <w:ind w:firstLine="851"/>
      </w:pPr>
    </w:p>
    <w:p w14:paraId="079C4ABF" w14:textId="4CCBEAB8" w:rsidR="00A9431D" w:rsidRDefault="00AB517C" w:rsidP="00587A0D">
      <w:pPr>
        <w:keepNext/>
        <w:jc w:val="center"/>
      </w:pPr>
      <w:r w:rsidRPr="00AB517C">
        <w:rPr>
          <w:noProof/>
        </w:rPr>
        <w:drawing>
          <wp:inline distT="0" distB="0" distL="0" distR="0" wp14:anchorId="45F85FFF" wp14:editId="1F4F2DF6">
            <wp:extent cx="3600000" cy="2739600"/>
            <wp:effectExtent l="0" t="0" r="635" b="381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739600"/>
                    </a:xfrm>
                    <a:prstGeom prst="rect">
                      <a:avLst/>
                    </a:prstGeom>
                  </pic:spPr>
                </pic:pic>
              </a:graphicData>
            </a:graphic>
          </wp:inline>
        </w:drawing>
      </w:r>
    </w:p>
    <w:p w14:paraId="0E924E49" w14:textId="35C85B00" w:rsidR="009F3DBF" w:rsidRPr="00A9431D" w:rsidRDefault="00A9431D" w:rsidP="00587A0D">
      <w:pPr>
        <w:jc w:val="center"/>
        <w:rPr>
          <w:noProof/>
        </w:rPr>
      </w:pPr>
      <w:bookmarkStart w:id="50" w:name="_Ref130572804"/>
      <w:bookmarkStart w:id="51" w:name="_Toc130741285"/>
      <w:bookmarkStart w:id="52" w:name="_Toc133340125"/>
      <w:bookmarkStart w:id="53" w:name="_Toc133340301"/>
      <w:r w:rsidRPr="00A9431D">
        <w:t xml:space="preserve">Fig. </w:t>
      </w:r>
      <w:fldSimple w:instr=" STYLEREF 1 \s ">
        <w:r w:rsidR="00AA4D4B">
          <w:rPr>
            <w:noProof/>
          </w:rPr>
          <w:t>3</w:t>
        </w:r>
      </w:fldSimple>
      <w:r w:rsidR="00AA4D4B">
        <w:t>.</w:t>
      </w:r>
      <w:fldSimple w:instr=" SEQ Fig. \* ARABIC \s 1 ">
        <w:r w:rsidR="00AA4D4B">
          <w:rPr>
            <w:noProof/>
          </w:rPr>
          <w:t>7</w:t>
        </w:r>
      </w:fldSimple>
      <w:bookmarkEnd w:id="50"/>
      <w:r w:rsidRPr="00A9431D">
        <w:t xml:space="preserve"> Graficul func</w:t>
      </w:r>
      <w:r w:rsidRPr="00A9431D">
        <w:rPr>
          <w:noProof/>
        </w:rPr>
        <w:t>ției ReLU și derivata sa</w:t>
      </w:r>
      <w:bookmarkEnd w:id="51"/>
      <w:bookmarkEnd w:id="52"/>
      <w:bookmarkEnd w:id="53"/>
    </w:p>
    <w:p w14:paraId="7C7CFD30" w14:textId="001B0EF7" w:rsidR="00AB517C" w:rsidRDefault="00A9431D" w:rsidP="00AB517C">
      <w:pPr>
        <w:ind w:firstLine="708"/>
      </w:pPr>
      <w:r>
        <w:lastRenderedPageBreak/>
        <w:t>Unele probleme cu această funcție de activare ar fi că nu este diferențiabilă pentru x = 0</w:t>
      </w:r>
      <w:r w:rsidR="009F3DBF">
        <w:t xml:space="preserve">, </w:t>
      </w:r>
      <w:r>
        <w:t>ceea ce este cunoscut sub numele de problema Dying ReLU</w:t>
      </w:r>
      <w:r w:rsidR="00742213">
        <w:t xml:space="preserve"> </w:t>
      </w:r>
      <w:r w:rsidR="00B356BD">
        <w:t xml:space="preserve"> </w:t>
      </w:r>
      <w:sdt>
        <w:sdtPr>
          <w:id w:val="320628182"/>
          <w:citation/>
        </w:sdtPr>
        <w:sdtContent>
          <w:r w:rsidR="00742213">
            <w:fldChar w:fldCharType="begin"/>
          </w:r>
          <w:r w:rsidR="00742213">
            <w:instrText xml:space="preserve"> CITATION Nar191 \l 1048 </w:instrText>
          </w:r>
          <w:r w:rsidR="00742213">
            <w:fldChar w:fldCharType="separate"/>
          </w:r>
          <w:r w:rsidR="00183007" w:rsidRPr="00183007">
            <w:rPr>
              <w:noProof/>
            </w:rPr>
            <w:t>[6]</w:t>
          </w:r>
          <w:r w:rsidR="00742213">
            <w:fldChar w:fldCharType="end"/>
          </w:r>
        </w:sdtContent>
      </w:sdt>
      <w:r>
        <w:t xml:space="preserve">. Deoarece jumătatea inferioară a curbei este constantă la y = 0, în timpul antrenamentului unii neuroni ReLU în esență „mor” și rămân inactivi, indiferent de intrarea furnizată. Dacă numărul de neuroni </w:t>
      </w:r>
      <w:r w:rsidR="009F3DBF">
        <w:t>inactivi</w:t>
      </w:r>
      <w:r>
        <w:t xml:space="preserve"> crește,</w:t>
      </w:r>
      <w:r w:rsidR="009F3DBF">
        <w:t xml:space="preserve"> </w:t>
      </w:r>
      <w:r>
        <w:t>performanța NN este grav afectată. Pentru a rezolva această problemă, este adesea folosită o variantă a acestei funcții: se numește Leaky ReLU și se comportă exact ca ReLU pentru valori pozitive, dar în loc să returneze y = 0 pentru toate intrările negative, are o pantă constantă cu un coeficientul a = 0, 01</w:t>
      </w:r>
      <w:r w:rsidR="009F3DBF">
        <w:t xml:space="preserve"> </w:t>
      </w:r>
      <w:r w:rsidR="009F3DBF" w:rsidRPr="00AB1044">
        <w:rPr>
          <w:szCs w:val="28"/>
        </w:rPr>
        <w:t>-</w:t>
      </w:r>
      <w:r w:rsidR="00AB517C" w:rsidRPr="00AB1044">
        <w:rPr>
          <w:szCs w:val="28"/>
        </w:rPr>
        <w:t xml:space="preserve"> </w:t>
      </w:r>
      <w:r w:rsidR="00176817" w:rsidRPr="00AB1044">
        <w:rPr>
          <w:szCs w:val="28"/>
        </w:rPr>
        <w:fldChar w:fldCharType="begin"/>
      </w:r>
      <w:r w:rsidR="00176817" w:rsidRPr="00AB1044">
        <w:rPr>
          <w:szCs w:val="28"/>
        </w:rPr>
        <w:instrText xml:space="preserve"> REF _Ref130573882 \h </w:instrText>
      </w:r>
      <w:r w:rsidR="00AB1044">
        <w:rPr>
          <w:szCs w:val="28"/>
        </w:rPr>
        <w:instrText xml:space="preserve"> \* MERGEFORMAT </w:instrText>
      </w:r>
      <w:r w:rsidR="00176817" w:rsidRPr="00AB1044">
        <w:rPr>
          <w:szCs w:val="28"/>
        </w:rPr>
      </w:r>
      <w:r w:rsidR="00176817" w:rsidRPr="00AB1044">
        <w:rPr>
          <w:szCs w:val="28"/>
        </w:rPr>
        <w:fldChar w:fldCharType="separate"/>
      </w:r>
      <w:r w:rsidR="00AB1044" w:rsidRPr="00AB1044">
        <w:rPr>
          <w:szCs w:val="28"/>
        </w:rPr>
        <w:t>f</w:t>
      </w:r>
      <w:r w:rsidR="00176817" w:rsidRPr="00AB1044">
        <w:rPr>
          <w:szCs w:val="28"/>
        </w:rPr>
        <w:t>ig</w:t>
      </w:r>
      <w:r w:rsidR="00AB1044" w:rsidRPr="00AB1044">
        <w:rPr>
          <w:szCs w:val="28"/>
        </w:rPr>
        <w:t>ura</w:t>
      </w:r>
      <w:r w:rsidR="00176817" w:rsidRPr="00AB1044">
        <w:rPr>
          <w:szCs w:val="28"/>
        </w:rPr>
        <w:t xml:space="preserve"> </w:t>
      </w:r>
      <w:r w:rsidR="00176817" w:rsidRPr="00AB1044">
        <w:rPr>
          <w:noProof/>
          <w:szCs w:val="28"/>
        </w:rPr>
        <w:t>3</w:t>
      </w:r>
      <w:r w:rsidR="00176817" w:rsidRPr="00AB1044">
        <w:rPr>
          <w:szCs w:val="28"/>
        </w:rPr>
        <w:t>.</w:t>
      </w:r>
      <w:r w:rsidR="00176817" w:rsidRPr="00AB1044">
        <w:rPr>
          <w:noProof/>
          <w:szCs w:val="28"/>
        </w:rPr>
        <w:t>8</w:t>
      </w:r>
      <w:r w:rsidR="00176817" w:rsidRPr="00AB1044">
        <w:rPr>
          <w:szCs w:val="28"/>
        </w:rPr>
        <w:fldChar w:fldCharType="end"/>
      </w:r>
      <w:r w:rsidR="009F3DBF">
        <w:t xml:space="preserve"> </w:t>
      </w:r>
      <w:r>
        <w:t>.</w:t>
      </w:r>
    </w:p>
    <w:p w14:paraId="31C139F9" w14:textId="77777777" w:rsidR="004F5F4B" w:rsidRDefault="004F5F4B" w:rsidP="00AB517C">
      <w:pPr>
        <w:ind w:firstLine="708"/>
      </w:pPr>
    </w:p>
    <w:p w14:paraId="68CA86FE" w14:textId="77777777" w:rsidR="00AB517C" w:rsidRDefault="00AB517C" w:rsidP="00587A0D">
      <w:pPr>
        <w:keepNext/>
        <w:jc w:val="center"/>
      </w:pPr>
      <w:r w:rsidRPr="00AB517C">
        <w:rPr>
          <w:noProof/>
        </w:rPr>
        <w:drawing>
          <wp:inline distT="0" distB="0" distL="0" distR="0" wp14:anchorId="62C7EC01" wp14:editId="2EC7B1BA">
            <wp:extent cx="3434443" cy="2654825"/>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6253" cy="2656224"/>
                    </a:xfrm>
                    <a:prstGeom prst="rect">
                      <a:avLst/>
                    </a:prstGeom>
                  </pic:spPr>
                </pic:pic>
              </a:graphicData>
            </a:graphic>
          </wp:inline>
        </w:drawing>
      </w:r>
    </w:p>
    <w:p w14:paraId="27665FE9" w14:textId="1D7A2325" w:rsidR="00587A0D" w:rsidRPr="00587A0D" w:rsidRDefault="00AB517C" w:rsidP="00587A0D">
      <w:pPr>
        <w:jc w:val="center"/>
        <w:rPr>
          <w:szCs w:val="28"/>
        </w:rPr>
      </w:pPr>
      <w:bookmarkStart w:id="54" w:name="_Ref130573882"/>
      <w:bookmarkStart w:id="55" w:name="_Toc130741286"/>
      <w:bookmarkStart w:id="56" w:name="_Toc133340126"/>
      <w:bookmarkStart w:id="57" w:name="_Toc133340302"/>
      <w:r w:rsidRPr="00587A0D">
        <w:rPr>
          <w:szCs w:val="28"/>
        </w:rPr>
        <w:t xml:space="preserve">Fig. </w:t>
      </w:r>
      <w:r w:rsidR="00AA4D4B" w:rsidRPr="00587A0D">
        <w:rPr>
          <w:szCs w:val="28"/>
        </w:rPr>
        <w:fldChar w:fldCharType="begin"/>
      </w:r>
      <w:r w:rsidR="00AA4D4B" w:rsidRPr="00587A0D">
        <w:rPr>
          <w:szCs w:val="28"/>
        </w:rPr>
        <w:instrText xml:space="preserve"> STYLEREF 1 \s </w:instrText>
      </w:r>
      <w:r w:rsidR="00AA4D4B" w:rsidRPr="00587A0D">
        <w:rPr>
          <w:szCs w:val="28"/>
        </w:rPr>
        <w:fldChar w:fldCharType="separate"/>
      </w:r>
      <w:r w:rsidR="00AA4D4B" w:rsidRPr="00587A0D">
        <w:rPr>
          <w:noProof/>
          <w:szCs w:val="28"/>
        </w:rPr>
        <w:t>3</w:t>
      </w:r>
      <w:r w:rsidR="00AA4D4B" w:rsidRPr="00587A0D">
        <w:rPr>
          <w:szCs w:val="28"/>
        </w:rPr>
        <w:fldChar w:fldCharType="end"/>
      </w:r>
      <w:r w:rsidR="00AA4D4B" w:rsidRPr="00587A0D">
        <w:rPr>
          <w:szCs w:val="28"/>
        </w:rPr>
        <w:t>.</w:t>
      </w:r>
      <w:r w:rsidR="00AA4D4B" w:rsidRPr="00587A0D">
        <w:rPr>
          <w:szCs w:val="28"/>
        </w:rPr>
        <w:fldChar w:fldCharType="begin"/>
      </w:r>
      <w:r w:rsidR="00AA4D4B" w:rsidRPr="00587A0D">
        <w:rPr>
          <w:szCs w:val="28"/>
        </w:rPr>
        <w:instrText xml:space="preserve"> SEQ Fig. \* ARABIC \s 1 </w:instrText>
      </w:r>
      <w:r w:rsidR="00AA4D4B" w:rsidRPr="00587A0D">
        <w:rPr>
          <w:szCs w:val="28"/>
        </w:rPr>
        <w:fldChar w:fldCharType="separate"/>
      </w:r>
      <w:r w:rsidR="00AA4D4B" w:rsidRPr="00587A0D">
        <w:rPr>
          <w:noProof/>
          <w:szCs w:val="28"/>
        </w:rPr>
        <w:t>8</w:t>
      </w:r>
      <w:r w:rsidR="00AA4D4B" w:rsidRPr="00587A0D">
        <w:rPr>
          <w:szCs w:val="28"/>
        </w:rPr>
        <w:fldChar w:fldCharType="end"/>
      </w:r>
      <w:bookmarkEnd w:id="54"/>
      <w:r w:rsidRPr="00587A0D">
        <w:rPr>
          <w:szCs w:val="28"/>
        </w:rPr>
        <w:t xml:space="preserve"> Graficul funcției ReLU și Leaky ReLU</w:t>
      </w:r>
      <w:bookmarkEnd w:id="55"/>
      <w:bookmarkEnd w:id="56"/>
      <w:bookmarkEnd w:id="57"/>
    </w:p>
    <w:p w14:paraId="231F119F" w14:textId="77777777" w:rsidR="00176817" w:rsidRDefault="00176817" w:rsidP="00176817">
      <w:pPr>
        <w:ind w:firstLine="708"/>
      </w:pPr>
      <w:r>
        <w:t xml:space="preserve">Cea mai mică și simplă rețea neuronală care poate fi proiectată constă dintr-un singur neuron și funcția sa de activare, dar o astfel de arhitectură este evident limitată și nu poate fi utilizată în nicio aplicație practică. Prin urmare, majoritatea NN-urilor conțin numeroși neuroni (de la zeci la mii) grupați în straturi. </w:t>
      </w:r>
    </w:p>
    <w:p w14:paraId="414DA110" w14:textId="2546B73F" w:rsidR="009F3DBF" w:rsidRDefault="00176817" w:rsidP="00176817">
      <w:pPr>
        <w:ind w:firstLine="708"/>
      </w:pPr>
      <w:r>
        <w:t>Un strat este un set de neuroni care primește intrări ponderate, le procesează prin funcția de activare și apoi transmite aceste valori ca ieșire la stratul următor. Un strat este de obicei uniform, adică toți neuronii săi conțin un singur tip de funcție de activare, astfel încât să poată fi ușor clasificat și comparat cu alte părți ale rețelei. Primul și ultimul strat dintr-o rețea sunt numite straturi de intrare și, respectiv, straturi de ieșire, în timp ce toate straturile dintre acestea sunt definite ca straturi ascunse.</w:t>
      </w:r>
    </w:p>
    <w:p w14:paraId="20E16D77" w14:textId="4BF84D4E" w:rsidR="00536BAA" w:rsidRDefault="00536BAA" w:rsidP="008D55BD">
      <w:pPr>
        <w:pStyle w:val="Titlu2"/>
      </w:pPr>
      <w:r>
        <w:lastRenderedPageBreak/>
        <w:t>Funcția de optimizare</w:t>
      </w:r>
    </w:p>
    <w:p w14:paraId="7CF2291D" w14:textId="5E6F9F63" w:rsidR="00536BAA" w:rsidRDefault="0090679E" w:rsidP="003640A2">
      <w:pPr>
        <w:ind w:firstLine="709"/>
        <w:rPr>
          <w:lang w:val="ro-MD"/>
        </w:rPr>
      </w:pPr>
      <w:r>
        <w:t xml:space="preserve">Spre deosebire de funția de activare care </w:t>
      </w:r>
      <w:r w:rsidR="003640A2">
        <w:t>este</w:t>
      </w:r>
      <w:r w:rsidR="003640A2" w:rsidRPr="003640A2">
        <w:t xml:space="preserve"> aplicată la ieșirile neuronilor pentru a produce o anumită activare în cadrul rețelei</w:t>
      </w:r>
      <w:r w:rsidR="003640A2">
        <w:t>, o metod</w:t>
      </w:r>
      <w:r w:rsidR="003640A2">
        <w:rPr>
          <w:lang w:val="ro-MD"/>
        </w:rPr>
        <w:t>ă de optimizare</w:t>
      </w:r>
      <w:r w:rsidR="00A87E6F">
        <w:rPr>
          <w:lang w:val="ro-MD"/>
        </w:rPr>
        <w:t xml:space="preserve"> este folosită pentru a ajusta parametrii rețelei neuronale (</w:t>
      </w:r>
      <w:r w:rsidR="00A87E6F" w:rsidRPr="00A87E6F">
        <w:rPr>
          <w:lang w:val="ro-MD"/>
        </w:rPr>
        <w:t>greutățile și rata de învățare</w:t>
      </w:r>
      <w:r w:rsidR="00A87E6F">
        <w:rPr>
          <w:lang w:val="ro-MD"/>
        </w:rPr>
        <w:t xml:space="preserve">) </w:t>
      </w:r>
      <w:r w:rsidR="00A87E6F" w:rsidRPr="00A87E6F">
        <w:rPr>
          <w:lang w:val="ro-MD"/>
        </w:rPr>
        <w:t>în timpul procesului de antrenare</w:t>
      </w:r>
      <w:r w:rsidR="00A87E6F">
        <w:rPr>
          <w:lang w:val="ro-MD"/>
        </w:rPr>
        <w:t xml:space="preserve"> cu scopul de</w:t>
      </w:r>
      <w:r w:rsidR="00A87E6F" w:rsidRPr="00A87E6F">
        <w:rPr>
          <w:lang w:val="ro-MD"/>
        </w:rPr>
        <w:t xml:space="preserve"> a minimiza o funcție de cost. Aceste funcții de optimizare încearcă să găsească un minim local sau global al funcției de cost prin ajustarea parametrilor rețelei neuronale. Exemple de funcții de optimizare includ Stochastic Gradient Descent (SGD), Adam sau Adagrad</w:t>
      </w:r>
      <w:r w:rsidR="00A87E6F">
        <w:rPr>
          <w:lang w:val="ro-MD"/>
        </w:rPr>
        <w:t xml:space="preserve"> și multe altele.</w:t>
      </w:r>
    </w:p>
    <w:p w14:paraId="3D56B8D3" w14:textId="6364B9BB" w:rsidR="00A87E6F" w:rsidRPr="003640A2" w:rsidRDefault="00A87E6F" w:rsidP="003640A2">
      <w:pPr>
        <w:ind w:firstLine="709"/>
        <w:rPr>
          <w:lang w:val="ro-MD"/>
        </w:rPr>
      </w:pPr>
      <w:r>
        <w:rPr>
          <w:lang w:val="ro-MD"/>
        </w:rPr>
        <w:t>În cadrul acestei lucrări este utilizat</w:t>
      </w:r>
      <w:r w:rsidR="00723015">
        <w:rPr>
          <w:lang w:val="ro-MD"/>
        </w:rPr>
        <w:t>ă funcția de c</w:t>
      </w:r>
      <w:r w:rsidR="00723015" w:rsidRPr="00723015">
        <w:rPr>
          <w:lang w:val="ro-MD"/>
        </w:rPr>
        <w:t>oborâre</w:t>
      </w:r>
      <w:r w:rsidR="00723015">
        <w:rPr>
          <w:lang w:val="ro-MD"/>
        </w:rPr>
        <w:t xml:space="preserve"> a</w:t>
      </w:r>
      <w:r w:rsidR="00723015" w:rsidRPr="00723015">
        <w:rPr>
          <w:lang w:val="ro-MD"/>
        </w:rPr>
        <w:t xml:space="preserve"> </w:t>
      </w:r>
      <w:r w:rsidR="00723015">
        <w:rPr>
          <w:lang w:val="ro-MD"/>
        </w:rPr>
        <w:t xml:space="preserve"> </w:t>
      </w:r>
      <w:r w:rsidR="00723015" w:rsidRPr="00723015">
        <w:rPr>
          <w:lang w:val="ro-MD"/>
        </w:rPr>
        <w:t>gradientului stocastic</w:t>
      </w:r>
      <w:r w:rsidR="00AA54B8">
        <w:rPr>
          <w:lang w:val="ro-MD"/>
        </w:rPr>
        <w:t xml:space="preserve"> (SGD)</w:t>
      </w:r>
      <w:r>
        <w:rPr>
          <w:lang w:val="ro-MD"/>
        </w:rPr>
        <w:t xml:space="preserve"> </w:t>
      </w:r>
      <w:r w:rsidR="00AA54B8">
        <w:rPr>
          <w:lang w:val="ro-MD"/>
        </w:rPr>
        <w:t xml:space="preserve">care s-a potrivit cel mai bine pe cele trei arhitecturi neuronale fiind și optimizatorul inițial al acestora. A mai fost testat optimizatorul Adam, dar rezultatele obținute nu au fost cele așteptate, mai ales pentru arhitectura Alexnet a cărei acuratețe a fost alterată. </w:t>
      </w:r>
    </w:p>
    <w:p w14:paraId="779966B9" w14:textId="59F1193D" w:rsidR="00536BAA" w:rsidRDefault="00213B5B" w:rsidP="008A11AD">
      <w:r>
        <w:tab/>
      </w:r>
      <w:r w:rsidRPr="00213B5B">
        <w:t>Coborârea gradientului este un algoritm iterativ, care pornește de la un punct aleatoriu al unei funcții și se deplasează în panta ei în pași</w:t>
      </w:r>
      <w:r w:rsidR="00984F7E">
        <w:t>, în funcție de rata de învățare,</w:t>
      </w:r>
      <w:r w:rsidRPr="00213B5B">
        <w:t xml:space="preserve"> până când ajunge la punctul cel mai de jos al funcției respective</w:t>
      </w:r>
      <w:r w:rsidR="00984F7E" w:rsidRPr="00984F7E">
        <w:rPr>
          <w:lang w:val="ro-MD"/>
        </w:rPr>
        <w:t xml:space="preserve"> </w:t>
      </w:r>
      <w:sdt>
        <w:sdtPr>
          <w:rPr>
            <w:lang w:val="ro-MD"/>
          </w:rPr>
          <w:id w:val="825403370"/>
          <w:citation/>
        </w:sdtPr>
        <w:sdtContent>
          <w:r w:rsidR="00984F7E">
            <w:rPr>
              <w:lang w:val="ro-MD"/>
            </w:rPr>
            <w:fldChar w:fldCharType="begin"/>
          </w:r>
          <w:r w:rsidR="008A11AD">
            <w:rPr>
              <w:lang w:val="ro-MD"/>
            </w:rPr>
            <w:instrText xml:space="preserve">CITATION FunctieOptimizareSGD \l 2072 </w:instrText>
          </w:r>
          <w:r w:rsidR="00984F7E">
            <w:rPr>
              <w:lang w:val="ro-MD"/>
            </w:rPr>
            <w:fldChar w:fldCharType="separate"/>
          </w:r>
          <w:r w:rsidR="00183007" w:rsidRPr="00183007">
            <w:rPr>
              <w:noProof/>
              <w:lang w:val="ro-MD"/>
            </w:rPr>
            <w:t>[7]</w:t>
          </w:r>
          <w:r w:rsidR="00984F7E">
            <w:rPr>
              <w:lang w:val="ro-MD"/>
            </w:rPr>
            <w:fldChar w:fldCharType="end"/>
          </w:r>
        </w:sdtContent>
      </w:sdt>
      <w:r w:rsidRPr="00213B5B">
        <w:t>.</w:t>
      </w:r>
      <w:r w:rsidR="00D048A0">
        <w:t xml:space="preserve"> </w:t>
      </w:r>
      <w:r w:rsidR="00D048A0" w:rsidRPr="00D048A0">
        <w:t>Diferența cheie</w:t>
      </w:r>
      <w:r w:rsidR="00984F7E">
        <w:t xml:space="preserve"> a SGD,</w:t>
      </w:r>
      <w:r w:rsidR="00D048A0" w:rsidRPr="00D048A0">
        <w:t xml:space="preserve"> în comparație cu coborârea gradientului standard</w:t>
      </w:r>
      <w:r w:rsidR="00984F7E">
        <w:t>,</w:t>
      </w:r>
      <w:r w:rsidR="00D048A0" w:rsidRPr="00D048A0">
        <w:t xml:space="preserve"> este că doar o singură parte d</w:t>
      </w:r>
      <w:r w:rsidR="00984F7E">
        <w:t>in</w:t>
      </w:r>
      <w:r w:rsidR="00D048A0" w:rsidRPr="00D048A0">
        <w:t xml:space="preserve"> date este utilizată pentru a calcula pasul, iar datele sunt alese aleatoriu la fiecare pas</w:t>
      </w:r>
      <w:r w:rsidR="00984F7E">
        <w:t>.</w:t>
      </w:r>
    </w:p>
    <w:p w14:paraId="15900D9B" w14:textId="1D555B12" w:rsidR="00536BAA" w:rsidRDefault="00536BAA" w:rsidP="008D55BD"/>
    <w:p w14:paraId="6E9385B9" w14:textId="160BC80E" w:rsidR="008A11AD" w:rsidRDefault="008A11AD" w:rsidP="008A11AD">
      <w:pPr>
        <w:pStyle w:val="Titlu2"/>
      </w:pPr>
      <w:r>
        <w:t>Funcția de cost</w:t>
      </w:r>
    </w:p>
    <w:p w14:paraId="3FFF7B56" w14:textId="11EC3569" w:rsidR="00536BAA" w:rsidRPr="009F3DBF" w:rsidRDefault="0041587E" w:rsidP="00CB6C2B">
      <w:pPr>
        <w:ind w:firstLine="576"/>
      </w:pPr>
      <w:r w:rsidRPr="0041587E">
        <w:t xml:space="preserve">În ML, </w:t>
      </w:r>
      <w:r>
        <w:t>o</w:t>
      </w:r>
      <w:r w:rsidRPr="0041587E">
        <w:t xml:space="preserve"> funcție de cost este un parametru important care determină cât de bine funcționează un model de învățare automată pentru un anumit set de date.</w:t>
      </w:r>
      <w:r>
        <w:t xml:space="preserve"> </w:t>
      </w:r>
      <w:r w:rsidRPr="0041587E">
        <w:t>Acesta calculează diferența dintre valoarea așteptată</w:t>
      </w:r>
      <w:r>
        <w:t>(eticheta reală)</w:t>
      </w:r>
      <w:r w:rsidRPr="0041587E">
        <w:t xml:space="preserve"> și valoarea prezisă și o reprezintă ca un singur număr real</w:t>
      </w:r>
      <w:r>
        <w:t xml:space="preserve"> </w:t>
      </w:r>
      <w:sdt>
        <w:sdtPr>
          <w:id w:val="1711063104"/>
          <w:citation/>
        </w:sdtPr>
        <w:sdtContent>
          <w:r>
            <w:fldChar w:fldCharType="begin"/>
          </w:r>
          <w:r>
            <w:rPr>
              <w:lang w:val="ro-MD"/>
            </w:rPr>
            <w:instrText xml:space="preserve"> CITATION FunctieCost \l 2072 </w:instrText>
          </w:r>
          <w:r>
            <w:fldChar w:fldCharType="separate"/>
          </w:r>
          <w:r w:rsidR="00183007" w:rsidRPr="00183007">
            <w:rPr>
              <w:noProof/>
              <w:lang w:val="ro-MD"/>
            </w:rPr>
            <w:t>[8]</w:t>
          </w:r>
          <w:r>
            <w:fldChar w:fldCharType="end"/>
          </w:r>
        </w:sdtContent>
      </w:sdt>
      <w:r w:rsidRPr="0041587E">
        <w:t>.</w:t>
      </w:r>
      <w:r>
        <w:t xml:space="preserve"> În general, funcțiile de cost se clasifică în trei categorii: funcții de cost de regresie, de clasificare binară și de clasificare multiclasă. În contextul de față este realizată o clasificare multiclasă, iar funția folosită este </w:t>
      </w:r>
      <w:r w:rsidRPr="0041587E">
        <w:t>entropia încrucișată categorică</w:t>
      </w:r>
      <w:r w:rsidR="0050151A">
        <w:t xml:space="preserve">. Entropia încrucișată </w:t>
      </w:r>
      <w:r w:rsidR="00183007">
        <w:t>se bazează</w:t>
      </w:r>
      <w:r w:rsidR="0050151A" w:rsidRPr="0050151A">
        <w:t xml:space="preserve"> pe ideea de entropie din teoria informației și calculează numărul de biți necesari pentru a reprezenta sau transmite un eveniment dintr-o distribuție</w:t>
      </w:r>
      <w:r w:rsidR="0050151A">
        <w:t xml:space="preserve"> de probabilitate</w:t>
      </w:r>
      <w:r w:rsidR="0050151A" w:rsidRPr="0050151A">
        <w:t xml:space="preserve"> în comparație cu o altă distribuție</w:t>
      </w:r>
      <w:r w:rsidR="0050151A">
        <w:t xml:space="preserve"> de probabilitate</w:t>
      </w:r>
      <w:sdt>
        <w:sdtPr>
          <w:id w:val="-278107987"/>
          <w:citation/>
        </w:sdtPr>
        <w:sdtContent>
          <w:r w:rsidR="00183007">
            <w:fldChar w:fldCharType="begin"/>
          </w:r>
          <w:r w:rsidR="00183007">
            <w:rPr>
              <w:lang w:val="ro-MD"/>
            </w:rPr>
            <w:instrText xml:space="preserve">CITATION CCEfunctiecost \l 2072 </w:instrText>
          </w:r>
          <w:r w:rsidR="00183007">
            <w:fldChar w:fldCharType="separate"/>
          </w:r>
          <w:r w:rsidR="00183007">
            <w:rPr>
              <w:noProof/>
              <w:lang w:val="ro-MD"/>
            </w:rPr>
            <w:t xml:space="preserve"> </w:t>
          </w:r>
          <w:r w:rsidR="00183007" w:rsidRPr="00183007">
            <w:rPr>
              <w:noProof/>
              <w:lang w:val="ro-MD"/>
            </w:rPr>
            <w:t>[9]</w:t>
          </w:r>
          <w:r w:rsidR="00183007">
            <w:fldChar w:fldCharType="end"/>
          </w:r>
        </w:sdtContent>
      </w:sdt>
      <w:r w:rsidR="0050151A" w:rsidRPr="0050151A">
        <w:t>.</w:t>
      </w:r>
    </w:p>
    <w:p w14:paraId="4C9B973A" w14:textId="2D114686" w:rsidR="00D131C8" w:rsidRDefault="00D131C8" w:rsidP="00176817">
      <w:pPr>
        <w:pStyle w:val="Titlu2"/>
      </w:pPr>
      <w:bookmarkStart w:id="58" w:name="_Toc133689297"/>
      <w:r w:rsidRPr="00176817">
        <w:lastRenderedPageBreak/>
        <w:t>Învățare profundă pentru recunoașterea vorbirii</w:t>
      </w:r>
      <w:bookmarkEnd w:id="58"/>
    </w:p>
    <w:p w14:paraId="5069D8A0" w14:textId="2ECE84C3" w:rsidR="00302D68" w:rsidRDefault="008D55BD" w:rsidP="00293BAC">
      <w:pPr>
        <w:ind w:firstLine="576"/>
      </w:pPr>
      <w:r>
        <w:t>Termenul Deep Learning (DL) se referă la o subclasă de metode ML care pot învăța din ierarhii complexe de caracteristici neliniare sau pot detecta dependențe lungi de timp neliniare în datele secvențiale</w:t>
      </w:r>
      <w:r w:rsidR="00007C15">
        <w:t xml:space="preserve"> </w:t>
      </w:r>
      <w:sdt>
        <w:sdtPr>
          <w:id w:val="-171580170"/>
          <w:citation/>
        </w:sdtPr>
        <w:sdtContent>
          <w:r w:rsidR="00007C15">
            <w:fldChar w:fldCharType="begin"/>
          </w:r>
          <w:r w:rsidR="00007C15">
            <w:instrText xml:space="preserve"> CITATION Tim15 \l 1048 </w:instrText>
          </w:r>
          <w:r w:rsidR="00007C15">
            <w:fldChar w:fldCharType="separate"/>
          </w:r>
          <w:r w:rsidR="00183007" w:rsidRPr="00183007">
            <w:rPr>
              <w:noProof/>
            </w:rPr>
            <w:t>[10]</w:t>
          </w:r>
          <w:r w:rsidR="00007C15">
            <w:fldChar w:fldCharType="end"/>
          </w:r>
        </w:sdtContent>
      </w:sdt>
      <w:r>
        <w:t xml:space="preserve">. Pentru a aproxima modele și structuri profunde, o rețea neuronală profundă (DNN) are mai multe straturi ascunse de natură diferită, în funcție de aplicația specifică. </w:t>
      </w:r>
    </w:p>
    <w:p w14:paraId="12486E7F" w14:textId="6EB9E076" w:rsidR="00302D68" w:rsidRDefault="00302D68" w:rsidP="00293BAC">
      <w:pPr>
        <w:ind w:firstLine="708"/>
      </w:pPr>
      <w:r>
        <w:t>În recunoașterea automată a vorbirii, rețelele neuronale convoluționale (CNN) și rețelele neuronale recurente (RNN) sunt cele mai populare și eficiente arhitecturi de învățare profundă. Acestea sunt caracterizate de straturi personalizate concepute special pentru a învăța date spațiale și secvențiale. RNN-urile sunt de obicei mai bune decât CNN-urile pentru sarcini de recunoaștere a vorbirii în care intrarea audio este lungă și constă din mai mult de un cuvânt, datorită capacității lor de a stoca informații secvențiale temporale. În schimb, CNN-urile sunt mai bune în sarcinile de recunoaștere a imaginii, unde învățarea modelului spațial al fiecărui grup de pixeli este esențială pentru a înțelege natura imaginii și a returna rezultatul corect</w:t>
      </w:r>
      <w:r w:rsidR="00E166EA">
        <w:t xml:space="preserve"> </w:t>
      </w:r>
      <w:sdt>
        <w:sdtPr>
          <w:id w:val="-2022779623"/>
          <w:citation/>
        </w:sdtPr>
        <w:sdtContent>
          <w:r w:rsidR="00E166EA">
            <w:fldChar w:fldCharType="begin"/>
          </w:r>
          <w:r w:rsidR="00E166EA">
            <w:rPr>
              <w:lang w:val="ro-MD"/>
            </w:rPr>
            <w:instrText xml:space="preserve"> CITATION Zix17 \l 2072 </w:instrText>
          </w:r>
          <w:r w:rsidR="00E166EA">
            <w:fldChar w:fldCharType="separate"/>
          </w:r>
          <w:r w:rsidR="00183007" w:rsidRPr="00183007">
            <w:rPr>
              <w:noProof/>
              <w:lang w:val="ro-MD"/>
            </w:rPr>
            <w:t>[11]</w:t>
          </w:r>
          <w:r w:rsidR="00E166EA">
            <w:fldChar w:fldCharType="end"/>
          </w:r>
        </w:sdtContent>
      </w:sdt>
      <w:r>
        <w:t>.</w:t>
      </w:r>
    </w:p>
    <w:p w14:paraId="5DFE59D5" w14:textId="139C4BC4" w:rsidR="00302D68" w:rsidRDefault="00302D68" w:rsidP="00302D68">
      <w:pPr>
        <w:ind w:firstLine="709"/>
      </w:pPr>
      <w:r>
        <w:t xml:space="preserve">În această lucrare, problema de recunoaștere a vorbirii este tratată ca o problemă de recunoaștere a imaginii, deoarece toate caracteristicile extrase din fluxul audio pot fi reprezentate ca o singură imagine în tonuri de gri cu dimensiunea 32 × </w:t>
      </w:r>
      <w:r w:rsidR="009F0119">
        <w:t>98</w:t>
      </w:r>
      <w:r>
        <w:t xml:space="preserve">. Această abordare a arătat cele mai bune rezultate în ceea ce privește acuratețea detectării unui cuvânt, precum și reducerea timpului necesar pentru efectuarea </w:t>
      </w:r>
      <w:r w:rsidR="00DA1190">
        <w:t>deduc</w:t>
      </w:r>
      <w:r w:rsidR="00DA1190">
        <w:rPr>
          <w:lang w:val="ro-MD"/>
        </w:rPr>
        <w:t>ției</w:t>
      </w:r>
      <w:r>
        <w:t>. Această abordare a fost exploatată pe scară largă în literatură și a fost utilizată cu succes de cercetători pentru a realiza recunoașterea automată a vorbirii.</w:t>
      </w:r>
    </w:p>
    <w:p w14:paraId="6D61E690" w14:textId="77777777" w:rsidR="004D2DC0" w:rsidRDefault="004D2DC0" w:rsidP="00302D68">
      <w:pPr>
        <w:ind w:firstLine="709"/>
      </w:pPr>
    </w:p>
    <w:p w14:paraId="1567A924" w14:textId="5EDD8D48" w:rsidR="003618DA" w:rsidRDefault="003618DA" w:rsidP="003618DA">
      <w:pPr>
        <w:pStyle w:val="Titlu3"/>
      </w:pPr>
      <w:r>
        <w:tab/>
      </w:r>
      <w:bookmarkStart w:id="59" w:name="_Toc133689298"/>
      <w:r>
        <w:t>CNN</w:t>
      </w:r>
      <w:bookmarkEnd w:id="59"/>
    </w:p>
    <w:p w14:paraId="79F08656" w14:textId="122E6311" w:rsidR="00AD30AD" w:rsidRDefault="00AD30AD" w:rsidP="00B3487F">
      <w:pPr>
        <w:ind w:firstLine="709"/>
      </w:pPr>
      <w:r w:rsidRPr="00AD30AD">
        <w:t>Re</w:t>
      </w:r>
      <w:r w:rsidR="00E650FE">
        <w:t>ț</w:t>
      </w:r>
      <w:r w:rsidRPr="00AD30AD">
        <w:t>elele neuronale convolu</w:t>
      </w:r>
      <w:r w:rsidR="00374084">
        <w:rPr>
          <w:lang w:val="ro-MD"/>
        </w:rPr>
        <w:t>ț</w:t>
      </w:r>
      <w:r w:rsidRPr="00AD30AD">
        <w:t>ionale (CNN), numite și ConvNets, sunt un tip de rețele neuronale profunde special concepute pentru a procesa date care vin sub forma de matrici sau tablouri multiple. Aceste date pot fi, de exemplu, imagini, semnale audio, secvențe de limbaj sau spectrograme audio, sau chiar imagini video sau imagini volumetrice.</w:t>
      </w:r>
    </w:p>
    <w:p w14:paraId="1335B43D" w14:textId="16252F0C" w:rsidR="00AD30AD" w:rsidRDefault="00AD30AD" w:rsidP="00B3487F">
      <w:pPr>
        <w:ind w:firstLine="709"/>
      </w:pPr>
      <w:r w:rsidRPr="00AD30AD">
        <w:t>Structura unei rețele neuronale convolutionale este formată dintr-o serie de straturi, care sunt organizate în două tipuri principale de straturi:</w:t>
      </w:r>
    </w:p>
    <w:p w14:paraId="5F1FFAE4" w14:textId="40437C05" w:rsidR="00AD30AD" w:rsidRDefault="00AD30AD" w:rsidP="00AD30AD">
      <w:pPr>
        <w:pStyle w:val="Listparagraf"/>
        <w:numPr>
          <w:ilvl w:val="0"/>
          <w:numId w:val="6"/>
        </w:numPr>
        <w:ind w:left="0" w:firstLine="0"/>
      </w:pPr>
      <w:r w:rsidRPr="00AD30AD">
        <w:lastRenderedPageBreak/>
        <w:t>Straturile de convoluție: unitățile neuronale dintr-un astfel de strat sunt organizate în hărți de trăsături (feature maps), în cadrul cărora fiecare unitate este conectată la câmpuri receptive locale în harta de trăsături a stratului anterior</w:t>
      </w:r>
      <w:r>
        <w:t>.</w:t>
      </w:r>
    </w:p>
    <w:p w14:paraId="0046247A" w14:textId="69F31B2D" w:rsidR="009D56C1" w:rsidRDefault="009D56C1" w:rsidP="00AD30AD">
      <w:pPr>
        <w:pStyle w:val="Listparagraf"/>
        <w:ind w:left="0"/>
      </w:pPr>
      <w:r w:rsidRPr="009D56C1">
        <w:t>Această conexiune se face prin intermediul unui set de ponderi numit bancă de filtre (sau filtru kernel), care este folosit de toate unitățile unei hărți de trăsături, dar hărțile de trăsături diferite din același strat folosesc bănci de filtre diferite. Apoi, rezultatul acestei convoluții discrete este procesat cu o funcție de activare non-liniară, cum ar fi ReLU sau Leaky ReLU.</w:t>
      </w:r>
    </w:p>
    <w:p w14:paraId="2E668E27" w14:textId="76A3034E" w:rsidR="009D56C1" w:rsidRDefault="009D56C1" w:rsidP="009D56C1">
      <w:pPr>
        <w:pStyle w:val="Listparagraf"/>
        <w:numPr>
          <w:ilvl w:val="0"/>
          <w:numId w:val="6"/>
        </w:numPr>
        <w:ind w:left="0" w:firstLine="0"/>
      </w:pPr>
      <w:r w:rsidRPr="009D56C1">
        <w:t>Straturile de pooling: deoarece straturile de convoluție necesită o cantitate mare de putere de calcul și memorie RAM (în special în timpul antrenării), sarcina acestor straturi este de a reduce dimensiunea fiecărei hărți de trăsături prin su</w:t>
      </w:r>
      <w:r w:rsidR="00CC620E">
        <w:t>b-e</w:t>
      </w:r>
      <w:r w:rsidR="00CC620E">
        <w:rPr>
          <w:lang w:val="ro-MD"/>
        </w:rPr>
        <w:t>șantionare(sub-sampling)</w:t>
      </w:r>
      <w:r w:rsidRPr="009D56C1">
        <w:t>. Formal, rolul lor este de a uni semantic o porțiune de trăsături similare într-una singură, astfel încât informațiile inutile sunt eliminate pe măsură ce straturile progresează.</w:t>
      </w:r>
    </w:p>
    <w:p w14:paraId="6355CABB" w14:textId="412CFAAA" w:rsidR="009D56C1" w:rsidRDefault="009D56C1" w:rsidP="009D56C1">
      <w:pPr>
        <w:pStyle w:val="Listparagraf"/>
        <w:ind w:left="0" w:firstLine="708"/>
      </w:pPr>
      <w:r w:rsidRPr="009D56C1">
        <w:t>După aceste straturi de convoluție și de pooling, hărțile de trăsături sunt transformate într-un tablou unidimensional pentru a fi introduse într-o rețea neuronală obișnuită, feedforward</w:t>
      </w:r>
      <w:r w:rsidR="00D56825">
        <w:t xml:space="preserve"> (informația circulă într-o singură direcție)</w:t>
      </w:r>
      <w:r w:rsidRPr="009D56C1">
        <w:t>. Aceasta este de obicei compusă din câteva straturi complet conectate (cu o funcție de activare non-liniară), plus stratul de ieșire final</w:t>
      </w:r>
      <w:r w:rsidR="00D56825">
        <w:t xml:space="preserve"> </w:t>
      </w:r>
      <w:r w:rsidRPr="009D56C1">
        <w:t>care produce predicțiile estimate.</w:t>
      </w:r>
      <w:r w:rsidR="00D56825">
        <w:t xml:space="preserve"> În cazul problemelor de clasificare multiplă funția de activare a stratului final este, în general, Softmax care </w:t>
      </w:r>
      <w:r w:rsidR="00D56825" w:rsidRPr="00D56825">
        <w:t>transform</w:t>
      </w:r>
      <w:r w:rsidR="00D56825">
        <w:t>ă</w:t>
      </w:r>
      <w:r w:rsidR="00D56825" w:rsidRPr="00D56825">
        <w:t xml:space="preserve"> valorile de ieșire într-o distribuție de probabilitate. </w:t>
      </w:r>
    </w:p>
    <w:p w14:paraId="41587289" w14:textId="6A2F675C" w:rsidR="00302D68" w:rsidRPr="00176817" w:rsidRDefault="00302D68" w:rsidP="00D56825"/>
    <w:p w14:paraId="080577D2" w14:textId="04A25900" w:rsidR="00D131C8" w:rsidRDefault="004D4BE2" w:rsidP="004D4BE2">
      <w:pPr>
        <w:pStyle w:val="Titlu2"/>
      </w:pPr>
      <w:bookmarkStart w:id="60" w:name="_Ref130939432"/>
      <w:bookmarkStart w:id="61" w:name="_Toc133689299"/>
      <w:r>
        <w:t>Modele investigate</w:t>
      </w:r>
      <w:bookmarkEnd w:id="60"/>
      <w:bookmarkEnd w:id="61"/>
    </w:p>
    <w:p w14:paraId="6932A5B3" w14:textId="1C1A3224" w:rsidR="00CC620E" w:rsidRDefault="00CC620E" w:rsidP="00CC620E">
      <w:pPr>
        <w:ind w:firstLine="709"/>
      </w:pPr>
      <w:r>
        <w:t>În această secțiune sunt prezentate arhitecturile model selectate pentru a fi antrenate, evaluate și utilizate pe placa integrată – Raspberry Pi 4. Trebuie remarcat faptul că, având în vedere diferențele în natura și dimensiunea datelor de intrare, nu a fost posibilă implementarea CNN-urilor fără modificări și îmbunătățiri pentru a le face potrivite pentru această aplicație specifică.</w:t>
      </w:r>
    </w:p>
    <w:p w14:paraId="563D6F9B" w14:textId="2E8CE31C" w:rsidR="00CC620E" w:rsidRPr="00CC620E" w:rsidRDefault="00CC620E" w:rsidP="00CC620E">
      <w:r>
        <w:t>Aceste variații sunt detaliate într-o secțiune</w:t>
      </w:r>
      <w:r w:rsidR="00941EDD">
        <w:t xml:space="preserve"> ce va urma</w:t>
      </w:r>
      <w:r>
        <w:t>, în timp ce aici modelele sunt analizate și revizuite așa cum au fost proiectate inițial.</w:t>
      </w:r>
    </w:p>
    <w:p w14:paraId="54D279DF" w14:textId="77777777" w:rsidR="004D4BE2" w:rsidRDefault="004D4BE2" w:rsidP="004D4BE2">
      <w:pPr>
        <w:pStyle w:val="Titlu3"/>
      </w:pPr>
      <w:bookmarkStart w:id="62" w:name="_Toc133689300"/>
      <w:r>
        <w:lastRenderedPageBreak/>
        <w:t>VGG16</w:t>
      </w:r>
      <w:bookmarkEnd w:id="62"/>
    </w:p>
    <w:p w14:paraId="299A3DE6" w14:textId="0696F891" w:rsidR="00BA0ACD" w:rsidRDefault="00766E14" w:rsidP="00766E14">
      <w:pPr>
        <w:ind w:firstLine="708"/>
      </w:pPr>
      <w:r w:rsidRPr="00766E14">
        <w:t>Arhitectura VGG16 a fost introdusă pentru prima dată în 201</w:t>
      </w:r>
      <w:r w:rsidR="00A2182B">
        <w:t>5</w:t>
      </w:r>
      <w:r w:rsidRPr="00766E14">
        <w:t>, în cadrul lucrării de cercetare "Very Deep Convolutional Networks for Large-Scale Image Recognition", scrisă de Karen Simonyan și Andrew Zisserman de la Universitatea din Oxford</w:t>
      </w:r>
      <w:sdt>
        <w:sdtPr>
          <w:id w:val="1344124729"/>
          <w:citation/>
        </w:sdtPr>
        <w:sdtContent>
          <w:r w:rsidR="00A2182B">
            <w:fldChar w:fldCharType="begin"/>
          </w:r>
          <w:r w:rsidR="00A2182B">
            <w:rPr>
              <w:lang w:val="ro-MD"/>
            </w:rPr>
            <w:instrText xml:space="preserve"> CITATION Sim15 \l 2072 </w:instrText>
          </w:r>
          <w:r w:rsidR="00A2182B">
            <w:fldChar w:fldCharType="separate"/>
          </w:r>
          <w:r w:rsidR="00183007">
            <w:rPr>
              <w:noProof/>
              <w:lang w:val="ro-MD"/>
            </w:rPr>
            <w:t xml:space="preserve"> </w:t>
          </w:r>
          <w:r w:rsidR="00183007" w:rsidRPr="00183007">
            <w:rPr>
              <w:noProof/>
              <w:lang w:val="ro-MD"/>
            </w:rPr>
            <w:t>[12]</w:t>
          </w:r>
          <w:r w:rsidR="00A2182B">
            <w:fldChar w:fldCharType="end"/>
          </w:r>
        </w:sdtContent>
      </w:sdt>
      <w:r w:rsidRPr="00766E14">
        <w:t>.</w:t>
      </w:r>
      <w:r>
        <w:tab/>
      </w:r>
    </w:p>
    <w:p w14:paraId="0B224123" w14:textId="49EF2870" w:rsidR="00693317" w:rsidRDefault="00693317" w:rsidP="00302D68">
      <w:pPr>
        <w:ind w:firstLine="708"/>
      </w:pPr>
      <w:r>
        <w:t>Arhitectura VGG16 a obținut performanțe remarcabile în domeniul recunoașterii de imagini și a fost utilizată în mai multe competiții de referință, printre care se numără:</w:t>
      </w:r>
    </w:p>
    <w:p w14:paraId="3C2997CF" w14:textId="77777777" w:rsidR="00693317" w:rsidRDefault="00693317" w:rsidP="00693317">
      <w:pPr>
        <w:pStyle w:val="Listparagraf"/>
        <w:numPr>
          <w:ilvl w:val="0"/>
          <w:numId w:val="3"/>
        </w:numPr>
        <w:ind w:left="284"/>
      </w:pPr>
      <w:r>
        <w:t>ImageNet Large Scale Visual Recognition Challenge (ILSVRC) din anii 2014 și 2015, unde a obținut cel mai bun rezultat la clasificarea imaginilor.</w:t>
      </w:r>
    </w:p>
    <w:p w14:paraId="22B1AD9A" w14:textId="77777777" w:rsidR="00693317" w:rsidRDefault="00693317" w:rsidP="00693317">
      <w:pPr>
        <w:pStyle w:val="Listparagraf"/>
        <w:numPr>
          <w:ilvl w:val="0"/>
          <w:numId w:val="3"/>
        </w:numPr>
        <w:ind w:left="284"/>
      </w:pPr>
      <w:r>
        <w:t>Microsoft Common Objects in Context (COCO) din anul 2015, unde a fost folosită la detectarea obiectelor în imagini.</w:t>
      </w:r>
    </w:p>
    <w:p w14:paraId="155DB8C7" w14:textId="0058A73A" w:rsidR="00693317" w:rsidRDefault="00693317" w:rsidP="00693317">
      <w:pPr>
        <w:ind w:firstLine="708"/>
      </w:pPr>
      <w:r>
        <w:t>În ceea ce privește performanțele, arhitectura VGG16 a stabilit un nou standard în domeniul recunoașterii de imagini, cu o precizie (</w:t>
      </w:r>
      <w:r w:rsidR="006C4493">
        <w:t xml:space="preserve">eng. </w:t>
      </w:r>
      <w:r>
        <w:t>accuracy) de 92,7% pe setul de date ImageNet în anul 2014. De asemenea, VGG16 a obținut rezultate impresionante și în alte seturi de date, precum CIFAR-10 și CIFAR-100.</w:t>
      </w:r>
    </w:p>
    <w:p w14:paraId="478656E0" w14:textId="77777777" w:rsidR="00693317" w:rsidRDefault="00693317" w:rsidP="00693317">
      <w:pPr>
        <w:ind w:firstLine="708"/>
      </w:pPr>
      <w:r>
        <w:t>Arhitectura VGG16 a fost o inovație în domeniul rețelelor neuronale convoluționale, cu o arhitectură profundă de 16 straturi care a permis obținerea de caracteristici complexe ale imaginilor și o învățare mai eficientă a acestora prin backpropagation. Deși VGG16 a fost depășită în performanță de alte arhitecturi ulterioare, aceasta rămâne o inovație importantă în domeniul viziunii artificiale.</w:t>
      </w:r>
    </w:p>
    <w:p w14:paraId="07BFAC24" w14:textId="4C4D5323" w:rsidR="00A80545" w:rsidRDefault="00A80545" w:rsidP="009D163D">
      <w:pPr>
        <w:ind w:firstLine="708"/>
        <w:rPr>
          <w:lang w:val="ro-MD"/>
        </w:rPr>
      </w:pPr>
      <w:r>
        <w:rPr>
          <w:lang w:val="ro-MD"/>
        </w:rPr>
        <w:t xml:space="preserve">În </w:t>
      </w:r>
      <w:r w:rsidR="00B81677">
        <w:rPr>
          <w:lang w:val="ro-MD"/>
        </w:rPr>
        <w:fldChar w:fldCharType="begin"/>
      </w:r>
      <w:r w:rsidR="00B81677">
        <w:rPr>
          <w:lang w:val="ro-MD"/>
        </w:rPr>
        <w:instrText xml:space="preserve"> REF _Ref130222724 \h </w:instrText>
      </w:r>
      <w:r w:rsidR="00B81677">
        <w:rPr>
          <w:lang w:val="ro-MD"/>
        </w:rPr>
      </w:r>
      <w:r w:rsidR="00B81677">
        <w:rPr>
          <w:lang w:val="ro-MD"/>
        </w:rPr>
        <w:fldChar w:fldCharType="separate"/>
      </w:r>
      <w:r w:rsidR="00B81677">
        <w:t xml:space="preserve">tabelul </w:t>
      </w:r>
      <w:r w:rsidR="00B81677">
        <w:rPr>
          <w:noProof/>
        </w:rPr>
        <w:t>1</w:t>
      </w:r>
      <w:r w:rsidR="00B81677">
        <w:rPr>
          <w:lang w:val="ro-MD"/>
        </w:rPr>
        <w:fldChar w:fldCharType="end"/>
      </w:r>
      <w:r w:rsidR="00B81677">
        <w:rPr>
          <w:lang w:val="ro-MD"/>
        </w:rPr>
        <w:t xml:space="preserve"> sunt ilustrate diferite arhitecturi ale rețelei VGG</w:t>
      </w:r>
      <w:r w:rsidR="00104708">
        <w:rPr>
          <w:lang w:val="ro-MD"/>
        </w:rPr>
        <w:t xml:space="preserve"> </w:t>
      </w:r>
      <w:sdt>
        <w:sdtPr>
          <w:rPr>
            <w:lang w:val="ro-MD"/>
          </w:rPr>
          <w:id w:val="1214693760"/>
          <w:citation/>
        </w:sdtPr>
        <w:sdtContent>
          <w:r w:rsidR="00104708">
            <w:rPr>
              <w:lang w:val="ro-MD"/>
            </w:rPr>
            <w:fldChar w:fldCharType="begin"/>
          </w:r>
          <w:r w:rsidR="00FC72C5">
            <w:rPr>
              <w:lang w:val="ro-MD"/>
            </w:rPr>
            <w:instrText xml:space="preserve">CITATION VGGArhitecturesTable \l 2072 </w:instrText>
          </w:r>
          <w:r w:rsidR="00104708">
            <w:rPr>
              <w:lang w:val="ro-MD"/>
            </w:rPr>
            <w:fldChar w:fldCharType="separate"/>
          </w:r>
          <w:r w:rsidR="00183007" w:rsidRPr="00183007">
            <w:rPr>
              <w:noProof/>
              <w:lang w:val="ro-MD"/>
            </w:rPr>
            <w:t>[13]</w:t>
          </w:r>
          <w:r w:rsidR="00104708">
            <w:rPr>
              <w:lang w:val="ro-MD"/>
            </w:rPr>
            <w:fldChar w:fldCharType="end"/>
          </w:r>
        </w:sdtContent>
      </w:sdt>
      <w:r w:rsidR="00B81677">
        <w:rPr>
          <w:lang w:val="ro-MD"/>
        </w:rPr>
        <w:t>.</w:t>
      </w:r>
      <w:r w:rsidR="009D163D">
        <w:rPr>
          <w:lang w:val="ro-MD"/>
        </w:rPr>
        <w:t xml:space="preserve"> Toate configurațiile urmăresc design-ul tradițional și diferă doar în adâncime: de la 11 straturi în rețeaua A (8 convoluționale și 3 complet conectate) la 19 straturi în rețeaua E (16 convoluționale și 3 complet conectate).</w:t>
      </w:r>
    </w:p>
    <w:p w14:paraId="1303C15E" w14:textId="77777777" w:rsidR="00A05EEE" w:rsidRDefault="00A05EEE" w:rsidP="009D163D">
      <w:pPr>
        <w:ind w:firstLine="708"/>
        <w:rPr>
          <w:lang w:val="ro-MD"/>
        </w:rPr>
      </w:pPr>
    </w:p>
    <w:tbl>
      <w:tblPr>
        <w:tblStyle w:val="Tabelgril"/>
        <w:tblW w:w="0" w:type="auto"/>
        <w:tblLook w:val="04A0" w:firstRow="1" w:lastRow="0" w:firstColumn="1" w:lastColumn="0" w:noHBand="0" w:noVBand="1"/>
      </w:tblPr>
      <w:tblGrid>
        <w:gridCol w:w="1596"/>
        <w:gridCol w:w="1596"/>
        <w:gridCol w:w="1596"/>
        <w:gridCol w:w="1596"/>
        <w:gridCol w:w="1596"/>
        <w:gridCol w:w="1596"/>
      </w:tblGrid>
      <w:tr w:rsidR="00104708" w:rsidRPr="00010494" w14:paraId="03EFFCC3" w14:textId="77777777" w:rsidTr="00E3126B">
        <w:tc>
          <w:tcPr>
            <w:tcW w:w="9576" w:type="dxa"/>
            <w:gridSpan w:val="6"/>
          </w:tcPr>
          <w:p w14:paraId="4CF23BE1" w14:textId="45409F5B" w:rsidR="00104708" w:rsidRPr="00010494" w:rsidRDefault="00FC72C5" w:rsidP="00010494">
            <w:pPr>
              <w:jc w:val="center"/>
              <w:rPr>
                <w:sz w:val="24"/>
                <w:szCs w:val="24"/>
                <w:lang w:val="ro-MD"/>
              </w:rPr>
            </w:pPr>
            <w:r w:rsidRPr="00010494">
              <w:rPr>
                <w:sz w:val="24"/>
                <w:szCs w:val="24"/>
                <w:lang w:val="ro-MD"/>
              </w:rPr>
              <w:t>ConvNet Configuration</w:t>
            </w:r>
          </w:p>
        </w:tc>
      </w:tr>
      <w:tr w:rsidR="00104708" w:rsidRPr="00010494" w14:paraId="49FAC2AC" w14:textId="77777777" w:rsidTr="00104708">
        <w:tc>
          <w:tcPr>
            <w:tcW w:w="1596" w:type="dxa"/>
          </w:tcPr>
          <w:p w14:paraId="28C06609" w14:textId="5B2E2F69" w:rsidR="00104708" w:rsidRPr="00010494" w:rsidRDefault="00FC72C5" w:rsidP="00010494">
            <w:pPr>
              <w:jc w:val="center"/>
              <w:rPr>
                <w:sz w:val="24"/>
                <w:szCs w:val="24"/>
                <w:lang w:val="ro-MD"/>
              </w:rPr>
            </w:pPr>
            <w:r w:rsidRPr="00010494">
              <w:rPr>
                <w:sz w:val="24"/>
                <w:szCs w:val="24"/>
                <w:lang w:val="ro-MD"/>
              </w:rPr>
              <w:t>A</w:t>
            </w:r>
          </w:p>
        </w:tc>
        <w:tc>
          <w:tcPr>
            <w:tcW w:w="1596" w:type="dxa"/>
          </w:tcPr>
          <w:p w14:paraId="78172CA6" w14:textId="0C39659C" w:rsidR="00104708" w:rsidRPr="00010494" w:rsidRDefault="00FC72C5" w:rsidP="00010494">
            <w:pPr>
              <w:jc w:val="center"/>
              <w:rPr>
                <w:sz w:val="24"/>
                <w:szCs w:val="24"/>
                <w:lang w:val="ro-MD"/>
              </w:rPr>
            </w:pPr>
            <w:r w:rsidRPr="00010494">
              <w:rPr>
                <w:sz w:val="24"/>
                <w:szCs w:val="24"/>
                <w:lang w:val="ro-MD"/>
              </w:rPr>
              <w:t>A-LRN</w:t>
            </w:r>
          </w:p>
        </w:tc>
        <w:tc>
          <w:tcPr>
            <w:tcW w:w="1596" w:type="dxa"/>
          </w:tcPr>
          <w:p w14:paraId="2C18E427" w14:textId="19BC1C85" w:rsidR="00104708" w:rsidRPr="00010494" w:rsidRDefault="00FC72C5" w:rsidP="00010494">
            <w:pPr>
              <w:jc w:val="center"/>
              <w:rPr>
                <w:sz w:val="24"/>
                <w:szCs w:val="24"/>
                <w:lang w:val="ro-MD"/>
              </w:rPr>
            </w:pPr>
            <w:r w:rsidRPr="00010494">
              <w:rPr>
                <w:sz w:val="24"/>
                <w:szCs w:val="24"/>
                <w:lang w:val="ro-MD"/>
              </w:rPr>
              <w:t>B</w:t>
            </w:r>
          </w:p>
        </w:tc>
        <w:tc>
          <w:tcPr>
            <w:tcW w:w="1596" w:type="dxa"/>
          </w:tcPr>
          <w:p w14:paraId="51F56BC8" w14:textId="48AB4683" w:rsidR="00104708" w:rsidRPr="00010494" w:rsidRDefault="00FC72C5" w:rsidP="00010494">
            <w:pPr>
              <w:jc w:val="center"/>
              <w:rPr>
                <w:sz w:val="24"/>
                <w:szCs w:val="24"/>
                <w:lang w:val="ro-MD"/>
              </w:rPr>
            </w:pPr>
            <w:r w:rsidRPr="00010494">
              <w:rPr>
                <w:sz w:val="24"/>
                <w:szCs w:val="24"/>
                <w:lang w:val="ro-MD"/>
              </w:rPr>
              <w:t>C</w:t>
            </w:r>
          </w:p>
        </w:tc>
        <w:tc>
          <w:tcPr>
            <w:tcW w:w="1596" w:type="dxa"/>
          </w:tcPr>
          <w:p w14:paraId="4F34B9A9" w14:textId="6DBCE0CF" w:rsidR="00104708" w:rsidRPr="00010494" w:rsidRDefault="00FC72C5" w:rsidP="00010494">
            <w:pPr>
              <w:jc w:val="center"/>
              <w:rPr>
                <w:sz w:val="24"/>
                <w:szCs w:val="24"/>
                <w:lang w:val="ro-MD"/>
              </w:rPr>
            </w:pPr>
            <w:r w:rsidRPr="00010494">
              <w:rPr>
                <w:sz w:val="24"/>
                <w:szCs w:val="24"/>
                <w:lang w:val="ro-MD"/>
              </w:rPr>
              <w:t>D</w:t>
            </w:r>
          </w:p>
        </w:tc>
        <w:tc>
          <w:tcPr>
            <w:tcW w:w="1596" w:type="dxa"/>
          </w:tcPr>
          <w:p w14:paraId="34C378B7" w14:textId="02096182" w:rsidR="00104708" w:rsidRPr="00010494" w:rsidRDefault="00FC72C5" w:rsidP="00010494">
            <w:pPr>
              <w:jc w:val="center"/>
              <w:rPr>
                <w:sz w:val="24"/>
                <w:szCs w:val="24"/>
                <w:lang w:val="ro-MD"/>
              </w:rPr>
            </w:pPr>
            <w:r w:rsidRPr="00010494">
              <w:rPr>
                <w:sz w:val="24"/>
                <w:szCs w:val="24"/>
                <w:lang w:val="ro-MD"/>
              </w:rPr>
              <w:t>E</w:t>
            </w:r>
          </w:p>
        </w:tc>
      </w:tr>
      <w:tr w:rsidR="00104708" w:rsidRPr="00010494" w14:paraId="6F877781" w14:textId="77777777" w:rsidTr="00E3126B">
        <w:trPr>
          <w:trHeight w:val="654"/>
        </w:trPr>
        <w:tc>
          <w:tcPr>
            <w:tcW w:w="1596" w:type="dxa"/>
          </w:tcPr>
          <w:p w14:paraId="5B72B7FA" w14:textId="77777777" w:rsidR="00104708" w:rsidRPr="00010494" w:rsidRDefault="00FC72C5" w:rsidP="00010494">
            <w:pPr>
              <w:jc w:val="center"/>
              <w:rPr>
                <w:sz w:val="24"/>
                <w:szCs w:val="24"/>
                <w:lang w:val="ro-MD"/>
              </w:rPr>
            </w:pPr>
            <w:r w:rsidRPr="00010494">
              <w:rPr>
                <w:sz w:val="24"/>
                <w:szCs w:val="24"/>
                <w:lang w:val="ro-MD"/>
              </w:rPr>
              <w:t>11 weight</w:t>
            </w:r>
          </w:p>
          <w:p w14:paraId="340B112F" w14:textId="3B12B28C" w:rsidR="00FC72C5" w:rsidRPr="00010494" w:rsidRDefault="00FC72C5" w:rsidP="00010494">
            <w:pPr>
              <w:jc w:val="center"/>
              <w:rPr>
                <w:sz w:val="24"/>
                <w:szCs w:val="24"/>
                <w:lang w:val="ro-MD"/>
              </w:rPr>
            </w:pPr>
            <w:r w:rsidRPr="00010494">
              <w:rPr>
                <w:sz w:val="24"/>
                <w:szCs w:val="24"/>
                <w:lang w:val="ro-MD"/>
              </w:rPr>
              <w:t>layers</w:t>
            </w:r>
          </w:p>
        </w:tc>
        <w:tc>
          <w:tcPr>
            <w:tcW w:w="1596" w:type="dxa"/>
          </w:tcPr>
          <w:p w14:paraId="195270C6" w14:textId="77777777" w:rsidR="00FC72C5" w:rsidRPr="00010494" w:rsidRDefault="00FC72C5" w:rsidP="00010494">
            <w:pPr>
              <w:jc w:val="center"/>
              <w:rPr>
                <w:sz w:val="24"/>
                <w:szCs w:val="24"/>
                <w:lang w:val="ro-MD"/>
              </w:rPr>
            </w:pPr>
            <w:r w:rsidRPr="00010494">
              <w:rPr>
                <w:sz w:val="24"/>
                <w:szCs w:val="24"/>
                <w:lang w:val="ro-MD"/>
              </w:rPr>
              <w:t>11 weight</w:t>
            </w:r>
          </w:p>
          <w:p w14:paraId="279F039B" w14:textId="0ABD2630" w:rsidR="00104708" w:rsidRPr="00010494" w:rsidRDefault="00FC72C5" w:rsidP="00010494">
            <w:pPr>
              <w:jc w:val="center"/>
              <w:rPr>
                <w:sz w:val="24"/>
                <w:szCs w:val="24"/>
                <w:lang w:val="ro-MD"/>
              </w:rPr>
            </w:pPr>
            <w:r w:rsidRPr="00010494">
              <w:rPr>
                <w:sz w:val="24"/>
                <w:szCs w:val="24"/>
                <w:lang w:val="ro-MD"/>
              </w:rPr>
              <w:t>layers</w:t>
            </w:r>
          </w:p>
        </w:tc>
        <w:tc>
          <w:tcPr>
            <w:tcW w:w="1596" w:type="dxa"/>
          </w:tcPr>
          <w:p w14:paraId="156EB324" w14:textId="47D45690" w:rsidR="00FC72C5" w:rsidRPr="00010494" w:rsidRDefault="00FC72C5" w:rsidP="00010494">
            <w:pPr>
              <w:jc w:val="center"/>
              <w:rPr>
                <w:sz w:val="24"/>
                <w:szCs w:val="24"/>
                <w:lang w:val="ro-MD"/>
              </w:rPr>
            </w:pPr>
            <w:r w:rsidRPr="00010494">
              <w:rPr>
                <w:sz w:val="24"/>
                <w:szCs w:val="24"/>
                <w:lang w:val="ro-MD"/>
              </w:rPr>
              <w:t>13 weight</w:t>
            </w:r>
          </w:p>
          <w:p w14:paraId="1A5A0862" w14:textId="52DB2C4A" w:rsidR="00104708" w:rsidRPr="00010494" w:rsidRDefault="00FC72C5" w:rsidP="00010494">
            <w:pPr>
              <w:jc w:val="center"/>
              <w:rPr>
                <w:sz w:val="24"/>
                <w:szCs w:val="24"/>
                <w:lang w:val="ro-MD"/>
              </w:rPr>
            </w:pPr>
            <w:r w:rsidRPr="00010494">
              <w:rPr>
                <w:sz w:val="24"/>
                <w:szCs w:val="24"/>
                <w:lang w:val="ro-MD"/>
              </w:rPr>
              <w:t>layers</w:t>
            </w:r>
          </w:p>
        </w:tc>
        <w:tc>
          <w:tcPr>
            <w:tcW w:w="1596" w:type="dxa"/>
          </w:tcPr>
          <w:p w14:paraId="3D3F0646" w14:textId="66466407" w:rsidR="00FC72C5" w:rsidRPr="00010494" w:rsidRDefault="00FC72C5" w:rsidP="00010494">
            <w:pPr>
              <w:jc w:val="center"/>
              <w:rPr>
                <w:sz w:val="24"/>
                <w:szCs w:val="24"/>
                <w:lang w:val="ro-MD"/>
              </w:rPr>
            </w:pPr>
            <w:r w:rsidRPr="00010494">
              <w:rPr>
                <w:sz w:val="24"/>
                <w:szCs w:val="24"/>
                <w:lang w:val="ro-MD"/>
              </w:rPr>
              <w:t>16 weight</w:t>
            </w:r>
          </w:p>
          <w:p w14:paraId="0B005E7D" w14:textId="35E07AC8" w:rsidR="00104708" w:rsidRPr="00010494" w:rsidRDefault="00FC72C5" w:rsidP="00010494">
            <w:pPr>
              <w:jc w:val="center"/>
              <w:rPr>
                <w:sz w:val="24"/>
                <w:szCs w:val="24"/>
                <w:lang w:val="ro-MD"/>
              </w:rPr>
            </w:pPr>
            <w:r w:rsidRPr="00010494">
              <w:rPr>
                <w:sz w:val="24"/>
                <w:szCs w:val="24"/>
                <w:lang w:val="ro-MD"/>
              </w:rPr>
              <w:t>layers</w:t>
            </w:r>
          </w:p>
        </w:tc>
        <w:tc>
          <w:tcPr>
            <w:tcW w:w="1596" w:type="dxa"/>
          </w:tcPr>
          <w:p w14:paraId="7FD30BD7" w14:textId="632D7333" w:rsidR="00FC72C5" w:rsidRPr="00010494" w:rsidRDefault="00FC72C5" w:rsidP="00010494">
            <w:pPr>
              <w:jc w:val="center"/>
              <w:rPr>
                <w:sz w:val="24"/>
                <w:szCs w:val="24"/>
                <w:lang w:val="ro-MD"/>
              </w:rPr>
            </w:pPr>
            <w:r w:rsidRPr="00010494">
              <w:rPr>
                <w:sz w:val="24"/>
                <w:szCs w:val="24"/>
                <w:lang w:val="ro-MD"/>
              </w:rPr>
              <w:t>16 weight</w:t>
            </w:r>
          </w:p>
          <w:p w14:paraId="28358E72" w14:textId="5E7A385B" w:rsidR="00104708" w:rsidRPr="00010494" w:rsidRDefault="00FC72C5" w:rsidP="00010494">
            <w:pPr>
              <w:jc w:val="center"/>
              <w:rPr>
                <w:sz w:val="24"/>
                <w:szCs w:val="24"/>
                <w:lang w:val="ro-MD"/>
              </w:rPr>
            </w:pPr>
            <w:r w:rsidRPr="00010494">
              <w:rPr>
                <w:sz w:val="24"/>
                <w:szCs w:val="24"/>
                <w:lang w:val="ro-MD"/>
              </w:rPr>
              <w:t>layers</w:t>
            </w:r>
          </w:p>
        </w:tc>
        <w:tc>
          <w:tcPr>
            <w:tcW w:w="1596" w:type="dxa"/>
          </w:tcPr>
          <w:p w14:paraId="11D0E1A3" w14:textId="37D6A1CD" w:rsidR="00FC72C5" w:rsidRPr="00010494" w:rsidRDefault="00FC72C5" w:rsidP="00010494">
            <w:pPr>
              <w:jc w:val="center"/>
              <w:rPr>
                <w:sz w:val="24"/>
                <w:szCs w:val="24"/>
                <w:lang w:val="ro-MD"/>
              </w:rPr>
            </w:pPr>
            <w:r w:rsidRPr="00010494">
              <w:rPr>
                <w:sz w:val="24"/>
                <w:szCs w:val="24"/>
                <w:lang w:val="ro-MD"/>
              </w:rPr>
              <w:t>19 weight</w:t>
            </w:r>
          </w:p>
          <w:p w14:paraId="29A66543" w14:textId="156CF73E" w:rsidR="00104708" w:rsidRPr="00010494" w:rsidRDefault="00FC72C5" w:rsidP="00010494">
            <w:pPr>
              <w:jc w:val="center"/>
              <w:rPr>
                <w:sz w:val="24"/>
                <w:szCs w:val="24"/>
                <w:lang w:val="ro-MD"/>
              </w:rPr>
            </w:pPr>
            <w:r w:rsidRPr="00010494">
              <w:rPr>
                <w:sz w:val="24"/>
                <w:szCs w:val="24"/>
                <w:lang w:val="ro-MD"/>
              </w:rPr>
              <w:t>layers</w:t>
            </w:r>
          </w:p>
        </w:tc>
      </w:tr>
    </w:tbl>
    <w:p w14:paraId="5C36CA87" w14:textId="121DE308" w:rsidR="00FC72C5" w:rsidRDefault="00FC72C5" w:rsidP="00010494">
      <w:pPr>
        <w:jc w:val="center"/>
        <w:rPr>
          <w:sz w:val="24"/>
          <w:szCs w:val="24"/>
          <w:lang w:val="ro-MD"/>
        </w:rPr>
      </w:pPr>
    </w:p>
    <w:p w14:paraId="1F9B6002" w14:textId="26BEE5C0" w:rsidR="00A05EEE" w:rsidRDefault="00A05EEE" w:rsidP="00010494">
      <w:pPr>
        <w:jc w:val="center"/>
        <w:rPr>
          <w:sz w:val="24"/>
          <w:szCs w:val="24"/>
          <w:lang w:val="ro-MD"/>
        </w:rPr>
      </w:pPr>
    </w:p>
    <w:p w14:paraId="0480B2FF" w14:textId="77777777" w:rsidR="00A05EEE" w:rsidRPr="00010494" w:rsidRDefault="00A05EEE" w:rsidP="00010494">
      <w:pPr>
        <w:jc w:val="center"/>
        <w:rPr>
          <w:sz w:val="24"/>
          <w:szCs w:val="24"/>
          <w:lang w:val="ro-MD"/>
        </w:rPr>
      </w:pPr>
    </w:p>
    <w:tbl>
      <w:tblPr>
        <w:tblStyle w:val="Tabelgril"/>
        <w:tblW w:w="0" w:type="auto"/>
        <w:tblLook w:val="04A0" w:firstRow="1" w:lastRow="0" w:firstColumn="1" w:lastColumn="0" w:noHBand="0" w:noVBand="1"/>
      </w:tblPr>
      <w:tblGrid>
        <w:gridCol w:w="1596"/>
        <w:gridCol w:w="1596"/>
        <w:gridCol w:w="1596"/>
        <w:gridCol w:w="1596"/>
        <w:gridCol w:w="1596"/>
        <w:gridCol w:w="1596"/>
      </w:tblGrid>
      <w:tr w:rsidR="00FC72C5" w:rsidRPr="00010494" w14:paraId="78B7B3E0" w14:textId="77777777" w:rsidTr="00E3126B">
        <w:tc>
          <w:tcPr>
            <w:tcW w:w="9576" w:type="dxa"/>
            <w:gridSpan w:val="6"/>
          </w:tcPr>
          <w:p w14:paraId="4E323F6A" w14:textId="2043E1B7" w:rsidR="00FC72C5" w:rsidRPr="00010494" w:rsidRDefault="00FC72C5" w:rsidP="00010494">
            <w:pPr>
              <w:jc w:val="center"/>
              <w:rPr>
                <w:sz w:val="24"/>
                <w:szCs w:val="24"/>
                <w:lang w:val="ro-MD"/>
              </w:rPr>
            </w:pPr>
            <w:r w:rsidRPr="00010494">
              <w:rPr>
                <w:sz w:val="24"/>
                <w:szCs w:val="24"/>
                <w:lang w:val="ro-MD"/>
              </w:rPr>
              <w:lastRenderedPageBreak/>
              <w:t>Input</w:t>
            </w:r>
            <w:r w:rsidR="0095383F" w:rsidRPr="00010494">
              <w:rPr>
                <w:sz w:val="24"/>
                <w:szCs w:val="24"/>
                <w:lang w:val="ro-MD"/>
              </w:rPr>
              <w:t xml:space="preserve"> </w:t>
            </w:r>
            <w:r w:rsidRPr="00010494">
              <w:rPr>
                <w:sz w:val="24"/>
                <w:szCs w:val="24"/>
                <w:lang w:val="ro-MD"/>
              </w:rPr>
              <w:t>(224</w:t>
            </w:r>
            <w:r w:rsidR="0095383F" w:rsidRPr="00010494">
              <w:rPr>
                <w:sz w:val="24"/>
                <w:szCs w:val="24"/>
                <w:lang w:val="ro-MD"/>
              </w:rPr>
              <w:t xml:space="preserve"> </w:t>
            </w:r>
            <w:r w:rsidRPr="00010494">
              <w:rPr>
                <w:sz w:val="24"/>
                <w:szCs w:val="24"/>
                <w:lang w:val="ro-MD"/>
              </w:rPr>
              <w:t>x</w:t>
            </w:r>
            <w:r w:rsidR="0095383F" w:rsidRPr="00010494">
              <w:rPr>
                <w:sz w:val="24"/>
                <w:szCs w:val="24"/>
                <w:lang w:val="ro-MD"/>
              </w:rPr>
              <w:t xml:space="preserve"> </w:t>
            </w:r>
            <w:r w:rsidRPr="00010494">
              <w:rPr>
                <w:sz w:val="24"/>
                <w:szCs w:val="24"/>
                <w:lang w:val="ro-MD"/>
              </w:rPr>
              <w:t>224 RGB image)</w:t>
            </w:r>
          </w:p>
        </w:tc>
      </w:tr>
      <w:tr w:rsidR="0095383F" w:rsidRPr="00010494" w14:paraId="2F73CBA3" w14:textId="77777777" w:rsidTr="00E3126B">
        <w:trPr>
          <w:trHeight w:val="654"/>
        </w:trPr>
        <w:tc>
          <w:tcPr>
            <w:tcW w:w="1596" w:type="dxa"/>
          </w:tcPr>
          <w:p w14:paraId="3A7C8792" w14:textId="510B9C13" w:rsidR="0095383F" w:rsidRPr="00010494" w:rsidRDefault="0095383F" w:rsidP="00010494">
            <w:pPr>
              <w:jc w:val="center"/>
              <w:rPr>
                <w:sz w:val="24"/>
                <w:szCs w:val="24"/>
                <w:lang w:val="ro-MD"/>
              </w:rPr>
            </w:pPr>
            <w:r w:rsidRPr="00010494">
              <w:rPr>
                <w:sz w:val="24"/>
                <w:szCs w:val="24"/>
                <w:lang w:val="ro-MD"/>
              </w:rPr>
              <w:t>Conv3-64</w:t>
            </w:r>
          </w:p>
        </w:tc>
        <w:tc>
          <w:tcPr>
            <w:tcW w:w="1596" w:type="dxa"/>
          </w:tcPr>
          <w:p w14:paraId="29120248" w14:textId="77777777" w:rsidR="0095383F" w:rsidRPr="00010494" w:rsidRDefault="0095383F" w:rsidP="00010494">
            <w:pPr>
              <w:jc w:val="center"/>
              <w:rPr>
                <w:sz w:val="24"/>
                <w:szCs w:val="24"/>
                <w:lang w:val="ro-MD"/>
              </w:rPr>
            </w:pPr>
            <w:r w:rsidRPr="00010494">
              <w:rPr>
                <w:sz w:val="24"/>
                <w:szCs w:val="24"/>
                <w:lang w:val="ro-MD"/>
              </w:rPr>
              <w:t>Conv3-64</w:t>
            </w:r>
          </w:p>
          <w:p w14:paraId="5669B4CB" w14:textId="4D9ECBB4" w:rsidR="0095383F" w:rsidRPr="00010494" w:rsidRDefault="0095383F" w:rsidP="00010494">
            <w:pPr>
              <w:jc w:val="center"/>
              <w:rPr>
                <w:sz w:val="24"/>
                <w:szCs w:val="24"/>
                <w:lang w:val="ro-MD"/>
              </w:rPr>
            </w:pPr>
            <w:r w:rsidRPr="00010494">
              <w:rPr>
                <w:sz w:val="24"/>
                <w:szCs w:val="24"/>
                <w:lang w:val="ro-MD"/>
              </w:rPr>
              <w:t>LRN</w:t>
            </w:r>
          </w:p>
        </w:tc>
        <w:tc>
          <w:tcPr>
            <w:tcW w:w="1596" w:type="dxa"/>
          </w:tcPr>
          <w:p w14:paraId="5CEEE8BD" w14:textId="77777777" w:rsidR="0095383F" w:rsidRPr="00010494" w:rsidRDefault="0095383F" w:rsidP="00010494">
            <w:pPr>
              <w:jc w:val="center"/>
              <w:rPr>
                <w:sz w:val="24"/>
                <w:szCs w:val="24"/>
                <w:lang w:val="ro-MD"/>
              </w:rPr>
            </w:pPr>
            <w:r w:rsidRPr="00010494">
              <w:rPr>
                <w:sz w:val="24"/>
                <w:szCs w:val="24"/>
                <w:lang w:val="ro-MD"/>
              </w:rPr>
              <w:t>Conv3-64</w:t>
            </w:r>
          </w:p>
          <w:p w14:paraId="3049B7E6" w14:textId="6F51568C" w:rsidR="0095383F" w:rsidRPr="00010494" w:rsidRDefault="0095383F" w:rsidP="00010494">
            <w:pPr>
              <w:jc w:val="center"/>
              <w:rPr>
                <w:sz w:val="24"/>
                <w:szCs w:val="24"/>
                <w:lang w:val="ro-MD"/>
              </w:rPr>
            </w:pPr>
            <w:r w:rsidRPr="00010494">
              <w:rPr>
                <w:sz w:val="24"/>
                <w:szCs w:val="24"/>
                <w:lang w:val="ro-MD"/>
              </w:rPr>
              <w:t>Conv3-64</w:t>
            </w:r>
          </w:p>
        </w:tc>
        <w:tc>
          <w:tcPr>
            <w:tcW w:w="1596" w:type="dxa"/>
          </w:tcPr>
          <w:p w14:paraId="1677D3BF" w14:textId="77777777" w:rsidR="0095383F" w:rsidRPr="00010494" w:rsidRDefault="0095383F" w:rsidP="00010494">
            <w:pPr>
              <w:jc w:val="center"/>
              <w:rPr>
                <w:sz w:val="24"/>
                <w:szCs w:val="24"/>
                <w:lang w:val="ro-MD"/>
              </w:rPr>
            </w:pPr>
            <w:r w:rsidRPr="00010494">
              <w:rPr>
                <w:sz w:val="24"/>
                <w:szCs w:val="24"/>
                <w:lang w:val="ro-MD"/>
              </w:rPr>
              <w:t>Conv3-64</w:t>
            </w:r>
          </w:p>
          <w:p w14:paraId="1720B877" w14:textId="5BFDE639" w:rsidR="0095383F" w:rsidRPr="00010494" w:rsidRDefault="0095383F" w:rsidP="00010494">
            <w:pPr>
              <w:jc w:val="center"/>
              <w:rPr>
                <w:sz w:val="24"/>
                <w:szCs w:val="24"/>
                <w:lang w:val="ro-MD"/>
              </w:rPr>
            </w:pPr>
            <w:r w:rsidRPr="00010494">
              <w:rPr>
                <w:sz w:val="24"/>
                <w:szCs w:val="24"/>
                <w:lang w:val="ro-MD"/>
              </w:rPr>
              <w:t>Conv3-64</w:t>
            </w:r>
          </w:p>
        </w:tc>
        <w:tc>
          <w:tcPr>
            <w:tcW w:w="1596" w:type="dxa"/>
          </w:tcPr>
          <w:p w14:paraId="77B5563F" w14:textId="77777777" w:rsidR="0095383F" w:rsidRPr="00010494" w:rsidRDefault="0095383F" w:rsidP="00010494">
            <w:pPr>
              <w:jc w:val="center"/>
              <w:rPr>
                <w:sz w:val="24"/>
                <w:szCs w:val="24"/>
                <w:lang w:val="ro-MD"/>
              </w:rPr>
            </w:pPr>
            <w:r w:rsidRPr="00010494">
              <w:rPr>
                <w:sz w:val="24"/>
                <w:szCs w:val="24"/>
                <w:lang w:val="ro-MD"/>
              </w:rPr>
              <w:t>Conv3-64</w:t>
            </w:r>
          </w:p>
          <w:p w14:paraId="5D5172C3" w14:textId="60ECDD73" w:rsidR="0095383F" w:rsidRPr="00010494" w:rsidRDefault="0095383F" w:rsidP="00010494">
            <w:pPr>
              <w:jc w:val="center"/>
              <w:rPr>
                <w:sz w:val="24"/>
                <w:szCs w:val="24"/>
                <w:lang w:val="ro-MD"/>
              </w:rPr>
            </w:pPr>
            <w:r w:rsidRPr="00010494">
              <w:rPr>
                <w:sz w:val="24"/>
                <w:szCs w:val="24"/>
                <w:lang w:val="ro-MD"/>
              </w:rPr>
              <w:t>Conv3-64</w:t>
            </w:r>
          </w:p>
        </w:tc>
        <w:tc>
          <w:tcPr>
            <w:tcW w:w="1596" w:type="dxa"/>
          </w:tcPr>
          <w:p w14:paraId="0B1DDD1B" w14:textId="3A5527C4" w:rsidR="0095383F" w:rsidRPr="00010494" w:rsidRDefault="0095383F" w:rsidP="00010494">
            <w:pPr>
              <w:jc w:val="center"/>
              <w:rPr>
                <w:sz w:val="24"/>
                <w:szCs w:val="24"/>
                <w:lang w:val="ro-MD"/>
              </w:rPr>
            </w:pPr>
            <w:r w:rsidRPr="00010494">
              <w:rPr>
                <w:sz w:val="24"/>
                <w:szCs w:val="24"/>
                <w:lang w:val="ro-MD"/>
              </w:rPr>
              <w:t>Conv3-64</w:t>
            </w:r>
          </w:p>
          <w:p w14:paraId="18AC9243" w14:textId="586A0B86" w:rsidR="0095383F" w:rsidRPr="00010494" w:rsidRDefault="0095383F" w:rsidP="00010494">
            <w:pPr>
              <w:jc w:val="center"/>
              <w:rPr>
                <w:sz w:val="24"/>
                <w:szCs w:val="24"/>
                <w:lang w:val="ro-MD"/>
              </w:rPr>
            </w:pPr>
            <w:r w:rsidRPr="00010494">
              <w:rPr>
                <w:sz w:val="24"/>
                <w:szCs w:val="24"/>
                <w:lang w:val="ro-MD"/>
              </w:rPr>
              <w:t>Conv3-64</w:t>
            </w:r>
          </w:p>
        </w:tc>
      </w:tr>
      <w:tr w:rsidR="0095383F" w:rsidRPr="00010494" w14:paraId="770D738C" w14:textId="77777777" w:rsidTr="00E3126B">
        <w:tc>
          <w:tcPr>
            <w:tcW w:w="9576" w:type="dxa"/>
            <w:gridSpan w:val="6"/>
          </w:tcPr>
          <w:p w14:paraId="52328462" w14:textId="1C1FC265" w:rsidR="0095383F" w:rsidRPr="00010494" w:rsidRDefault="0095383F" w:rsidP="00010494">
            <w:pPr>
              <w:tabs>
                <w:tab w:val="left" w:pos="1573"/>
              </w:tabs>
              <w:jc w:val="center"/>
              <w:rPr>
                <w:sz w:val="24"/>
                <w:szCs w:val="24"/>
                <w:lang w:val="ro-MD"/>
              </w:rPr>
            </w:pPr>
            <w:r w:rsidRPr="00010494">
              <w:rPr>
                <w:sz w:val="24"/>
                <w:szCs w:val="24"/>
                <w:lang w:val="ro-MD"/>
              </w:rPr>
              <w:t>maxpool</w:t>
            </w:r>
          </w:p>
        </w:tc>
      </w:tr>
      <w:tr w:rsidR="0095383F" w:rsidRPr="00010494" w14:paraId="75F8B2A3" w14:textId="77777777" w:rsidTr="00E3126B">
        <w:trPr>
          <w:trHeight w:val="654"/>
        </w:trPr>
        <w:tc>
          <w:tcPr>
            <w:tcW w:w="1596" w:type="dxa"/>
          </w:tcPr>
          <w:p w14:paraId="5A16BACB" w14:textId="11893E1D" w:rsidR="0095383F" w:rsidRPr="00010494" w:rsidRDefault="0095383F" w:rsidP="00010494">
            <w:pPr>
              <w:jc w:val="center"/>
              <w:rPr>
                <w:sz w:val="24"/>
                <w:szCs w:val="24"/>
                <w:lang w:val="ro-MD"/>
              </w:rPr>
            </w:pPr>
            <w:r w:rsidRPr="00010494">
              <w:rPr>
                <w:sz w:val="24"/>
                <w:szCs w:val="24"/>
                <w:lang w:val="ro-MD"/>
              </w:rPr>
              <w:t>Conv3-128</w:t>
            </w:r>
          </w:p>
        </w:tc>
        <w:tc>
          <w:tcPr>
            <w:tcW w:w="1596" w:type="dxa"/>
          </w:tcPr>
          <w:p w14:paraId="3508DE2E" w14:textId="1E398F37" w:rsidR="0095383F" w:rsidRPr="00010494" w:rsidRDefault="0095383F" w:rsidP="00010494">
            <w:pPr>
              <w:jc w:val="center"/>
              <w:rPr>
                <w:sz w:val="24"/>
                <w:szCs w:val="24"/>
                <w:lang w:val="ro-MD"/>
              </w:rPr>
            </w:pPr>
            <w:r w:rsidRPr="00010494">
              <w:rPr>
                <w:sz w:val="24"/>
                <w:szCs w:val="24"/>
                <w:lang w:val="ro-MD"/>
              </w:rPr>
              <w:t>Conv3-128</w:t>
            </w:r>
          </w:p>
        </w:tc>
        <w:tc>
          <w:tcPr>
            <w:tcW w:w="1596" w:type="dxa"/>
          </w:tcPr>
          <w:p w14:paraId="70BE6D5F" w14:textId="77777777" w:rsidR="0095383F" w:rsidRPr="00010494" w:rsidRDefault="0095383F" w:rsidP="00010494">
            <w:pPr>
              <w:jc w:val="center"/>
              <w:rPr>
                <w:sz w:val="24"/>
                <w:szCs w:val="24"/>
                <w:lang w:val="ro-MD"/>
              </w:rPr>
            </w:pPr>
            <w:r w:rsidRPr="00010494">
              <w:rPr>
                <w:sz w:val="24"/>
                <w:szCs w:val="24"/>
                <w:lang w:val="ro-MD"/>
              </w:rPr>
              <w:t>Conv3-128</w:t>
            </w:r>
          </w:p>
          <w:p w14:paraId="30405BC9" w14:textId="4F00B33D" w:rsidR="0095383F" w:rsidRPr="00010494" w:rsidRDefault="0095383F" w:rsidP="00010494">
            <w:pPr>
              <w:jc w:val="center"/>
              <w:rPr>
                <w:sz w:val="24"/>
                <w:szCs w:val="24"/>
                <w:lang w:val="ro-MD"/>
              </w:rPr>
            </w:pPr>
            <w:r w:rsidRPr="00010494">
              <w:rPr>
                <w:sz w:val="24"/>
                <w:szCs w:val="24"/>
                <w:lang w:val="ro-MD"/>
              </w:rPr>
              <w:t>Conv3-128</w:t>
            </w:r>
          </w:p>
        </w:tc>
        <w:tc>
          <w:tcPr>
            <w:tcW w:w="1596" w:type="dxa"/>
          </w:tcPr>
          <w:p w14:paraId="68E90A51" w14:textId="77777777" w:rsidR="0095383F" w:rsidRPr="00010494" w:rsidRDefault="0095383F" w:rsidP="00010494">
            <w:pPr>
              <w:jc w:val="center"/>
              <w:rPr>
                <w:sz w:val="24"/>
                <w:szCs w:val="24"/>
                <w:lang w:val="ro-MD"/>
              </w:rPr>
            </w:pPr>
            <w:r w:rsidRPr="00010494">
              <w:rPr>
                <w:sz w:val="24"/>
                <w:szCs w:val="24"/>
                <w:lang w:val="ro-MD"/>
              </w:rPr>
              <w:t>Conv3-128</w:t>
            </w:r>
          </w:p>
          <w:p w14:paraId="300DF607" w14:textId="0E01D81D" w:rsidR="0095383F" w:rsidRPr="00010494" w:rsidRDefault="0095383F" w:rsidP="00010494">
            <w:pPr>
              <w:jc w:val="center"/>
              <w:rPr>
                <w:sz w:val="24"/>
                <w:szCs w:val="24"/>
                <w:lang w:val="ro-MD"/>
              </w:rPr>
            </w:pPr>
            <w:r w:rsidRPr="00010494">
              <w:rPr>
                <w:sz w:val="24"/>
                <w:szCs w:val="24"/>
                <w:lang w:val="ro-MD"/>
              </w:rPr>
              <w:t>Conv3-128</w:t>
            </w:r>
          </w:p>
        </w:tc>
        <w:tc>
          <w:tcPr>
            <w:tcW w:w="1596" w:type="dxa"/>
          </w:tcPr>
          <w:p w14:paraId="77CC92FE" w14:textId="77777777" w:rsidR="0095383F" w:rsidRPr="00010494" w:rsidRDefault="0095383F" w:rsidP="00010494">
            <w:pPr>
              <w:jc w:val="center"/>
              <w:rPr>
                <w:sz w:val="24"/>
                <w:szCs w:val="24"/>
                <w:lang w:val="ro-MD"/>
              </w:rPr>
            </w:pPr>
            <w:r w:rsidRPr="00010494">
              <w:rPr>
                <w:sz w:val="24"/>
                <w:szCs w:val="24"/>
                <w:lang w:val="ro-MD"/>
              </w:rPr>
              <w:t>Conv3-128</w:t>
            </w:r>
          </w:p>
          <w:p w14:paraId="22A43360" w14:textId="171E2484" w:rsidR="0095383F" w:rsidRPr="00010494" w:rsidRDefault="0095383F" w:rsidP="00010494">
            <w:pPr>
              <w:jc w:val="center"/>
              <w:rPr>
                <w:sz w:val="24"/>
                <w:szCs w:val="24"/>
                <w:lang w:val="ro-MD"/>
              </w:rPr>
            </w:pPr>
            <w:r w:rsidRPr="00010494">
              <w:rPr>
                <w:sz w:val="24"/>
                <w:szCs w:val="24"/>
                <w:lang w:val="ro-MD"/>
              </w:rPr>
              <w:t>Conv3-128</w:t>
            </w:r>
          </w:p>
        </w:tc>
        <w:tc>
          <w:tcPr>
            <w:tcW w:w="1596" w:type="dxa"/>
          </w:tcPr>
          <w:p w14:paraId="7A6B9006" w14:textId="77777777" w:rsidR="0095383F" w:rsidRPr="00010494" w:rsidRDefault="0095383F" w:rsidP="00010494">
            <w:pPr>
              <w:jc w:val="center"/>
              <w:rPr>
                <w:sz w:val="24"/>
                <w:szCs w:val="24"/>
                <w:lang w:val="ro-MD"/>
              </w:rPr>
            </w:pPr>
            <w:r w:rsidRPr="00010494">
              <w:rPr>
                <w:sz w:val="24"/>
                <w:szCs w:val="24"/>
                <w:lang w:val="ro-MD"/>
              </w:rPr>
              <w:t>Conv3-128</w:t>
            </w:r>
          </w:p>
          <w:p w14:paraId="1053B2A2" w14:textId="7871AF83" w:rsidR="0095383F" w:rsidRPr="00010494" w:rsidRDefault="0095383F" w:rsidP="00010494">
            <w:pPr>
              <w:jc w:val="center"/>
              <w:rPr>
                <w:sz w:val="24"/>
                <w:szCs w:val="24"/>
                <w:lang w:val="ro-MD"/>
              </w:rPr>
            </w:pPr>
            <w:r w:rsidRPr="00010494">
              <w:rPr>
                <w:sz w:val="24"/>
                <w:szCs w:val="24"/>
                <w:lang w:val="ro-MD"/>
              </w:rPr>
              <w:t>Conv3-128</w:t>
            </w:r>
          </w:p>
        </w:tc>
      </w:tr>
      <w:tr w:rsidR="0095383F" w:rsidRPr="00010494" w14:paraId="4C7AD7DE" w14:textId="77777777" w:rsidTr="00E3126B">
        <w:tc>
          <w:tcPr>
            <w:tcW w:w="9576" w:type="dxa"/>
            <w:gridSpan w:val="6"/>
          </w:tcPr>
          <w:p w14:paraId="6632F8AC" w14:textId="55839F80" w:rsidR="0095383F" w:rsidRPr="00010494" w:rsidRDefault="0095383F" w:rsidP="00010494">
            <w:pPr>
              <w:jc w:val="center"/>
              <w:rPr>
                <w:sz w:val="24"/>
                <w:szCs w:val="24"/>
                <w:lang w:val="ro-MD"/>
              </w:rPr>
            </w:pPr>
            <w:r w:rsidRPr="00010494">
              <w:rPr>
                <w:sz w:val="24"/>
                <w:szCs w:val="24"/>
                <w:lang w:val="ro-MD"/>
              </w:rPr>
              <w:t>maxpool</w:t>
            </w:r>
          </w:p>
        </w:tc>
      </w:tr>
      <w:tr w:rsidR="0095383F" w:rsidRPr="00010494" w14:paraId="55BD03EF" w14:textId="77777777" w:rsidTr="00010494">
        <w:trPr>
          <w:trHeight w:val="1167"/>
        </w:trPr>
        <w:tc>
          <w:tcPr>
            <w:tcW w:w="1596" w:type="dxa"/>
          </w:tcPr>
          <w:p w14:paraId="21522A93" w14:textId="77777777" w:rsidR="0095383F" w:rsidRPr="00010494" w:rsidRDefault="0095383F" w:rsidP="00010494">
            <w:pPr>
              <w:jc w:val="center"/>
              <w:rPr>
                <w:sz w:val="24"/>
                <w:szCs w:val="24"/>
                <w:lang w:val="ro-MD"/>
              </w:rPr>
            </w:pPr>
            <w:r w:rsidRPr="00010494">
              <w:rPr>
                <w:sz w:val="24"/>
                <w:szCs w:val="24"/>
                <w:lang w:val="ro-MD"/>
              </w:rPr>
              <w:t>Conv3-256</w:t>
            </w:r>
          </w:p>
          <w:p w14:paraId="1FB84361" w14:textId="6838160D" w:rsidR="0095383F" w:rsidRPr="00010494" w:rsidRDefault="0095383F" w:rsidP="00010494">
            <w:pPr>
              <w:jc w:val="center"/>
              <w:rPr>
                <w:sz w:val="24"/>
                <w:szCs w:val="24"/>
                <w:lang w:val="ro-MD"/>
              </w:rPr>
            </w:pPr>
            <w:r w:rsidRPr="00010494">
              <w:rPr>
                <w:sz w:val="24"/>
                <w:szCs w:val="24"/>
                <w:lang w:val="ro-MD"/>
              </w:rPr>
              <w:t>Conv3-256</w:t>
            </w:r>
          </w:p>
        </w:tc>
        <w:tc>
          <w:tcPr>
            <w:tcW w:w="1596" w:type="dxa"/>
          </w:tcPr>
          <w:p w14:paraId="1482F560" w14:textId="77777777" w:rsidR="0095383F" w:rsidRPr="00010494" w:rsidRDefault="0095383F" w:rsidP="00010494">
            <w:pPr>
              <w:jc w:val="center"/>
              <w:rPr>
                <w:sz w:val="24"/>
                <w:szCs w:val="24"/>
                <w:lang w:val="ro-MD"/>
              </w:rPr>
            </w:pPr>
            <w:r w:rsidRPr="00010494">
              <w:rPr>
                <w:sz w:val="24"/>
                <w:szCs w:val="24"/>
                <w:lang w:val="ro-MD"/>
              </w:rPr>
              <w:t>Conv3-256</w:t>
            </w:r>
          </w:p>
          <w:p w14:paraId="7AFDB102" w14:textId="7F0C1DDE" w:rsidR="0095383F" w:rsidRPr="00010494" w:rsidRDefault="0095383F" w:rsidP="00010494">
            <w:pPr>
              <w:jc w:val="center"/>
              <w:rPr>
                <w:sz w:val="24"/>
                <w:szCs w:val="24"/>
                <w:lang w:val="ro-MD"/>
              </w:rPr>
            </w:pPr>
            <w:r w:rsidRPr="00010494">
              <w:rPr>
                <w:sz w:val="24"/>
                <w:szCs w:val="24"/>
                <w:lang w:val="ro-MD"/>
              </w:rPr>
              <w:t>Conv3-256</w:t>
            </w:r>
          </w:p>
        </w:tc>
        <w:tc>
          <w:tcPr>
            <w:tcW w:w="1596" w:type="dxa"/>
          </w:tcPr>
          <w:p w14:paraId="6875DD4D" w14:textId="77777777" w:rsidR="0095383F" w:rsidRPr="00010494" w:rsidRDefault="0095383F" w:rsidP="00010494">
            <w:pPr>
              <w:jc w:val="center"/>
              <w:rPr>
                <w:sz w:val="24"/>
                <w:szCs w:val="24"/>
                <w:lang w:val="ro-MD"/>
              </w:rPr>
            </w:pPr>
            <w:r w:rsidRPr="00010494">
              <w:rPr>
                <w:sz w:val="24"/>
                <w:szCs w:val="24"/>
                <w:lang w:val="ro-MD"/>
              </w:rPr>
              <w:t>Conv3-256</w:t>
            </w:r>
          </w:p>
          <w:p w14:paraId="717C9295" w14:textId="0CB7B309" w:rsidR="0095383F" w:rsidRPr="00010494" w:rsidRDefault="0095383F" w:rsidP="00010494">
            <w:pPr>
              <w:jc w:val="center"/>
              <w:rPr>
                <w:sz w:val="24"/>
                <w:szCs w:val="24"/>
                <w:lang w:val="ro-MD"/>
              </w:rPr>
            </w:pPr>
            <w:r w:rsidRPr="00010494">
              <w:rPr>
                <w:sz w:val="24"/>
                <w:szCs w:val="24"/>
                <w:lang w:val="ro-MD"/>
              </w:rPr>
              <w:t>Conv3-256</w:t>
            </w:r>
          </w:p>
        </w:tc>
        <w:tc>
          <w:tcPr>
            <w:tcW w:w="1596" w:type="dxa"/>
          </w:tcPr>
          <w:p w14:paraId="15F63562" w14:textId="77777777" w:rsidR="0095383F" w:rsidRPr="00010494" w:rsidRDefault="0095383F" w:rsidP="00010494">
            <w:pPr>
              <w:jc w:val="center"/>
              <w:rPr>
                <w:sz w:val="24"/>
                <w:szCs w:val="24"/>
                <w:lang w:val="ro-MD"/>
              </w:rPr>
            </w:pPr>
            <w:r w:rsidRPr="00010494">
              <w:rPr>
                <w:sz w:val="24"/>
                <w:szCs w:val="24"/>
                <w:lang w:val="ro-MD"/>
              </w:rPr>
              <w:t>Conv3-256</w:t>
            </w:r>
          </w:p>
          <w:p w14:paraId="6DCB5467" w14:textId="77777777" w:rsidR="0095383F" w:rsidRPr="00010494" w:rsidRDefault="0095383F" w:rsidP="00010494">
            <w:pPr>
              <w:jc w:val="center"/>
              <w:rPr>
                <w:sz w:val="24"/>
                <w:szCs w:val="24"/>
                <w:lang w:val="ro-MD"/>
              </w:rPr>
            </w:pPr>
            <w:r w:rsidRPr="00010494">
              <w:rPr>
                <w:sz w:val="24"/>
                <w:szCs w:val="24"/>
                <w:lang w:val="ro-MD"/>
              </w:rPr>
              <w:t>Conv3-256</w:t>
            </w:r>
          </w:p>
          <w:p w14:paraId="53105DE1" w14:textId="2C71F3C6" w:rsidR="00010494" w:rsidRPr="00010494" w:rsidRDefault="00010494" w:rsidP="00010494">
            <w:pPr>
              <w:jc w:val="center"/>
              <w:rPr>
                <w:sz w:val="24"/>
                <w:szCs w:val="24"/>
                <w:lang w:val="ro-MD"/>
              </w:rPr>
            </w:pPr>
            <w:r w:rsidRPr="00010494">
              <w:rPr>
                <w:sz w:val="24"/>
                <w:szCs w:val="24"/>
                <w:lang w:val="ro-MD"/>
              </w:rPr>
              <w:t>Conv1-256</w:t>
            </w:r>
          </w:p>
        </w:tc>
        <w:tc>
          <w:tcPr>
            <w:tcW w:w="1596" w:type="dxa"/>
          </w:tcPr>
          <w:p w14:paraId="113A1B8A" w14:textId="77777777" w:rsidR="0095383F" w:rsidRPr="00010494" w:rsidRDefault="0095383F" w:rsidP="00010494">
            <w:pPr>
              <w:jc w:val="center"/>
              <w:rPr>
                <w:sz w:val="24"/>
                <w:szCs w:val="24"/>
                <w:lang w:val="ro-MD"/>
              </w:rPr>
            </w:pPr>
            <w:r w:rsidRPr="00010494">
              <w:rPr>
                <w:sz w:val="24"/>
                <w:szCs w:val="24"/>
                <w:lang w:val="ro-MD"/>
              </w:rPr>
              <w:t>Conv3-256</w:t>
            </w:r>
          </w:p>
          <w:p w14:paraId="181150C4" w14:textId="77777777" w:rsidR="0095383F" w:rsidRPr="00010494" w:rsidRDefault="0095383F" w:rsidP="00010494">
            <w:pPr>
              <w:jc w:val="center"/>
              <w:rPr>
                <w:sz w:val="24"/>
                <w:szCs w:val="24"/>
                <w:lang w:val="ro-MD"/>
              </w:rPr>
            </w:pPr>
            <w:r w:rsidRPr="00010494">
              <w:rPr>
                <w:sz w:val="24"/>
                <w:szCs w:val="24"/>
                <w:lang w:val="ro-MD"/>
              </w:rPr>
              <w:t>Conv3-256</w:t>
            </w:r>
          </w:p>
          <w:p w14:paraId="35EE7567" w14:textId="6FA74000" w:rsidR="0095383F" w:rsidRPr="00010494" w:rsidRDefault="00010494" w:rsidP="00010494">
            <w:pPr>
              <w:jc w:val="center"/>
              <w:rPr>
                <w:sz w:val="24"/>
                <w:szCs w:val="24"/>
                <w:lang w:val="ro-MD"/>
              </w:rPr>
            </w:pPr>
            <w:r w:rsidRPr="00010494">
              <w:rPr>
                <w:sz w:val="24"/>
                <w:szCs w:val="24"/>
                <w:lang w:val="ro-MD"/>
              </w:rPr>
              <w:t>Conv3-256</w:t>
            </w:r>
          </w:p>
        </w:tc>
        <w:tc>
          <w:tcPr>
            <w:tcW w:w="1596" w:type="dxa"/>
          </w:tcPr>
          <w:p w14:paraId="6B32A63C" w14:textId="77777777" w:rsidR="00010494" w:rsidRPr="00010494" w:rsidRDefault="00010494" w:rsidP="00010494">
            <w:pPr>
              <w:jc w:val="center"/>
              <w:rPr>
                <w:sz w:val="24"/>
                <w:szCs w:val="24"/>
                <w:lang w:val="ro-MD"/>
              </w:rPr>
            </w:pPr>
            <w:r w:rsidRPr="00010494">
              <w:rPr>
                <w:sz w:val="24"/>
                <w:szCs w:val="24"/>
                <w:lang w:val="ro-MD"/>
              </w:rPr>
              <w:t>Conv3-256</w:t>
            </w:r>
          </w:p>
          <w:p w14:paraId="11202F01" w14:textId="77777777" w:rsidR="00010494" w:rsidRPr="00010494" w:rsidRDefault="00010494" w:rsidP="00010494">
            <w:pPr>
              <w:jc w:val="center"/>
              <w:rPr>
                <w:sz w:val="24"/>
                <w:szCs w:val="24"/>
                <w:lang w:val="ro-MD"/>
              </w:rPr>
            </w:pPr>
            <w:r w:rsidRPr="00010494">
              <w:rPr>
                <w:sz w:val="24"/>
                <w:szCs w:val="24"/>
                <w:lang w:val="ro-MD"/>
              </w:rPr>
              <w:t>Conv3-256</w:t>
            </w:r>
          </w:p>
          <w:p w14:paraId="1AB7FFB9" w14:textId="77777777" w:rsidR="00010494" w:rsidRPr="00010494" w:rsidRDefault="00010494" w:rsidP="00010494">
            <w:pPr>
              <w:jc w:val="center"/>
              <w:rPr>
                <w:sz w:val="24"/>
                <w:szCs w:val="24"/>
                <w:lang w:val="ro-MD"/>
              </w:rPr>
            </w:pPr>
            <w:r w:rsidRPr="00010494">
              <w:rPr>
                <w:sz w:val="24"/>
                <w:szCs w:val="24"/>
                <w:lang w:val="ro-MD"/>
              </w:rPr>
              <w:t>Conv3-256</w:t>
            </w:r>
          </w:p>
          <w:p w14:paraId="181AC324" w14:textId="0ED17922" w:rsidR="0095383F" w:rsidRPr="00010494" w:rsidRDefault="00010494" w:rsidP="00010494">
            <w:pPr>
              <w:jc w:val="center"/>
              <w:rPr>
                <w:sz w:val="24"/>
                <w:szCs w:val="24"/>
                <w:lang w:val="ro-MD"/>
              </w:rPr>
            </w:pPr>
            <w:r w:rsidRPr="00010494">
              <w:rPr>
                <w:sz w:val="24"/>
                <w:szCs w:val="24"/>
                <w:lang w:val="ro-MD"/>
              </w:rPr>
              <w:t>Conv3-256</w:t>
            </w:r>
          </w:p>
        </w:tc>
      </w:tr>
      <w:tr w:rsidR="00010494" w:rsidRPr="00010494" w14:paraId="74888F13" w14:textId="77777777" w:rsidTr="00E3126B">
        <w:tc>
          <w:tcPr>
            <w:tcW w:w="9576" w:type="dxa"/>
            <w:gridSpan w:val="6"/>
          </w:tcPr>
          <w:p w14:paraId="413049B5" w14:textId="6DBAE2C8" w:rsidR="00010494" w:rsidRPr="00010494" w:rsidRDefault="00010494" w:rsidP="00010494">
            <w:pPr>
              <w:jc w:val="center"/>
              <w:rPr>
                <w:sz w:val="24"/>
                <w:szCs w:val="24"/>
                <w:lang w:val="ro-MD"/>
              </w:rPr>
            </w:pPr>
            <w:r w:rsidRPr="00010494">
              <w:rPr>
                <w:sz w:val="24"/>
                <w:szCs w:val="24"/>
                <w:lang w:val="ro-MD"/>
              </w:rPr>
              <w:t>maxpool</w:t>
            </w:r>
          </w:p>
        </w:tc>
      </w:tr>
      <w:tr w:rsidR="00010494" w:rsidRPr="00010494" w14:paraId="3E7898C5" w14:textId="77777777" w:rsidTr="00010494">
        <w:trPr>
          <w:trHeight w:val="1087"/>
        </w:trPr>
        <w:tc>
          <w:tcPr>
            <w:tcW w:w="1596" w:type="dxa"/>
          </w:tcPr>
          <w:p w14:paraId="7D7ABA87" w14:textId="4A9F1731" w:rsidR="00010494" w:rsidRPr="00010494" w:rsidRDefault="00010494" w:rsidP="00010494">
            <w:pPr>
              <w:jc w:val="center"/>
              <w:rPr>
                <w:sz w:val="24"/>
                <w:szCs w:val="24"/>
                <w:lang w:val="ro-MD"/>
              </w:rPr>
            </w:pPr>
            <w:r w:rsidRPr="00010494">
              <w:rPr>
                <w:sz w:val="24"/>
                <w:szCs w:val="24"/>
                <w:lang w:val="ro-MD"/>
              </w:rPr>
              <w:t>Conv3-512</w:t>
            </w:r>
          </w:p>
          <w:p w14:paraId="35E5C271" w14:textId="5A2932D1" w:rsidR="00010494" w:rsidRPr="00010494" w:rsidRDefault="00010494" w:rsidP="00010494">
            <w:pPr>
              <w:jc w:val="center"/>
              <w:rPr>
                <w:sz w:val="24"/>
                <w:szCs w:val="24"/>
                <w:lang w:val="ro-MD"/>
              </w:rPr>
            </w:pPr>
            <w:r w:rsidRPr="00010494">
              <w:rPr>
                <w:sz w:val="24"/>
                <w:szCs w:val="24"/>
                <w:lang w:val="ro-MD"/>
              </w:rPr>
              <w:t>Conv3-512</w:t>
            </w:r>
          </w:p>
        </w:tc>
        <w:tc>
          <w:tcPr>
            <w:tcW w:w="1596" w:type="dxa"/>
          </w:tcPr>
          <w:p w14:paraId="4CE06CE4" w14:textId="633DE2FB" w:rsidR="00010494" w:rsidRPr="00010494" w:rsidRDefault="00010494" w:rsidP="00010494">
            <w:pPr>
              <w:jc w:val="center"/>
              <w:rPr>
                <w:sz w:val="24"/>
                <w:szCs w:val="24"/>
                <w:lang w:val="ro-MD"/>
              </w:rPr>
            </w:pPr>
            <w:r w:rsidRPr="00010494">
              <w:rPr>
                <w:sz w:val="24"/>
                <w:szCs w:val="24"/>
                <w:lang w:val="ro-MD"/>
              </w:rPr>
              <w:t>Conv3-512</w:t>
            </w:r>
          </w:p>
          <w:p w14:paraId="4A612A50" w14:textId="64FFF60D" w:rsidR="00010494" w:rsidRPr="00010494" w:rsidRDefault="00010494" w:rsidP="00010494">
            <w:pPr>
              <w:jc w:val="center"/>
              <w:rPr>
                <w:sz w:val="24"/>
                <w:szCs w:val="24"/>
                <w:lang w:val="ro-MD"/>
              </w:rPr>
            </w:pPr>
            <w:r w:rsidRPr="00010494">
              <w:rPr>
                <w:sz w:val="24"/>
                <w:szCs w:val="24"/>
                <w:lang w:val="ro-MD"/>
              </w:rPr>
              <w:t>Conv3-512</w:t>
            </w:r>
          </w:p>
        </w:tc>
        <w:tc>
          <w:tcPr>
            <w:tcW w:w="1596" w:type="dxa"/>
          </w:tcPr>
          <w:p w14:paraId="155396D7" w14:textId="720A2EC8" w:rsidR="00010494" w:rsidRPr="00010494" w:rsidRDefault="00010494" w:rsidP="00010494">
            <w:pPr>
              <w:jc w:val="center"/>
              <w:rPr>
                <w:sz w:val="24"/>
                <w:szCs w:val="24"/>
                <w:lang w:val="ro-MD"/>
              </w:rPr>
            </w:pPr>
            <w:r w:rsidRPr="00010494">
              <w:rPr>
                <w:sz w:val="24"/>
                <w:szCs w:val="24"/>
                <w:lang w:val="ro-MD"/>
              </w:rPr>
              <w:t>Conv3-512</w:t>
            </w:r>
          </w:p>
          <w:p w14:paraId="0CA120EC" w14:textId="0C04AE09" w:rsidR="00010494" w:rsidRPr="00010494" w:rsidRDefault="00010494" w:rsidP="00010494">
            <w:pPr>
              <w:jc w:val="center"/>
              <w:rPr>
                <w:sz w:val="24"/>
                <w:szCs w:val="24"/>
                <w:lang w:val="ro-MD"/>
              </w:rPr>
            </w:pPr>
            <w:r w:rsidRPr="00010494">
              <w:rPr>
                <w:sz w:val="24"/>
                <w:szCs w:val="24"/>
                <w:lang w:val="ro-MD"/>
              </w:rPr>
              <w:t>Conv3-512</w:t>
            </w:r>
          </w:p>
        </w:tc>
        <w:tc>
          <w:tcPr>
            <w:tcW w:w="1596" w:type="dxa"/>
          </w:tcPr>
          <w:p w14:paraId="04BADF09" w14:textId="26DFCDFC" w:rsidR="00010494" w:rsidRPr="00010494" w:rsidRDefault="00010494" w:rsidP="00010494">
            <w:pPr>
              <w:jc w:val="center"/>
              <w:rPr>
                <w:sz w:val="24"/>
                <w:szCs w:val="24"/>
                <w:lang w:val="ro-MD"/>
              </w:rPr>
            </w:pPr>
            <w:r w:rsidRPr="00010494">
              <w:rPr>
                <w:sz w:val="24"/>
                <w:szCs w:val="24"/>
                <w:lang w:val="ro-MD"/>
              </w:rPr>
              <w:t>Conv3-512</w:t>
            </w:r>
          </w:p>
          <w:p w14:paraId="100B17EA" w14:textId="6FA9E805" w:rsidR="00010494" w:rsidRPr="00010494" w:rsidRDefault="00010494" w:rsidP="00010494">
            <w:pPr>
              <w:jc w:val="center"/>
              <w:rPr>
                <w:sz w:val="24"/>
                <w:szCs w:val="24"/>
                <w:lang w:val="ro-MD"/>
              </w:rPr>
            </w:pPr>
            <w:r w:rsidRPr="00010494">
              <w:rPr>
                <w:sz w:val="24"/>
                <w:szCs w:val="24"/>
                <w:lang w:val="ro-MD"/>
              </w:rPr>
              <w:t>Conv3-512</w:t>
            </w:r>
          </w:p>
          <w:p w14:paraId="1C78B9C1" w14:textId="3157271B" w:rsidR="00010494" w:rsidRPr="00010494" w:rsidRDefault="00010494" w:rsidP="00010494">
            <w:pPr>
              <w:jc w:val="center"/>
              <w:rPr>
                <w:sz w:val="24"/>
                <w:szCs w:val="24"/>
                <w:lang w:val="ro-MD"/>
              </w:rPr>
            </w:pPr>
            <w:r w:rsidRPr="00010494">
              <w:rPr>
                <w:sz w:val="24"/>
                <w:szCs w:val="24"/>
                <w:lang w:val="ro-MD"/>
              </w:rPr>
              <w:t>Conv1-512</w:t>
            </w:r>
          </w:p>
        </w:tc>
        <w:tc>
          <w:tcPr>
            <w:tcW w:w="1596" w:type="dxa"/>
          </w:tcPr>
          <w:p w14:paraId="07A002ED" w14:textId="0B89920E" w:rsidR="00010494" w:rsidRPr="00010494" w:rsidRDefault="00010494" w:rsidP="00010494">
            <w:pPr>
              <w:jc w:val="center"/>
              <w:rPr>
                <w:sz w:val="24"/>
                <w:szCs w:val="24"/>
                <w:lang w:val="ro-MD"/>
              </w:rPr>
            </w:pPr>
            <w:r w:rsidRPr="00010494">
              <w:rPr>
                <w:sz w:val="24"/>
                <w:szCs w:val="24"/>
                <w:lang w:val="ro-MD"/>
              </w:rPr>
              <w:t>Conv3-512</w:t>
            </w:r>
          </w:p>
          <w:p w14:paraId="209CE86F" w14:textId="5CF2835C" w:rsidR="00010494" w:rsidRPr="00010494" w:rsidRDefault="00010494" w:rsidP="00010494">
            <w:pPr>
              <w:jc w:val="center"/>
              <w:rPr>
                <w:sz w:val="24"/>
                <w:szCs w:val="24"/>
                <w:lang w:val="ro-MD"/>
              </w:rPr>
            </w:pPr>
            <w:r w:rsidRPr="00010494">
              <w:rPr>
                <w:sz w:val="24"/>
                <w:szCs w:val="24"/>
                <w:lang w:val="ro-MD"/>
              </w:rPr>
              <w:t>Conv3-512</w:t>
            </w:r>
          </w:p>
          <w:p w14:paraId="5E7AE78B" w14:textId="096A35D4" w:rsidR="00010494" w:rsidRPr="00010494" w:rsidRDefault="00010494" w:rsidP="00010494">
            <w:pPr>
              <w:jc w:val="center"/>
              <w:rPr>
                <w:sz w:val="24"/>
                <w:szCs w:val="24"/>
                <w:lang w:val="ro-MD"/>
              </w:rPr>
            </w:pPr>
            <w:r w:rsidRPr="00010494">
              <w:rPr>
                <w:sz w:val="24"/>
                <w:szCs w:val="24"/>
                <w:lang w:val="ro-MD"/>
              </w:rPr>
              <w:t>Conv3-512</w:t>
            </w:r>
          </w:p>
        </w:tc>
        <w:tc>
          <w:tcPr>
            <w:tcW w:w="1596" w:type="dxa"/>
          </w:tcPr>
          <w:p w14:paraId="5D8649A1" w14:textId="231D9DD7" w:rsidR="00010494" w:rsidRPr="00010494" w:rsidRDefault="00010494" w:rsidP="00010494">
            <w:pPr>
              <w:jc w:val="center"/>
              <w:rPr>
                <w:sz w:val="24"/>
                <w:szCs w:val="24"/>
                <w:lang w:val="ro-MD"/>
              </w:rPr>
            </w:pPr>
            <w:r w:rsidRPr="00010494">
              <w:rPr>
                <w:sz w:val="24"/>
                <w:szCs w:val="24"/>
                <w:lang w:val="ro-MD"/>
              </w:rPr>
              <w:t>Conv3-512</w:t>
            </w:r>
          </w:p>
          <w:p w14:paraId="03C392BD" w14:textId="34CAB518" w:rsidR="00010494" w:rsidRPr="00010494" w:rsidRDefault="00010494" w:rsidP="00010494">
            <w:pPr>
              <w:jc w:val="center"/>
              <w:rPr>
                <w:sz w:val="24"/>
                <w:szCs w:val="24"/>
                <w:lang w:val="ro-MD"/>
              </w:rPr>
            </w:pPr>
            <w:r w:rsidRPr="00010494">
              <w:rPr>
                <w:sz w:val="24"/>
                <w:szCs w:val="24"/>
                <w:lang w:val="ro-MD"/>
              </w:rPr>
              <w:t>Conv3-512</w:t>
            </w:r>
          </w:p>
          <w:p w14:paraId="00E109B2" w14:textId="27FB46CF" w:rsidR="00010494" w:rsidRPr="00010494" w:rsidRDefault="00010494" w:rsidP="00010494">
            <w:pPr>
              <w:jc w:val="center"/>
              <w:rPr>
                <w:sz w:val="24"/>
                <w:szCs w:val="24"/>
                <w:lang w:val="ro-MD"/>
              </w:rPr>
            </w:pPr>
            <w:r w:rsidRPr="00010494">
              <w:rPr>
                <w:sz w:val="24"/>
                <w:szCs w:val="24"/>
                <w:lang w:val="ro-MD"/>
              </w:rPr>
              <w:t>Conv3-512</w:t>
            </w:r>
          </w:p>
          <w:p w14:paraId="2C11B5CF" w14:textId="37DCA900" w:rsidR="00010494" w:rsidRPr="00010494" w:rsidRDefault="00010494" w:rsidP="00010494">
            <w:pPr>
              <w:jc w:val="center"/>
              <w:rPr>
                <w:sz w:val="24"/>
                <w:szCs w:val="24"/>
                <w:lang w:val="ro-MD"/>
              </w:rPr>
            </w:pPr>
            <w:r w:rsidRPr="00010494">
              <w:rPr>
                <w:sz w:val="24"/>
                <w:szCs w:val="24"/>
                <w:lang w:val="ro-MD"/>
              </w:rPr>
              <w:t>Conv3-512</w:t>
            </w:r>
          </w:p>
        </w:tc>
      </w:tr>
      <w:tr w:rsidR="00010494" w:rsidRPr="00010494" w14:paraId="7C41E17D" w14:textId="77777777" w:rsidTr="00E3126B">
        <w:trPr>
          <w:trHeight w:val="239"/>
        </w:trPr>
        <w:tc>
          <w:tcPr>
            <w:tcW w:w="9576" w:type="dxa"/>
            <w:gridSpan w:val="6"/>
          </w:tcPr>
          <w:p w14:paraId="7A286F47" w14:textId="6F315B25" w:rsidR="00010494" w:rsidRPr="00010494" w:rsidRDefault="00010494" w:rsidP="00010494">
            <w:pPr>
              <w:jc w:val="center"/>
              <w:rPr>
                <w:sz w:val="24"/>
                <w:szCs w:val="24"/>
                <w:lang w:val="ro-MD"/>
              </w:rPr>
            </w:pPr>
            <w:r w:rsidRPr="00010494">
              <w:rPr>
                <w:sz w:val="24"/>
                <w:szCs w:val="24"/>
                <w:lang w:val="ro-MD"/>
              </w:rPr>
              <w:t>maxpool</w:t>
            </w:r>
          </w:p>
        </w:tc>
      </w:tr>
      <w:tr w:rsidR="00010494" w:rsidRPr="00010494" w14:paraId="5EE5874C" w14:textId="77777777" w:rsidTr="00E3126B">
        <w:tc>
          <w:tcPr>
            <w:tcW w:w="9576" w:type="dxa"/>
            <w:gridSpan w:val="6"/>
          </w:tcPr>
          <w:p w14:paraId="77CBC22F" w14:textId="7959E9D5" w:rsidR="00010494" w:rsidRPr="00010494" w:rsidRDefault="00010494" w:rsidP="00010494">
            <w:pPr>
              <w:jc w:val="center"/>
              <w:rPr>
                <w:sz w:val="24"/>
                <w:szCs w:val="24"/>
                <w:lang w:val="ro-MD"/>
              </w:rPr>
            </w:pPr>
            <w:r w:rsidRPr="00010494">
              <w:rPr>
                <w:sz w:val="24"/>
                <w:szCs w:val="24"/>
                <w:lang w:val="ro-MD"/>
              </w:rPr>
              <w:t>FC-4096</w:t>
            </w:r>
          </w:p>
        </w:tc>
      </w:tr>
      <w:tr w:rsidR="00010494" w:rsidRPr="00010494" w14:paraId="5A35C276" w14:textId="77777777" w:rsidTr="00E3126B">
        <w:tc>
          <w:tcPr>
            <w:tcW w:w="9576" w:type="dxa"/>
            <w:gridSpan w:val="6"/>
          </w:tcPr>
          <w:p w14:paraId="4A668629" w14:textId="29856FD2" w:rsidR="00010494" w:rsidRPr="00010494" w:rsidRDefault="00010494" w:rsidP="00010494">
            <w:pPr>
              <w:jc w:val="center"/>
              <w:rPr>
                <w:sz w:val="24"/>
                <w:szCs w:val="24"/>
                <w:lang w:val="ro-MD"/>
              </w:rPr>
            </w:pPr>
            <w:r w:rsidRPr="00010494">
              <w:rPr>
                <w:sz w:val="24"/>
                <w:szCs w:val="24"/>
                <w:lang w:val="ro-MD"/>
              </w:rPr>
              <w:t>FC-4096</w:t>
            </w:r>
          </w:p>
        </w:tc>
      </w:tr>
      <w:tr w:rsidR="00010494" w:rsidRPr="00010494" w14:paraId="40B08A5D" w14:textId="77777777" w:rsidTr="00E3126B">
        <w:tc>
          <w:tcPr>
            <w:tcW w:w="9576" w:type="dxa"/>
            <w:gridSpan w:val="6"/>
          </w:tcPr>
          <w:p w14:paraId="129A3359" w14:textId="6DE14FF4" w:rsidR="00010494" w:rsidRPr="00010494" w:rsidRDefault="00010494" w:rsidP="00010494">
            <w:pPr>
              <w:jc w:val="center"/>
              <w:rPr>
                <w:sz w:val="24"/>
                <w:szCs w:val="24"/>
                <w:lang w:val="ro-MD"/>
              </w:rPr>
            </w:pPr>
            <w:r w:rsidRPr="00010494">
              <w:rPr>
                <w:sz w:val="24"/>
                <w:szCs w:val="24"/>
                <w:lang w:val="ro-MD"/>
              </w:rPr>
              <w:t>FC-1000</w:t>
            </w:r>
          </w:p>
        </w:tc>
      </w:tr>
      <w:tr w:rsidR="00010494" w:rsidRPr="00010494" w14:paraId="6A9E41E3" w14:textId="77777777" w:rsidTr="00010494">
        <w:trPr>
          <w:trHeight w:val="63"/>
        </w:trPr>
        <w:tc>
          <w:tcPr>
            <w:tcW w:w="9576" w:type="dxa"/>
            <w:gridSpan w:val="6"/>
          </w:tcPr>
          <w:p w14:paraId="494EAF0C" w14:textId="69BA8EB4" w:rsidR="00010494" w:rsidRPr="00010494" w:rsidRDefault="00010494" w:rsidP="00010494">
            <w:pPr>
              <w:jc w:val="center"/>
              <w:rPr>
                <w:sz w:val="24"/>
                <w:szCs w:val="24"/>
                <w:lang w:val="ro-MD"/>
              </w:rPr>
            </w:pPr>
            <w:r w:rsidRPr="00010494">
              <w:rPr>
                <w:sz w:val="24"/>
                <w:szCs w:val="24"/>
                <w:lang w:val="ro-MD"/>
              </w:rPr>
              <w:t>Soft-max</w:t>
            </w:r>
          </w:p>
        </w:tc>
      </w:tr>
    </w:tbl>
    <w:p w14:paraId="3F632D2A" w14:textId="77777777" w:rsidR="00010494" w:rsidRPr="00010494" w:rsidRDefault="00010494" w:rsidP="00010494">
      <w:pPr>
        <w:jc w:val="center"/>
        <w:rPr>
          <w:szCs w:val="28"/>
        </w:rPr>
      </w:pPr>
      <w:bookmarkStart w:id="63" w:name="_Ref130222724"/>
      <w:bookmarkStart w:id="64" w:name="_Toc133340336"/>
      <w:r w:rsidRPr="00010494">
        <w:rPr>
          <w:szCs w:val="28"/>
        </w:rPr>
        <w:t xml:space="preserve">Tabel </w:t>
      </w:r>
      <w:r w:rsidRPr="00010494">
        <w:rPr>
          <w:szCs w:val="28"/>
        </w:rPr>
        <w:fldChar w:fldCharType="begin"/>
      </w:r>
      <w:r w:rsidRPr="00010494">
        <w:rPr>
          <w:szCs w:val="28"/>
        </w:rPr>
        <w:instrText xml:space="preserve"> SEQ Tabel \* ARABIC </w:instrText>
      </w:r>
      <w:r w:rsidRPr="00010494">
        <w:rPr>
          <w:szCs w:val="28"/>
        </w:rPr>
        <w:fldChar w:fldCharType="separate"/>
      </w:r>
      <w:r w:rsidRPr="00010494">
        <w:rPr>
          <w:noProof/>
          <w:szCs w:val="28"/>
        </w:rPr>
        <w:t>1</w:t>
      </w:r>
      <w:r w:rsidRPr="00010494">
        <w:rPr>
          <w:noProof/>
          <w:szCs w:val="28"/>
        </w:rPr>
        <w:fldChar w:fldCharType="end"/>
      </w:r>
      <w:bookmarkEnd w:id="63"/>
      <w:r w:rsidRPr="00010494">
        <w:rPr>
          <w:szCs w:val="28"/>
        </w:rPr>
        <w:t xml:space="preserve"> Diferite configurații VGG</w:t>
      </w:r>
      <w:bookmarkEnd w:id="64"/>
    </w:p>
    <w:p w14:paraId="4613B995" w14:textId="77777777" w:rsidR="00B81677" w:rsidRDefault="00B81677" w:rsidP="00A05EEE">
      <w:pPr>
        <w:keepNext/>
      </w:pPr>
    </w:p>
    <w:p w14:paraId="05A1F764" w14:textId="72EB52DC" w:rsidR="00876E25" w:rsidRDefault="004D4BE2" w:rsidP="00A05EEE">
      <w:pPr>
        <w:pStyle w:val="Titlu3"/>
      </w:pPr>
      <w:bookmarkStart w:id="65" w:name="_Toc133689301"/>
      <w:r>
        <w:t>AlexNet</w:t>
      </w:r>
      <w:bookmarkEnd w:id="65"/>
    </w:p>
    <w:p w14:paraId="6432DBA1" w14:textId="44C5CD3D" w:rsidR="00876E25" w:rsidRDefault="00876E25" w:rsidP="004F5F4B">
      <w:pPr>
        <w:ind w:firstLine="708"/>
      </w:pPr>
      <w:r>
        <w:t xml:space="preserve">Când a fost publicată în 2012 de către </w:t>
      </w:r>
      <w:r w:rsidR="002D13D5">
        <w:t xml:space="preserve">Alex </w:t>
      </w:r>
      <w:r>
        <w:t>Krizhevsky și colab</w:t>
      </w:r>
      <w:r w:rsidR="004F5F4B">
        <w:t>oratorii s</w:t>
      </w:r>
      <w:r w:rsidR="004F5F4B">
        <w:rPr>
          <w:lang w:val="ro-MD"/>
        </w:rPr>
        <w:t>ăi</w:t>
      </w:r>
      <w:r>
        <w:t>, această rețea neuronală convoluțională a depășit cu o marjă mare performanța anterioară. A câștigat atât sarcinile de clasificare, cât și de localizare ale</w:t>
      </w:r>
      <w:r w:rsidR="002D13D5">
        <w:t xml:space="preserve"> concursului</w:t>
      </w:r>
      <w:r>
        <w:t xml:space="preserve"> </w:t>
      </w:r>
      <w:r w:rsidR="002D13D5">
        <w:t>ILSVRC-2012 și este considerată</w:t>
      </w:r>
      <w:r w:rsidR="002D13D5" w:rsidRPr="002D13D5">
        <w:t xml:space="preserve"> printre cele mai influente arhitecturi în aplicarea învățării profunde în viziunea computerizată</w:t>
      </w:r>
      <w:r w:rsidR="002D13D5">
        <w:t xml:space="preserve"> (computer vision)</w:t>
      </w:r>
      <w:r w:rsidR="002D13D5" w:rsidRPr="002D13D5">
        <w:t>.</w:t>
      </w:r>
    </w:p>
    <w:p w14:paraId="0E2088BB" w14:textId="3D1E2AA9" w:rsidR="00876E25" w:rsidRDefault="00876E25" w:rsidP="00876E25">
      <w:pPr>
        <w:ind w:firstLine="708"/>
      </w:pPr>
      <w:r>
        <w:t>Arhitectura modelului constă din opt straturi</w:t>
      </w:r>
      <w:r w:rsidR="002D13D5">
        <w:t xml:space="preserve"> de</w:t>
      </w:r>
      <w:r>
        <w:t xml:space="preserve"> învăța</w:t>
      </w:r>
      <w:r w:rsidR="0059622A">
        <w:t>r</w:t>
      </w:r>
      <w:r>
        <w:t>e</w:t>
      </w:r>
      <w:r w:rsidR="002D13D5">
        <w:t xml:space="preserve"> -</w:t>
      </w:r>
      <w:r>
        <w:t xml:space="preserve"> cinci convoluționale și trei complet conectate (numite și straturi dense).</w:t>
      </w:r>
    </w:p>
    <w:p w14:paraId="1B44E189" w14:textId="730D09EB" w:rsidR="0073209B" w:rsidRDefault="00876E25" w:rsidP="002D13D5">
      <w:pPr>
        <w:ind w:firstLine="708"/>
      </w:pPr>
      <w:r>
        <w:t>Stratul de intrare acceptă imagini RGB cu dimensiunea 224 × 224 (tensori 3D de formă 224 × 224 × 3), iar ieșirea este proiectată pentru a produce o distribuție pe</w:t>
      </w:r>
      <w:r w:rsidR="002D13D5">
        <w:t>ntru</w:t>
      </w:r>
      <w:r>
        <w:t xml:space="preserve"> 1000 de clase diferite. Potrivit autorilor, cea mai importantă caracteristică a acestei rețele este utilizarea </w:t>
      </w:r>
      <w:r w:rsidR="007262B9">
        <w:t xml:space="preserve"> de funcții de activare </w:t>
      </w:r>
      <w:r>
        <w:t>ReL</w:t>
      </w:r>
      <w:r w:rsidR="00A05EEE">
        <w:t>U</w:t>
      </w:r>
      <w:r w:rsidR="002D13D5">
        <w:t xml:space="preserve"> </w:t>
      </w:r>
      <w:r>
        <w:t xml:space="preserve">ceea ce a permis modelului să se antreneze de câteva ori mai repede decât echivalentele cu unități tanh. O altă trăsătură importantă a acestui CNN este utilizarea de filtre </w:t>
      </w:r>
      <w:r w:rsidR="002D13D5">
        <w:t>kernel</w:t>
      </w:r>
      <w:r>
        <w:t xml:space="preserve"> </w:t>
      </w:r>
      <w:r w:rsidR="0073209B">
        <w:t>mai largi</w:t>
      </w:r>
      <w:r>
        <w:t xml:space="preserve"> în primele straturi, în special 11 × 11 și 5 × 5. </w:t>
      </w:r>
    </w:p>
    <w:p w14:paraId="65C6459F" w14:textId="4C85C309" w:rsidR="00876E25" w:rsidRDefault="00876E25" w:rsidP="0073209B">
      <w:pPr>
        <w:ind w:firstLine="708"/>
      </w:pPr>
      <w:r>
        <w:lastRenderedPageBreak/>
        <w:t>Pentru a preveni supraadaptarea</w:t>
      </w:r>
      <w:r w:rsidR="0073209B">
        <w:t xml:space="preserve"> (overfitting-ul)</w:t>
      </w:r>
      <w:r>
        <w:t>,</w:t>
      </w:r>
      <w:r w:rsidR="0073209B">
        <w:t xml:space="preserve"> au fost folosite straturi </w:t>
      </w:r>
      <w:r>
        <w:t xml:space="preserve"> </w:t>
      </w:r>
      <w:r w:rsidR="0073209B">
        <w:t>de d</w:t>
      </w:r>
      <w:r>
        <w:t>rop</w:t>
      </w:r>
      <w:r w:rsidR="0073209B">
        <w:t>are (Dropout)</w:t>
      </w:r>
      <w:r>
        <w:t xml:space="preserve"> cu o probabilitate de 0,5 înainte de primul și al doilea strat dens</w:t>
      </w:r>
      <w:r w:rsidR="0059622A">
        <w:t>e</w:t>
      </w:r>
      <w:sdt>
        <w:sdtPr>
          <w:id w:val="-867142169"/>
          <w:citation/>
        </w:sdtPr>
        <w:sdtContent>
          <w:r w:rsidR="00521625">
            <w:fldChar w:fldCharType="begin"/>
          </w:r>
          <w:r w:rsidR="00CF043D">
            <w:rPr>
              <w:lang w:val="ro-MD"/>
            </w:rPr>
            <w:instrText xml:space="preserve">CITATION Kri \l 2072 </w:instrText>
          </w:r>
          <w:r w:rsidR="00521625">
            <w:fldChar w:fldCharType="separate"/>
          </w:r>
          <w:r w:rsidR="00183007">
            <w:rPr>
              <w:noProof/>
              <w:lang w:val="ro-MD"/>
            </w:rPr>
            <w:t xml:space="preserve"> </w:t>
          </w:r>
          <w:r w:rsidR="00183007" w:rsidRPr="00183007">
            <w:rPr>
              <w:noProof/>
              <w:lang w:val="ro-MD"/>
            </w:rPr>
            <w:t>[14]</w:t>
          </w:r>
          <w:r w:rsidR="00521625">
            <w:fldChar w:fldCharType="end"/>
          </w:r>
        </w:sdtContent>
      </w:sdt>
      <w:r>
        <w:t>. În cele din urmă,</w:t>
      </w:r>
      <w:r w:rsidR="0073209B">
        <w:t xml:space="preserve"> </w:t>
      </w:r>
      <w:r>
        <w:t xml:space="preserve">instruirea a fost efectuată folosind un subset </w:t>
      </w:r>
      <w:r w:rsidR="00B71D1F">
        <w:t>al</w:t>
      </w:r>
      <w:r>
        <w:t xml:space="preserve"> ImageNet</w:t>
      </w:r>
      <w:r w:rsidR="0059622A">
        <w:t xml:space="preserve"> -</w:t>
      </w:r>
      <w:r>
        <w:t xml:space="preserve"> un set de date care constă din peste 15 milioane de imagini de înaltă rezoluție etichetate aparținând aproximativ 22 000 de clase. A fost utilizat subsetul din ILSVRC-2010 deoarece a fost singura versiune pentru care erau disponibile etichetele setului de testare. </w:t>
      </w:r>
    </w:p>
    <w:p w14:paraId="671081F0" w14:textId="77777777" w:rsidR="00491872" w:rsidRDefault="00491872" w:rsidP="00491872">
      <w:pPr>
        <w:ind w:firstLine="708"/>
      </w:pPr>
    </w:p>
    <w:tbl>
      <w:tblPr>
        <w:tblStyle w:val="Tabelgril"/>
        <w:tblW w:w="0" w:type="auto"/>
        <w:tblLook w:val="04A0" w:firstRow="1" w:lastRow="0" w:firstColumn="1" w:lastColumn="0" w:noHBand="0" w:noVBand="1"/>
      </w:tblPr>
      <w:tblGrid>
        <w:gridCol w:w="2337"/>
        <w:gridCol w:w="2337"/>
        <w:gridCol w:w="2338"/>
        <w:gridCol w:w="2338"/>
      </w:tblGrid>
      <w:tr w:rsidR="00491872" w:rsidRPr="00491872" w14:paraId="68941F6E" w14:textId="77777777" w:rsidTr="00491872">
        <w:tc>
          <w:tcPr>
            <w:tcW w:w="2337" w:type="dxa"/>
          </w:tcPr>
          <w:p w14:paraId="025298DC" w14:textId="08353B32" w:rsidR="00491872" w:rsidRPr="00491872" w:rsidRDefault="005B0D68" w:rsidP="003F0D6B">
            <w:r w:rsidRPr="005B0D68">
              <w:t>Tipul stratului</w:t>
            </w:r>
          </w:p>
        </w:tc>
        <w:tc>
          <w:tcPr>
            <w:tcW w:w="2337" w:type="dxa"/>
          </w:tcPr>
          <w:p w14:paraId="35BEE74B" w14:textId="48112312" w:rsidR="00491872" w:rsidRPr="00491872" w:rsidRDefault="005B0D68" w:rsidP="003F0D6B">
            <w:r w:rsidRPr="005B0D68">
              <w:t>Dimensiunea</w:t>
            </w:r>
            <w:r>
              <w:t xml:space="preserve"> </w:t>
            </w:r>
            <w:r w:rsidRPr="005B0D68">
              <w:t>de ie</w:t>
            </w:r>
            <w:r>
              <w:rPr>
                <w:lang w:val="ro-MD"/>
              </w:rPr>
              <w:t>ș</w:t>
            </w:r>
            <w:r w:rsidRPr="005B0D68">
              <w:t>ire</w:t>
            </w:r>
          </w:p>
        </w:tc>
        <w:tc>
          <w:tcPr>
            <w:tcW w:w="2338" w:type="dxa"/>
          </w:tcPr>
          <w:p w14:paraId="77BC0B00" w14:textId="247B6899" w:rsidR="00491872" w:rsidRPr="00491872" w:rsidRDefault="005B0D68" w:rsidP="003F0D6B">
            <w:r w:rsidRPr="005B0D68">
              <w:t>Dimensiune filtru/pas</w:t>
            </w:r>
          </w:p>
        </w:tc>
        <w:tc>
          <w:tcPr>
            <w:tcW w:w="2338" w:type="dxa"/>
          </w:tcPr>
          <w:p w14:paraId="7A3940E3" w14:textId="77777777" w:rsidR="00491872" w:rsidRDefault="005B0D68" w:rsidP="003F0D6B">
            <w:r w:rsidRPr="005B0D68">
              <w:t>Adâncime</w:t>
            </w:r>
          </w:p>
          <w:p w14:paraId="03FEFF48" w14:textId="1DE0099A" w:rsidR="005B0D68" w:rsidRPr="00491872" w:rsidRDefault="005B0D68" w:rsidP="003F0D6B">
            <w:r>
              <w:t>(număr kerneluri)</w:t>
            </w:r>
          </w:p>
        </w:tc>
      </w:tr>
      <w:tr w:rsidR="00491872" w:rsidRPr="00491872" w14:paraId="402CF47A" w14:textId="77777777" w:rsidTr="00491872">
        <w:tc>
          <w:tcPr>
            <w:tcW w:w="2337" w:type="dxa"/>
          </w:tcPr>
          <w:p w14:paraId="1586BA98" w14:textId="77777777" w:rsidR="00491872" w:rsidRPr="00491872" w:rsidRDefault="00491872" w:rsidP="003F0D6B">
            <w:r w:rsidRPr="00491872">
              <w:t>Input</w:t>
            </w:r>
          </w:p>
        </w:tc>
        <w:tc>
          <w:tcPr>
            <w:tcW w:w="2337" w:type="dxa"/>
          </w:tcPr>
          <w:p w14:paraId="6CB127D1" w14:textId="77777777" w:rsidR="00491872" w:rsidRPr="00491872" w:rsidRDefault="00491872" w:rsidP="003F0D6B">
            <w:r w:rsidRPr="00491872">
              <w:t>224x224x3</w:t>
            </w:r>
          </w:p>
        </w:tc>
        <w:tc>
          <w:tcPr>
            <w:tcW w:w="2338" w:type="dxa"/>
          </w:tcPr>
          <w:p w14:paraId="63516B85" w14:textId="77777777" w:rsidR="00491872" w:rsidRPr="00491872" w:rsidRDefault="00491872" w:rsidP="003F0D6B">
            <w:r w:rsidRPr="00491872">
              <w:t>-</w:t>
            </w:r>
          </w:p>
        </w:tc>
        <w:tc>
          <w:tcPr>
            <w:tcW w:w="2338" w:type="dxa"/>
          </w:tcPr>
          <w:p w14:paraId="4596AB0D" w14:textId="77777777" w:rsidR="00491872" w:rsidRPr="00491872" w:rsidRDefault="00491872" w:rsidP="003F0D6B">
            <w:r w:rsidRPr="00491872">
              <w:t>-</w:t>
            </w:r>
          </w:p>
        </w:tc>
      </w:tr>
      <w:tr w:rsidR="00491872" w:rsidRPr="00491872" w14:paraId="1758E330" w14:textId="77777777" w:rsidTr="00491872">
        <w:tc>
          <w:tcPr>
            <w:tcW w:w="2337" w:type="dxa"/>
          </w:tcPr>
          <w:p w14:paraId="17ABD599" w14:textId="77777777" w:rsidR="00491872" w:rsidRPr="00491872" w:rsidRDefault="00491872" w:rsidP="003F0D6B">
            <w:r w:rsidRPr="00491872">
              <w:t>Conv2D</w:t>
            </w:r>
          </w:p>
        </w:tc>
        <w:tc>
          <w:tcPr>
            <w:tcW w:w="2337" w:type="dxa"/>
          </w:tcPr>
          <w:p w14:paraId="362E09ED" w14:textId="77777777" w:rsidR="00491872" w:rsidRPr="00491872" w:rsidRDefault="00491872" w:rsidP="003F0D6B">
            <w:r w:rsidRPr="00491872">
              <w:t>55x55x96</w:t>
            </w:r>
          </w:p>
        </w:tc>
        <w:tc>
          <w:tcPr>
            <w:tcW w:w="2338" w:type="dxa"/>
          </w:tcPr>
          <w:p w14:paraId="1F3F9D8B" w14:textId="77777777" w:rsidR="00491872" w:rsidRPr="00491872" w:rsidRDefault="00491872" w:rsidP="003F0D6B">
            <w:r w:rsidRPr="00491872">
              <w:t>11x11/4x4</w:t>
            </w:r>
          </w:p>
        </w:tc>
        <w:tc>
          <w:tcPr>
            <w:tcW w:w="2338" w:type="dxa"/>
          </w:tcPr>
          <w:p w14:paraId="668BAC2B" w14:textId="77777777" w:rsidR="00491872" w:rsidRPr="00491872" w:rsidRDefault="00491872" w:rsidP="003F0D6B">
            <w:r w:rsidRPr="00491872">
              <w:t>96</w:t>
            </w:r>
          </w:p>
        </w:tc>
      </w:tr>
      <w:tr w:rsidR="00455F36" w:rsidRPr="00491872" w14:paraId="5907F8A1" w14:textId="77777777" w:rsidTr="003F0D6B">
        <w:tc>
          <w:tcPr>
            <w:tcW w:w="9350" w:type="dxa"/>
            <w:gridSpan w:val="4"/>
          </w:tcPr>
          <w:p w14:paraId="3646E690" w14:textId="06EE1836" w:rsidR="00455F36" w:rsidRPr="00491872" w:rsidRDefault="00455F36" w:rsidP="00455F36">
            <w:pPr>
              <w:jc w:val="center"/>
            </w:pPr>
            <w:r w:rsidRPr="00491872">
              <w:t>MaxPool</w:t>
            </w:r>
          </w:p>
        </w:tc>
      </w:tr>
      <w:tr w:rsidR="00491872" w:rsidRPr="00491872" w14:paraId="25A8C082" w14:textId="77777777" w:rsidTr="00491872">
        <w:tc>
          <w:tcPr>
            <w:tcW w:w="2337" w:type="dxa"/>
          </w:tcPr>
          <w:p w14:paraId="21DA1BEC" w14:textId="77777777" w:rsidR="00491872" w:rsidRPr="00491872" w:rsidRDefault="00491872" w:rsidP="003F0D6B">
            <w:r w:rsidRPr="00491872">
              <w:t>Conv2D</w:t>
            </w:r>
          </w:p>
        </w:tc>
        <w:tc>
          <w:tcPr>
            <w:tcW w:w="2337" w:type="dxa"/>
          </w:tcPr>
          <w:p w14:paraId="476DE1A2" w14:textId="77777777" w:rsidR="00491872" w:rsidRPr="00491872" w:rsidRDefault="00491872" w:rsidP="003F0D6B">
            <w:r w:rsidRPr="00491872">
              <w:t>27x27x256</w:t>
            </w:r>
          </w:p>
        </w:tc>
        <w:tc>
          <w:tcPr>
            <w:tcW w:w="2338" w:type="dxa"/>
          </w:tcPr>
          <w:p w14:paraId="5D75E6D5" w14:textId="77777777" w:rsidR="00491872" w:rsidRPr="00491872" w:rsidRDefault="00491872" w:rsidP="003F0D6B">
            <w:r w:rsidRPr="00491872">
              <w:t>5x5/1x1</w:t>
            </w:r>
          </w:p>
        </w:tc>
        <w:tc>
          <w:tcPr>
            <w:tcW w:w="2338" w:type="dxa"/>
          </w:tcPr>
          <w:p w14:paraId="0F255133" w14:textId="77777777" w:rsidR="00491872" w:rsidRPr="00491872" w:rsidRDefault="00491872" w:rsidP="003F0D6B">
            <w:r w:rsidRPr="00491872">
              <w:t>256</w:t>
            </w:r>
          </w:p>
        </w:tc>
      </w:tr>
      <w:tr w:rsidR="00455F36" w:rsidRPr="00491872" w14:paraId="5AFD648B" w14:textId="77777777" w:rsidTr="003F0D6B">
        <w:tc>
          <w:tcPr>
            <w:tcW w:w="9350" w:type="dxa"/>
            <w:gridSpan w:val="4"/>
          </w:tcPr>
          <w:p w14:paraId="714E115F" w14:textId="2B821EAA" w:rsidR="00455F36" w:rsidRPr="00491872" w:rsidRDefault="00455F36" w:rsidP="00455F36">
            <w:pPr>
              <w:jc w:val="center"/>
            </w:pPr>
            <w:r w:rsidRPr="00491872">
              <w:t>MaxPool</w:t>
            </w:r>
          </w:p>
        </w:tc>
      </w:tr>
      <w:tr w:rsidR="00491872" w:rsidRPr="00491872" w14:paraId="0EACDD9F" w14:textId="77777777" w:rsidTr="00491872">
        <w:tc>
          <w:tcPr>
            <w:tcW w:w="2337" w:type="dxa"/>
          </w:tcPr>
          <w:p w14:paraId="46070C3A" w14:textId="77777777" w:rsidR="00491872" w:rsidRPr="00491872" w:rsidRDefault="00491872" w:rsidP="003F0D6B">
            <w:r w:rsidRPr="00491872">
              <w:t>Conv2D</w:t>
            </w:r>
          </w:p>
        </w:tc>
        <w:tc>
          <w:tcPr>
            <w:tcW w:w="2337" w:type="dxa"/>
          </w:tcPr>
          <w:p w14:paraId="176CDDD9" w14:textId="77777777" w:rsidR="00491872" w:rsidRPr="00491872" w:rsidRDefault="00491872" w:rsidP="003F0D6B">
            <w:r w:rsidRPr="00491872">
              <w:t>13x13x384</w:t>
            </w:r>
          </w:p>
        </w:tc>
        <w:tc>
          <w:tcPr>
            <w:tcW w:w="2338" w:type="dxa"/>
          </w:tcPr>
          <w:p w14:paraId="468779F7" w14:textId="77777777" w:rsidR="00491872" w:rsidRPr="00491872" w:rsidRDefault="00491872" w:rsidP="003F0D6B">
            <w:r w:rsidRPr="00491872">
              <w:t>3x3/1x1</w:t>
            </w:r>
          </w:p>
        </w:tc>
        <w:tc>
          <w:tcPr>
            <w:tcW w:w="2338" w:type="dxa"/>
          </w:tcPr>
          <w:p w14:paraId="565ED20B" w14:textId="77777777" w:rsidR="00491872" w:rsidRPr="00491872" w:rsidRDefault="00491872" w:rsidP="003F0D6B">
            <w:r w:rsidRPr="00491872">
              <w:t>384</w:t>
            </w:r>
          </w:p>
        </w:tc>
      </w:tr>
      <w:tr w:rsidR="00491872" w:rsidRPr="00491872" w14:paraId="0674F76D" w14:textId="77777777" w:rsidTr="00491872">
        <w:tc>
          <w:tcPr>
            <w:tcW w:w="2337" w:type="dxa"/>
          </w:tcPr>
          <w:p w14:paraId="18BEC646" w14:textId="77777777" w:rsidR="00491872" w:rsidRPr="00491872" w:rsidRDefault="00491872" w:rsidP="003F0D6B">
            <w:r w:rsidRPr="00491872">
              <w:t>Conv2D</w:t>
            </w:r>
          </w:p>
        </w:tc>
        <w:tc>
          <w:tcPr>
            <w:tcW w:w="2337" w:type="dxa"/>
          </w:tcPr>
          <w:p w14:paraId="69C93708" w14:textId="77777777" w:rsidR="00491872" w:rsidRPr="00491872" w:rsidRDefault="00491872" w:rsidP="003F0D6B">
            <w:r w:rsidRPr="00491872">
              <w:t>13x13x384</w:t>
            </w:r>
          </w:p>
        </w:tc>
        <w:tc>
          <w:tcPr>
            <w:tcW w:w="2338" w:type="dxa"/>
          </w:tcPr>
          <w:p w14:paraId="6751124F" w14:textId="77777777" w:rsidR="00491872" w:rsidRPr="00491872" w:rsidRDefault="00491872" w:rsidP="003F0D6B">
            <w:r w:rsidRPr="00491872">
              <w:t>3x3/1x1</w:t>
            </w:r>
          </w:p>
        </w:tc>
        <w:tc>
          <w:tcPr>
            <w:tcW w:w="2338" w:type="dxa"/>
          </w:tcPr>
          <w:p w14:paraId="2C3849D3" w14:textId="77777777" w:rsidR="00491872" w:rsidRPr="00491872" w:rsidRDefault="00491872" w:rsidP="003F0D6B">
            <w:r w:rsidRPr="00491872">
              <w:t>384</w:t>
            </w:r>
          </w:p>
        </w:tc>
      </w:tr>
      <w:tr w:rsidR="00491872" w:rsidRPr="00491872" w14:paraId="231EDF1B" w14:textId="77777777" w:rsidTr="00491872">
        <w:tc>
          <w:tcPr>
            <w:tcW w:w="2337" w:type="dxa"/>
          </w:tcPr>
          <w:p w14:paraId="5044C6EC" w14:textId="77777777" w:rsidR="00491872" w:rsidRPr="00491872" w:rsidRDefault="00491872" w:rsidP="003F0D6B">
            <w:r w:rsidRPr="00491872">
              <w:t>Conv2D</w:t>
            </w:r>
          </w:p>
        </w:tc>
        <w:tc>
          <w:tcPr>
            <w:tcW w:w="2337" w:type="dxa"/>
          </w:tcPr>
          <w:p w14:paraId="799019A8" w14:textId="77777777" w:rsidR="00491872" w:rsidRPr="00491872" w:rsidRDefault="00491872" w:rsidP="003F0D6B">
            <w:r w:rsidRPr="00491872">
              <w:t>13x13x256</w:t>
            </w:r>
          </w:p>
        </w:tc>
        <w:tc>
          <w:tcPr>
            <w:tcW w:w="2338" w:type="dxa"/>
          </w:tcPr>
          <w:p w14:paraId="28353EA4" w14:textId="77777777" w:rsidR="00491872" w:rsidRPr="00491872" w:rsidRDefault="00491872" w:rsidP="003F0D6B">
            <w:r w:rsidRPr="00491872">
              <w:t>3x3/1x1</w:t>
            </w:r>
          </w:p>
        </w:tc>
        <w:tc>
          <w:tcPr>
            <w:tcW w:w="2338" w:type="dxa"/>
          </w:tcPr>
          <w:p w14:paraId="1DB0CFC1" w14:textId="77777777" w:rsidR="00491872" w:rsidRPr="00491872" w:rsidRDefault="00491872" w:rsidP="003F0D6B">
            <w:r w:rsidRPr="00491872">
              <w:t>256</w:t>
            </w:r>
          </w:p>
        </w:tc>
      </w:tr>
      <w:tr w:rsidR="005B0D68" w:rsidRPr="00491872" w14:paraId="37E3742D" w14:textId="77777777" w:rsidTr="003F0D6B">
        <w:tc>
          <w:tcPr>
            <w:tcW w:w="9350" w:type="dxa"/>
            <w:gridSpan w:val="4"/>
          </w:tcPr>
          <w:p w14:paraId="4C857B99" w14:textId="6FF7ECEF" w:rsidR="005B0D68" w:rsidRPr="00491872" w:rsidRDefault="005B0D68" w:rsidP="005B0D68">
            <w:pPr>
              <w:jc w:val="center"/>
            </w:pPr>
            <w:r w:rsidRPr="00491872">
              <w:t>MaxPool</w:t>
            </w:r>
          </w:p>
        </w:tc>
      </w:tr>
      <w:tr w:rsidR="005B0D68" w:rsidRPr="00491872" w14:paraId="13540FCD" w14:textId="77777777" w:rsidTr="003F0D6B">
        <w:tc>
          <w:tcPr>
            <w:tcW w:w="9350" w:type="dxa"/>
            <w:gridSpan w:val="4"/>
          </w:tcPr>
          <w:p w14:paraId="225433CD" w14:textId="5F4E3672" w:rsidR="005B0D68" w:rsidRPr="00491872" w:rsidRDefault="005B0D68" w:rsidP="005B0D68">
            <w:pPr>
              <w:jc w:val="center"/>
            </w:pPr>
            <w:r w:rsidRPr="00491872">
              <w:t>Flatten</w:t>
            </w:r>
          </w:p>
        </w:tc>
      </w:tr>
      <w:tr w:rsidR="00491872" w:rsidRPr="00491872" w14:paraId="1E72F2F4" w14:textId="77777777" w:rsidTr="00491872">
        <w:tc>
          <w:tcPr>
            <w:tcW w:w="2337" w:type="dxa"/>
          </w:tcPr>
          <w:p w14:paraId="1AEED429" w14:textId="77777777" w:rsidR="00491872" w:rsidRPr="00491872" w:rsidRDefault="00491872" w:rsidP="003F0D6B">
            <w:r w:rsidRPr="00491872">
              <w:t>Dense</w:t>
            </w:r>
          </w:p>
        </w:tc>
        <w:tc>
          <w:tcPr>
            <w:tcW w:w="2337" w:type="dxa"/>
          </w:tcPr>
          <w:p w14:paraId="574DF492" w14:textId="77777777" w:rsidR="00491872" w:rsidRPr="00491872" w:rsidRDefault="00491872" w:rsidP="003F0D6B">
            <w:r w:rsidRPr="00491872">
              <w:t>1x1x4096</w:t>
            </w:r>
          </w:p>
        </w:tc>
        <w:tc>
          <w:tcPr>
            <w:tcW w:w="2338" w:type="dxa"/>
          </w:tcPr>
          <w:p w14:paraId="64AC7069" w14:textId="77777777" w:rsidR="00491872" w:rsidRPr="00491872" w:rsidRDefault="00491872" w:rsidP="003F0D6B">
            <w:r w:rsidRPr="00491872">
              <w:t>-</w:t>
            </w:r>
          </w:p>
        </w:tc>
        <w:tc>
          <w:tcPr>
            <w:tcW w:w="2338" w:type="dxa"/>
          </w:tcPr>
          <w:p w14:paraId="46615126" w14:textId="77777777" w:rsidR="00491872" w:rsidRPr="00491872" w:rsidRDefault="00491872" w:rsidP="003F0D6B">
            <w:r w:rsidRPr="00491872">
              <w:t>4096</w:t>
            </w:r>
          </w:p>
        </w:tc>
      </w:tr>
      <w:tr w:rsidR="00491872" w:rsidRPr="00491872" w14:paraId="632F74F1" w14:textId="77777777" w:rsidTr="00491872">
        <w:tc>
          <w:tcPr>
            <w:tcW w:w="2337" w:type="dxa"/>
          </w:tcPr>
          <w:p w14:paraId="3ADF2D71" w14:textId="77777777" w:rsidR="00491872" w:rsidRPr="00491872" w:rsidRDefault="00491872" w:rsidP="003F0D6B">
            <w:r w:rsidRPr="00491872">
              <w:t>Dense</w:t>
            </w:r>
          </w:p>
        </w:tc>
        <w:tc>
          <w:tcPr>
            <w:tcW w:w="2337" w:type="dxa"/>
          </w:tcPr>
          <w:p w14:paraId="1EDF27BD" w14:textId="77777777" w:rsidR="00491872" w:rsidRPr="00491872" w:rsidRDefault="00491872" w:rsidP="003F0D6B">
            <w:r w:rsidRPr="00491872">
              <w:t>1x1x4096</w:t>
            </w:r>
          </w:p>
        </w:tc>
        <w:tc>
          <w:tcPr>
            <w:tcW w:w="2338" w:type="dxa"/>
          </w:tcPr>
          <w:p w14:paraId="72042F69" w14:textId="77777777" w:rsidR="00491872" w:rsidRPr="00491872" w:rsidRDefault="00491872" w:rsidP="003F0D6B">
            <w:r w:rsidRPr="00491872">
              <w:t>-</w:t>
            </w:r>
          </w:p>
        </w:tc>
        <w:tc>
          <w:tcPr>
            <w:tcW w:w="2338" w:type="dxa"/>
          </w:tcPr>
          <w:p w14:paraId="259BC05D" w14:textId="77777777" w:rsidR="00491872" w:rsidRPr="00491872" w:rsidRDefault="00491872" w:rsidP="003F0D6B">
            <w:r w:rsidRPr="00491872">
              <w:t>4096</w:t>
            </w:r>
          </w:p>
        </w:tc>
      </w:tr>
      <w:tr w:rsidR="00491872" w:rsidRPr="00491872" w14:paraId="35EFBBF4" w14:textId="77777777" w:rsidTr="00491872">
        <w:tc>
          <w:tcPr>
            <w:tcW w:w="2337" w:type="dxa"/>
          </w:tcPr>
          <w:p w14:paraId="2EA6347E" w14:textId="77777777" w:rsidR="00491872" w:rsidRPr="00491872" w:rsidRDefault="00491872" w:rsidP="003F0D6B">
            <w:r w:rsidRPr="00491872">
              <w:t>Dense</w:t>
            </w:r>
          </w:p>
        </w:tc>
        <w:tc>
          <w:tcPr>
            <w:tcW w:w="2337" w:type="dxa"/>
          </w:tcPr>
          <w:p w14:paraId="393891AD" w14:textId="77777777" w:rsidR="00491872" w:rsidRPr="00491872" w:rsidRDefault="00491872" w:rsidP="003F0D6B">
            <w:r w:rsidRPr="00491872">
              <w:t>1x1x1000</w:t>
            </w:r>
          </w:p>
        </w:tc>
        <w:tc>
          <w:tcPr>
            <w:tcW w:w="2338" w:type="dxa"/>
          </w:tcPr>
          <w:p w14:paraId="4A3973C3" w14:textId="77777777" w:rsidR="00491872" w:rsidRPr="00491872" w:rsidRDefault="00491872" w:rsidP="003F0D6B">
            <w:r w:rsidRPr="00491872">
              <w:t>-</w:t>
            </w:r>
          </w:p>
        </w:tc>
        <w:tc>
          <w:tcPr>
            <w:tcW w:w="2338" w:type="dxa"/>
          </w:tcPr>
          <w:p w14:paraId="191AD87C" w14:textId="77777777" w:rsidR="00491872" w:rsidRPr="00491872" w:rsidRDefault="00491872" w:rsidP="005B0D68">
            <w:pPr>
              <w:keepNext/>
            </w:pPr>
            <w:r w:rsidRPr="00491872">
              <w:t>1000</w:t>
            </w:r>
          </w:p>
        </w:tc>
      </w:tr>
      <w:tr w:rsidR="00455F36" w:rsidRPr="00491872" w14:paraId="19952A75" w14:textId="77777777" w:rsidTr="003F0D6B">
        <w:tc>
          <w:tcPr>
            <w:tcW w:w="9350" w:type="dxa"/>
            <w:gridSpan w:val="4"/>
          </w:tcPr>
          <w:p w14:paraId="62275282" w14:textId="593AD5F9" w:rsidR="00455F36" w:rsidRPr="00491872" w:rsidRDefault="00455F36" w:rsidP="00455F36">
            <w:pPr>
              <w:keepNext/>
              <w:jc w:val="center"/>
            </w:pPr>
            <w:r>
              <w:t>Softmax</w:t>
            </w:r>
          </w:p>
        </w:tc>
      </w:tr>
    </w:tbl>
    <w:p w14:paraId="17E7A43B" w14:textId="37225F97" w:rsidR="005B0D68" w:rsidRDefault="005B0D68" w:rsidP="005B0D68">
      <w:pPr>
        <w:jc w:val="center"/>
      </w:pPr>
      <w:bookmarkStart w:id="66" w:name="_Toc133340337"/>
      <w:r w:rsidRPr="005B0D68">
        <w:t xml:space="preserve">Tabel </w:t>
      </w:r>
      <w:fldSimple w:instr=" SEQ Tabel \* ARABIC ">
        <w:r w:rsidR="002454BA">
          <w:rPr>
            <w:noProof/>
          </w:rPr>
          <w:t>2</w:t>
        </w:r>
      </w:fldSimple>
      <w:r w:rsidRPr="005B0D68">
        <w:t xml:space="preserve"> Dimensiuni </w:t>
      </w:r>
      <w:r w:rsidR="00D85494">
        <w:t>a</w:t>
      </w:r>
      <w:r w:rsidRPr="005B0D68">
        <w:t>rhitecturale Alex</w:t>
      </w:r>
      <w:r w:rsidR="00D85494">
        <w:t>N</w:t>
      </w:r>
      <w:r w:rsidRPr="005B0D68">
        <w:t>et</w:t>
      </w:r>
      <w:bookmarkEnd w:id="66"/>
    </w:p>
    <w:p w14:paraId="3878CEC8" w14:textId="0DA19F35" w:rsidR="00521625" w:rsidRDefault="00521625" w:rsidP="005B0D68">
      <w:pPr>
        <w:jc w:val="center"/>
      </w:pPr>
    </w:p>
    <w:p w14:paraId="0C6571D9" w14:textId="2D81DBAF" w:rsidR="00521625" w:rsidRDefault="00521625" w:rsidP="00521625">
      <w:r w:rsidRPr="00521625">
        <w:t>După trecerea printr-o convoluție sau un strat de pooling maxim</w:t>
      </w:r>
      <w:r w:rsidR="00E24739">
        <w:t xml:space="preserve"> </w:t>
      </w:r>
      <w:sdt>
        <w:sdtPr>
          <w:id w:val="51430647"/>
          <w:citation/>
        </w:sdtPr>
        <w:sdtContent>
          <w:r w:rsidR="00E24739">
            <w:fldChar w:fldCharType="begin"/>
          </w:r>
          <w:r w:rsidR="00E24739">
            <w:rPr>
              <w:lang w:val="ro-MD"/>
            </w:rPr>
            <w:instrText xml:space="preserve"> CITATION Adi22 \l 2072 </w:instrText>
          </w:r>
          <w:r w:rsidR="00E24739">
            <w:fldChar w:fldCharType="separate"/>
          </w:r>
          <w:r w:rsidR="00183007" w:rsidRPr="00183007">
            <w:rPr>
              <w:noProof/>
              <w:lang w:val="ro-MD"/>
            </w:rPr>
            <w:t>[15]</w:t>
          </w:r>
          <w:r w:rsidR="00E24739">
            <w:fldChar w:fldCharType="end"/>
          </w:r>
        </w:sdtContent>
      </w:sdt>
      <w:r w:rsidRPr="00521625">
        <w:t>, dimensiunea imaginii intermediare de ieșire este produsă de</w:t>
      </w:r>
      <w:r>
        <w:t xml:space="preserve"> </w:t>
      </w:r>
      <w:r w:rsidR="00E24739">
        <w:t>relația</w:t>
      </w:r>
      <w:r>
        <w:t xml:space="preserve"> </w:t>
      </w:r>
      <w:r>
        <w:fldChar w:fldCharType="begin"/>
      </w:r>
      <w:r>
        <w:instrText xml:space="preserve"> REF _Ref130725519 \h </w:instrText>
      </w:r>
      <w:r>
        <w:fldChar w:fldCharType="separate"/>
      </w:r>
      <w:r>
        <w:rPr>
          <w:i/>
          <w:iCs/>
          <w:noProof/>
          <w:szCs w:val="28"/>
        </w:rPr>
        <w:t>3</w:t>
      </w:r>
      <w:r w:rsidRPr="00422202">
        <w:rPr>
          <w:szCs w:val="28"/>
        </w:rPr>
        <w:t>.</w:t>
      </w:r>
      <w:r>
        <w:rPr>
          <w:i/>
          <w:iCs/>
          <w:noProof/>
          <w:szCs w:val="28"/>
        </w:rPr>
        <w:t>6</w:t>
      </w:r>
      <w:r>
        <w:fldChar w:fldCharType="end"/>
      </w:r>
      <w:r w:rsidR="00E24739">
        <w:t xml:space="preserve">: </w:t>
      </w:r>
    </w:p>
    <w:p w14:paraId="55E6E644" w14:textId="77777777" w:rsidR="00521625" w:rsidRDefault="00521625" w:rsidP="00521625"/>
    <w:tbl>
      <w:tblPr>
        <w:tblStyle w:val="Tabelsimplu4"/>
        <w:tblW w:w="9890" w:type="dxa"/>
        <w:jc w:val="center"/>
        <w:tblLook w:val="04A0" w:firstRow="1" w:lastRow="0" w:firstColumn="1" w:lastColumn="0" w:noHBand="0" w:noVBand="1"/>
      </w:tblPr>
      <w:tblGrid>
        <w:gridCol w:w="9025"/>
        <w:gridCol w:w="865"/>
      </w:tblGrid>
      <w:tr w:rsidR="00521625" w:rsidRPr="00E24739" w14:paraId="3C1D30CE" w14:textId="77777777" w:rsidTr="00713E4A">
        <w:trPr>
          <w:cnfStyle w:val="100000000000" w:firstRow="1" w:lastRow="0" w:firstColumn="0" w:lastColumn="0" w:oddVBand="0" w:evenVBand="0" w:oddHBand="0" w:evenHBand="0" w:firstRowFirstColumn="0" w:firstRowLastColumn="0" w:lastRowFirstColumn="0" w:lastRowLastColumn="0"/>
          <w:trHeight w:val="1111"/>
          <w:jc w:val="center"/>
        </w:trPr>
        <w:tc>
          <w:tcPr>
            <w:cnfStyle w:val="001000000000" w:firstRow="0" w:lastRow="0" w:firstColumn="1" w:lastColumn="0" w:oddVBand="0" w:evenVBand="0" w:oddHBand="0" w:evenHBand="0" w:firstRowFirstColumn="0" w:firstRowLastColumn="0" w:lastRowFirstColumn="0" w:lastRowLastColumn="0"/>
            <w:tcW w:w="9025" w:type="dxa"/>
          </w:tcPr>
          <w:bookmarkStart w:id="67" w:name="_Hlk133838125"/>
          <w:p w14:paraId="3F76B649" w14:textId="3603823F" w:rsidR="00521625" w:rsidRPr="00E24739" w:rsidRDefault="00000000" w:rsidP="00713E4A">
            <w:pPr>
              <w:rPr>
                <w:b w:val="0"/>
                <w:bCs w:val="0"/>
                <w:iCs/>
              </w:rPr>
            </w:pPr>
            <m:oMathPara>
              <m:oMath>
                <m:d>
                  <m:dPr>
                    <m:ctrlPr>
                      <w:rPr>
                        <w:rFonts w:ascii="Cambria Math" w:hAnsi="Cambria Math"/>
                        <w:b w:val="0"/>
                        <w:bCs w:val="0"/>
                        <w:iCs/>
                        <w:color w:val="44546A" w:themeColor="text2"/>
                      </w:rPr>
                    </m:ctrlPr>
                  </m:dPr>
                  <m:e>
                    <m:f>
                      <m:fPr>
                        <m:ctrlPr>
                          <w:rPr>
                            <w:rFonts w:ascii="Cambria Math" w:hAnsi="Cambria Math"/>
                            <w:b w:val="0"/>
                            <w:bCs w:val="0"/>
                            <w:iCs/>
                            <w:color w:val="44546A" w:themeColor="text2"/>
                          </w:rPr>
                        </m:ctrlPr>
                      </m:fPr>
                      <m:num>
                        <m:r>
                          <m:rPr>
                            <m:sty m:val="b"/>
                          </m:rPr>
                          <w:rPr>
                            <w:rFonts w:ascii="Cambria Math" w:hAnsi="Cambria Math"/>
                          </w:rPr>
                          <m:t>n+2p-f</m:t>
                        </m:r>
                      </m:num>
                      <m:den>
                        <m:r>
                          <m:rPr>
                            <m:sty m:val="b"/>
                          </m:rPr>
                          <w:rPr>
                            <w:rFonts w:ascii="Cambria Math" w:hAnsi="Cambria Math"/>
                          </w:rPr>
                          <m:t>s</m:t>
                        </m:r>
                      </m:den>
                    </m:f>
                    <m:r>
                      <m:rPr>
                        <m:sty m:val="b"/>
                      </m:rPr>
                      <w:rPr>
                        <w:rFonts w:ascii="Cambria Math" w:hAnsi="Cambria Math"/>
                      </w:rPr>
                      <m:t>+1</m:t>
                    </m:r>
                  </m:e>
                </m:d>
                <m:r>
                  <m:rPr>
                    <m:sty m:val="b"/>
                  </m:rPr>
                  <w:rPr>
                    <w:rFonts w:ascii="Cambria Math" w:eastAsiaTheme="minorEastAsia" w:hAnsi="Cambria Math"/>
                  </w:rPr>
                  <m:t>,</m:t>
                </m:r>
                <m:d>
                  <m:dPr>
                    <m:ctrlPr>
                      <w:rPr>
                        <w:rFonts w:ascii="Cambria Math" w:hAnsi="Cambria Math"/>
                        <w:b w:val="0"/>
                        <w:bCs w:val="0"/>
                        <w:iCs/>
                        <w:color w:val="44546A" w:themeColor="text2"/>
                      </w:rPr>
                    </m:ctrlPr>
                  </m:dPr>
                  <m:e>
                    <m:f>
                      <m:fPr>
                        <m:ctrlPr>
                          <w:rPr>
                            <w:rFonts w:ascii="Cambria Math" w:hAnsi="Cambria Math"/>
                            <w:b w:val="0"/>
                            <w:bCs w:val="0"/>
                            <w:iCs/>
                            <w:color w:val="44546A" w:themeColor="text2"/>
                          </w:rPr>
                        </m:ctrlPr>
                      </m:fPr>
                      <m:num>
                        <m:r>
                          <m:rPr>
                            <m:sty m:val="b"/>
                          </m:rPr>
                          <w:rPr>
                            <w:rFonts w:ascii="Cambria Math" w:hAnsi="Cambria Math"/>
                          </w:rPr>
                          <m:t>n+2p-f</m:t>
                        </m:r>
                      </m:num>
                      <m:den>
                        <m:r>
                          <m:rPr>
                            <m:sty m:val="b"/>
                          </m:rPr>
                          <w:rPr>
                            <w:rFonts w:ascii="Cambria Math" w:hAnsi="Cambria Math"/>
                          </w:rPr>
                          <m:t>s</m:t>
                        </m:r>
                      </m:den>
                    </m:f>
                    <m:r>
                      <m:rPr>
                        <m:sty m:val="b"/>
                      </m:rPr>
                      <w:rPr>
                        <w:rFonts w:ascii="Cambria Math" w:hAnsi="Cambria Math"/>
                      </w:rPr>
                      <m:t>+1</m:t>
                    </m:r>
                  </m:e>
                </m:d>
                <m:r>
                  <m:rPr>
                    <m:sty m:val="b"/>
                  </m:rPr>
                  <w:rPr>
                    <w:rFonts w:ascii="Cambria Math" w:hAnsi="Cambria Math"/>
                  </w:rPr>
                  <m:t>,k</m:t>
                </m:r>
              </m:oMath>
            </m:oMathPara>
            <w:bookmarkEnd w:id="67"/>
          </w:p>
        </w:tc>
        <w:tc>
          <w:tcPr>
            <w:tcW w:w="865" w:type="dxa"/>
          </w:tcPr>
          <w:p w14:paraId="483BE06A" w14:textId="59B05A87" w:rsidR="00521625" w:rsidRPr="00E24739" w:rsidRDefault="00E24739" w:rsidP="00713E4A">
            <w:pPr>
              <w:cnfStyle w:val="100000000000" w:firstRow="1" w:lastRow="0" w:firstColumn="0" w:lastColumn="0" w:oddVBand="0" w:evenVBand="0" w:oddHBand="0" w:evenHBand="0" w:firstRowFirstColumn="0" w:firstRowLastColumn="0" w:lastRowFirstColumn="0" w:lastRowLastColumn="0"/>
              <w:rPr>
                <w:b w:val="0"/>
                <w:bCs w:val="0"/>
                <w:iCs/>
              </w:rPr>
            </w:pPr>
            <w:bookmarkStart w:id="68" w:name="_Ref130725519"/>
            <w:r w:rsidRPr="00E24739">
              <w:rPr>
                <w:b w:val="0"/>
                <w:bCs w:val="0"/>
                <w:iCs/>
              </w:rPr>
              <w:t>(</w:t>
            </w:r>
            <w:r w:rsidR="00521625" w:rsidRPr="00E24739">
              <w:rPr>
                <w:iCs/>
              </w:rPr>
              <w:fldChar w:fldCharType="begin"/>
            </w:r>
            <w:r w:rsidR="00521625" w:rsidRPr="00E24739">
              <w:rPr>
                <w:b w:val="0"/>
                <w:bCs w:val="0"/>
                <w:iCs/>
              </w:rPr>
              <w:instrText xml:space="preserve"> STYLEREF 1 \s </w:instrText>
            </w:r>
            <w:r w:rsidR="00521625" w:rsidRPr="00E24739">
              <w:rPr>
                <w:iCs/>
              </w:rPr>
              <w:fldChar w:fldCharType="separate"/>
            </w:r>
            <w:r w:rsidR="00521625" w:rsidRPr="00E24739">
              <w:rPr>
                <w:b w:val="0"/>
                <w:bCs w:val="0"/>
                <w:iCs/>
                <w:noProof/>
              </w:rPr>
              <w:t>3</w:t>
            </w:r>
            <w:r w:rsidR="00521625" w:rsidRPr="00E24739">
              <w:rPr>
                <w:iCs/>
              </w:rPr>
              <w:fldChar w:fldCharType="end"/>
            </w:r>
            <w:r w:rsidR="00521625" w:rsidRPr="00E24739">
              <w:rPr>
                <w:b w:val="0"/>
                <w:bCs w:val="0"/>
                <w:iCs/>
              </w:rPr>
              <w:t>.</w:t>
            </w:r>
            <w:r w:rsidRPr="00E24739">
              <w:rPr>
                <w:iCs/>
              </w:rPr>
              <w:fldChar w:fldCharType="begin"/>
            </w:r>
            <w:r w:rsidRPr="00E24739">
              <w:rPr>
                <w:b w:val="0"/>
                <w:bCs w:val="0"/>
                <w:iCs/>
              </w:rPr>
              <w:instrText xml:space="preserve"> SEQ Ecuație \* ARABIC \s 1 </w:instrText>
            </w:r>
            <w:r w:rsidRPr="00E24739">
              <w:rPr>
                <w:iCs/>
              </w:rPr>
              <w:fldChar w:fldCharType="separate"/>
            </w:r>
            <w:r w:rsidR="00521625" w:rsidRPr="00E24739">
              <w:rPr>
                <w:b w:val="0"/>
                <w:bCs w:val="0"/>
                <w:iCs/>
                <w:noProof/>
              </w:rPr>
              <w:t>6</w:t>
            </w:r>
            <w:r w:rsidRPr="00E24739">
              <w:rPr>
                <w:iCs/>
                <w:noProof/>
              </w:rPr>
              <w:fldChar w:fldCharType="end"/>
            </w:r>
            <w:bookmarkEnd w:id="68"/>
            <w:r w:rsidRPr="00E24739">
              <w:rPr>
                <w:b w:val="0"/>
                <w:bCs w:val="0"/>
                <w:iCs/>
                <w:noProof/>
              </w:rPr>
              <w:t>)</w:t>
            </w:r>
          </w:p>
        </w:tc>
      </w:tr>
    </w:tbl>
    <w:p w14:paraId="3E6AD72A" w14:textId="4BE0F50A" w:rsidR="00521625" w:rsidRDefault="00713E4A" w:rsidP="00521625">
      <w:r>
        <w:t>În această ecuație: n – dimensiunea dată, p – padding-ul adăugat de strat, f – numărul de kernel-uri, s – stride</w:t>
      </w:r>
      <w:r w:rsidR="00455F36">
        <w:t>s</w:t>
      </w:r>
      <w:r>
        <w:t>(pa</w:t>
      </w:r>
      <w:r w:rsidR="00455F36">
        <w:t>și</w:t>
      </w:r>
      <w:r>
        <w:t>), k – dimensiune kernel.</w:t>
      </w:r>
    </w:p>
    <w:p w14:paraId="4098B5B8" w14:textId="5E5579FF" w:rsidR="00521625" w:rsidRDefault="004238F1" w:rsidP="00521625">
      <w:r>
        <w:lastRenderedPageBreak/>
        <w:t xml:space="preserve">De exemplu pentru primul strat convoluțional parametrii vor fi - n=224, p=0, f=11, s = </w:t>
      </w:r>
      <w:r w:rsidR="002573BB">
        <w:t>4</w:t>
      </w:r>
      <w:r>
        <w:t>, k = 96, iar dimensiunile produse după acesta – (55,55,96).</w:t>
      </w:r>
    </w:p>
    <w:p w14:paraId="180B7D4D" w14:textId="333D55EA" w:rsidR="004238F1" w:rsidRDefault="004238F1" w:rsidP="00521625">
      <w:r>
        <w:t xml:space="preserve">După primul strat de convoluție urmează un strat MaxPooling, unde parametrii vor fi – </w:t>
      </w:r>
      <w:r w:rsidRPr="004238F1">
        <w:t>n</w:t>
      </w:r>
      <w:r>
        <w:t xml:space="preserve"> </w:t>
      </w:r>
      <w:r w:rsidRPr="004238F1">
        <w:t xml:space="preserve">= 55, p = 0, f = 3, s = 2, k = </w:t>
      </w:r>
      <w:r w:rsidR="00455F36">
        <w:t>256</w:t>
      </w:r>
      <w:r w:rsidR="002573BB">
        <w:t>, iar dimensiunile produse de acesta – (27,27,256)</w:t>
      </w:r>
      <w:r w:rsidR="00455F36">
        <w:t>. Se continuă și pentru următoarele straturi în aceeași manieră.</w:t>
      </w:r>
    </w:p>
    <w:p w14:paraId="0EEC41D8" w14:textId="77777777" w:rsidR="005027B6" w:rsidRPr="005B0D68" w:rsidRDefault="005027B6" w:rsidP="00521625"/>
    <w:p w14:paraId="364AE153" w14:textId="7BE75597" w:rsidR="0059622A" w:rsidRDefault="004D4BE2" w:rsidP="0059622A">
      <w:pPr>
        <w:pStyle w:val="Titlu3"/>
      </w:pPr>
      <w:bookmarkStart w:id="69" w:name="_Toc133689302"/>
      <w:r>
        <w:t>SqueezeNet</w:t>
      </w:r>
      <w:bookmarkEnd w:id="69"/>
    </w:p>
    <w:p w14:paraId="407564F1" w14:textId="74BCE1BD" w:rsidR="00E306E5" w:rsidRDefault="0062234B" w:rsidP="0062234B">
      <w:pPr>
        <w:ind w:firstLine="708"/>
      </w:pPr>
      <w:r w:rsidRPr="0062234B">
        <w:t>SqueezeNet este o arhitectură de rețea neurală convoluțională (CNN) creată de Iandola și colaboratorii săi în 2016. Această arhitectură a fost dezvoltată cu scopul de a obține o acuratețe comparabilă cu modelele de referință precum AlexNet, dar cu un număr mult mai mic de parametri și o dimensiune mai mică a modelului (sub 0,5 MB).</w:t>
      </w:r>
      <w:sdt>
        <w:sdtPr>
          <w:id w:val="1991134831"/>
          <w:citation/>
        </w:sdtPr>
        <w:sdtContent>
          <w:r w:rsidR="00E306E5">
            <w:fldChar w:fldCharType="begin"/>
          </w:r>
          <w:r w:rsidR="00FD01C2">
            <w:rPr>
              <w:lang w:val="ro-MD"/>
            </w:rPr>
            <w:instrText xml:space="preserve">CITATION Ian16 \l 2072 </w:instrText>
          </w:r>
          <w:r w:rsidR="00E306E5">
            <w:fldChar w:fldCharType="separate"/>
          </w:r>
          <w:r w:rsidR="00183007">
            <w:rPr>
              <w:noProof/>
              <w:lang w:val="ro-MD"/>
            </w:rPr>
            <w:t xml:space="preserve"> </w:t>
          </w:r>
          <w:r w:rsidR="00183007" w:rsidRPr="00183007">
            <w:rPr>
              <w:noProof/>
              <w:lang w:val="ro-MD"/>
            </w:rPr>
            <w:t>[16]</w:t>
          </w:r>
          <w:r w:rsidR="00E306E5">
            <w:fldChar w:fldCharType="end"/>
          </w:r>
        </w:sdtContent>
      </w:sdt>
      <w:r w:rsidR="00E306E5">
        <w:t xml:space="preserve"> </w:t>
      </w:r>
      <w:r w:rsidRPr="0062234B">
        <w:t xml:space="preserve"> </w:t>
      </w:r>
    </w:p>
    <w:p w14:paraId="2DFD640E" w14:textId="113BDC0C" w:rsidR="005027B6" w:rsidRDefault="0062234B" w:rsidP="00E306E5">
      <w:r w:rsidRPr="0062234B">
        <w:t>Pentru a atinge acest obiectiv, autorii au urmat trei strategii principale:</w:t>
      </w:r>
    </w:p>
    <w:p w14:paraId="50EBC80C" w14:textId="340EE059" w:rsidR="0062234B" w:rsidRDefault="0062234B" w:rsidP="0062234B">
      <w:pPr>
        <w:pStyle w:val="Listparagraf"/>
        <w:numPr>
          <w:ilvl w:val="0"/>
          <w:numId w:val="7"/>
        </w:numPr>
        <w:ind w:left="0" w:firstLine="0"/>
      </w:pPr>
      <w:r>
        <w:t>Au înlocuit filtrele 3x3 cu filtre 1x1 pentru a reduce numărul de parametri.</w:t>
      </w:r>
    </w:p>
    <w:p w14:paraId="76DF80C6" w14:textId="256B1415" w:rsidR="0062234B" w:rsidRDefault="0062234B" w:rsidP="0062234B">
      <w:pPr>
        <w:pStyle w:val="Listparagraf"/>
        <w:numPr>
          <w:ilvl w:val="0"/>
          <w:numId w:val="7"/>
        </w:numPr>
        <w:ind w:left="0" w:firstLine="0"/>
      </w:pPr>
      <w:r>
        <w:t>Au redus</w:t>
      </w:r>
      <w:r w:rsidRPr="0062234B">
        <w:t xml:space="preserve"> numărul de canale de intrare la filtre 3x3 folosind straturi de comprimare</w:t>
      </w:r>
      <w:r>
        <w:t>(squeeze)</w:t>
      </w:r>
      <w:r w:rsidRPr="0062234B">
        <w:t xml:space="preserve">. </w:t>
      </w:r>
    </w:p>
    <w:p w14:paraId="7F87B93A" w14:textId="313DED35" w:rsidR="0062234B" w:rsidRDefault="0062234B" w:rsidP="0062234B">
      <w:pPr>
        <w:pStyle w:val="Listparagraf"/>
        <w:numPr>
          <w:ilvl w:val="0"/>
          <w:numId w:val="7"/>
        </w:numPr>
        <w:ind w:left="0" w:firstLine="0"/>
      </w:pPr>
      <w:r>
        <w:t xml:space="preserve">Au mutat </w:t>
      </w:r>
      <w:r w:rsidR="00240A5C">
        <w:t>reducerea eșantionării(downsample)</w:t>
      </w:r>
      <w:r>
        <w:t xml:space="preserve"> la sfârșitul rețelei pentru a păstra hărți mari de activare </w:t>
      </w:r>
      <w:r w:rsidR="00240A5C">
        <w:rPr>
          <w:lang w:val="ro-MD"/>
        </w:rPr>
        <w:t xml:space="preserve">în straturile convoluționale </w:t>
      </w:r>
      <w:r>
        <w:t>și pentru a maximiza acuratețea cu un număr mic de parametri.</w:t>
      </w:r>
    </w:p>
    <w:p w14:paraId="40B0EC5E" w14:textId="5428D666" w:rsidR="00E306E5" w:rsidRDefault="00E306E5" w:rsidP="00915A97">
      <w:pPr>
        <w:ind w:firstLine="708"/>
      </w:pPr>
      <w:r>
        <w:t xml:space="preserve">Pentru a implementa aceste strategii, a fost creat modulul Fire, care este un bloc de construcție al rețelei ce conține mai multe straturi și permite o implementare ușoară a rețelei. Modulul Fire este alcătuit dintr-o parte de </w:t>
      </w:r>
      <w:r w:rsidR="00915A97">
        <w:t xml:space="preserve">comprimare </w:t>
      </w:r>
      <w:r>
        <w:t>"squeeze" (un strat de convoluțional 1 x 1) și o parte de "expand" (un strat de convoluțional format dintr-o combinație de filtre de 1 x 1 și 3 x 3). Acest modul poate fi ajustat prin intermediul a trei hiperparametri, care reprezintă numărul de filtre din fiecare strat: s1x1, e1x1 și e3x3. De asemenea, s1x1 trebuie să fie mai mic decât (e1x1 + e3x3), astfel încât stratul de "squeeze" limitează numărul de canale de intrare în filtrele de 3 x 3.</w:t>
      </w:r>
    </w:p>
    <w:p w14:paraId="032BA9BD" w14:textId="2ECC4479" w:rsidR="00E306E5" w:rsidRDefault="00E306E5" w:rsidP="00E306E5">
      <w:pPr>
        <w:ind w:firstLine="708"/>
      </w:pPr>
      <w:r>
        <w:t>Arhitectura SqueezeNet conține 2 straturi de convoluție la capetele rețelei și 8 module Fire în mijloc</w:t>
      </w:r>
      <w:r w:rsidR="00915A97">
        <w:t xml:space="preserve">. </w:t>
      </w:r>
      <w:r>
        <w:t xml:space="preserve">Această rețea primește imagini de dimensiune fixă 224 x 224 x 3, iar adâncimea modulelor Fire crește treptat către stratul de ieșire, care produce un vector de predicție peste 1000 de clase. O altă diferență față de modelele tradiționale de CNN este lipsa de straturi complet conectate, ceea ce a </w:t>
      </w:r>
      <w:r>
        <w:lastRenderedPageBreak/>
        <w:t xml:space="preserve">impus utilizarea unui strat de pooling 2D (AvgPool în </w:t>
      </w:r>
      <w:r w:rsidR="00D85494">
        <w:fldChar w:fldCharType="begin"/>
      </w:r>
      <w:r w:rsidR="00D85494">
        <w:instrText xml:space="preserve"> REF _Ref130741168 \h </w:instrText>
      </w:r>
      <w:r w:rsidR="00D85494">
        <w:fldChar w:fldCharType="separate"/>
      </w:r>
      <w:r w:rsidR="006D1EB5">
        <w:t>t</w:t>
      </w:r>
      <w:r w:rsidR="00D85494" w:rsidRPr="00D85494">
        <w:t>abel</w:t>
      </w:r>
      <w:r w:rsidR="006D1EB5">
        <w:t>ul</w:t>
      </w:r>
      <w:r w:rsidR="00D85494" w:rsidRPr="00D85494">
        <w:t xml:space="preserve"> </w:t>
      </w:r>
      <w:r w:rsidR="00D85494" w:rsidRPr="00D85494">
        <w:rPr>
          <w:noProof/>
        </w:rPr>
        <w:t>3</w:t>
      </w:r>
      <w:r w:rsidR="00D85494">
        <w:fldChar w:fldCharType="end"/>
      </w:r>
      <w:r>
        <w:t>)</w:t>
      </w:r>
      <w:r w:rsidR="006D1EB5">
        <w:t xml:space="preserve"> </w:t>
      </w:r>
      <w:r w:rsidR="006D1EB5" w:rsidRPr="006D1EB5">
        <w:t>care calculează media valorilor dintr-o regiune a imaginii</w:t>
      </w:r>
      <w:r>
        <w:t xml:space="preserve"> pentru a genera vectorul de ieșire dorit. În ciuda faptului că SqueezeNet are un număr mult mai mic de parametri decât modelele de referință, precum AlexNet, acesta poate atinge o acuratețe comparabilă cu acestea.</w:t>
      </w:r>
    </w:p>
    <w:p w14:paraId="79E9D69D" w14:textId="77777777" w:rsidR="00DD379A" w:rsidRDefault="00DD379A" w:rsidP="00E306E5">
      <w:pPr>
        <w:ind w:firstLine="708"/>
      </w:pPr>
    </w:p>
    <w:tbl>
      <w:tblPr>
        <w:tblStyle w:val="Tabelgril"/>
        <w:tblW w:w="5000" w:type="pct"/>
        <w:tblLook w:val="04A0" w:firstRow="1" w:lastRow="0" w:firstColumn="1" w:lastColumn="0" w:noHBand="0" w:noVBand="1"/>
      </w:tblPr>
      <w:tblGrid>
        <w:gridCol w:w="1826"/>
        <w:gridCol w:w="1903"/>
        <w:gridCol w:w="2555"/>
        <w:gridCol w:w="942"/>
        <w:gridCol w:w="810"/>
        <w:gridCol w:w="770"/>
        <w:gridCol w:w="770"/>
      </w:tblGrid>
      <w:tr w:rsidR="00AA4B6F" w:rsidRPr="00AA4B6F" w14:paraId="5DDD9EE1" w14:textId="77777777" w:rsidTr="00AA4B6F">
        <w:tc>
          <w:tcPr>
            <w:tcW w:w="953" w:type="pct"/>
            <w:hideMark/>
          </w:tcPr>
          <w:p w14:paraId="75A52C4B" w14:textId="1F620DC4" w:rsidR="00AA4B6F" w:rsidRPr="00AA4B6F" w:rsidRDefault="00AA4B6F" w:rsidP="00AA4B6F">
            <w:pPr>
              <w:jc w:val="left"/>
              <w:rPr>
                <w:rFonts w:eastAsia="Times New Roman"/>
                <w:color w:val="212529"/>
                <w:szCs w:val="28"/>
                <w:lang w:eastAsia="ro-RO"/>
              </w:rPr>
            </w:pPr>
            <w:r>
              <w:rPr>
                <w:rFonts w:eastAsia="Times New Roman"/>
                <w:color w:val="212529"/>
                <w:szCs w:val="28"/>
                <w:lang w:eastAsia="ro-RO"/>
              </w:rPr>
              <w:t>Tipul Stratului</w:t>
            </w:r>
          </w:p>
        </w:tc>
        <w:tc>
          <w:tcPr>
            <w:tcW w:w="993" w:type="pct"/>
            <w:hideMark/>
          </w:tcPr>
          <w:p w14:paraId="5CA11F72" w14:textId="6E91509A" w:rsidR="00AA4B6F" w:rsidRPr="00AA4B6F" w:rsidRDefault="00AA4B6F" w:rsidP="00AA4B6F">
            <w:pPr>
              <w:jc w:val="left"/>
              <w:rPr>
                <w:rFonts w:eastAsia="Times New Roman"/>
                <w:color w:val="212529"/>
                <w:szCs w:val="28"/>
                <w:lang w:eastAsia="ro-RO"/>
              </w:rPr>
            </w:pPr>
            <w:r w:rsidRPr="005B0D68">
              <w:t>Dimensiunea</w:t>
            </w:r>
            <w:r>
              <w:t xml:space="preserve"> </w:t>
            </w:r>
            <w:r w:rsidRPr="005B0D68">
              <w:t>de ie</w:t>
            </w:r>
            <w:r>
              <w:rPr>
                <w:lang w:val="ro-MD"/>
              </w:rPr>
              <w:t>ș</w:t>
            </w:r>
            <w:r w:rsidRPr="005B0D68">
              <w:t>ire</w:t>
            </w:r>
          </w:p>
        </w:tc>
        <w:tc>
          <w:tcPr>
            <w:tcW w:w="1333" w:type="pct"/>
            <w:hideMark/>
          </w:tcPr>
          <w:p w14:paraId="2C404F54" w14:textId="6362B86C"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Dimensiune filtru/pas</w:t>
            </w:r>
          </w:p>
        </w:tc>
        <w:tc>
          <w:tcPr>
            <w:tcW w:w="492" w:type="pct"/>
            <w:hideMark/>
          </w:tcPr>
          <w:p w14:paraId="3A30071B"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Depth</w:t>
            </w:r>
          </w:p>
        </w:tc>
        <w:tc>
          <w:tcPr>
            <w:tcW w:w="423" w:type="pct"/>
            <w:hideMark/>
          </w:tcPr>
          <w:p w14:paraId="5F8D7C7C" w14:textId="788B4DB5" w:rsidR="00AA4B6F" w:rsidRPr="00AA4B6F" w:rsidRDefault="00AA4B6F" w:rsidP="00AA4B6F">
            <w:pPr>
              <w:jc w:val="left"/>
              <w:rPr>
                <w:rFonts w:eastAsia="Times New Roman"/>
                <w:color w:val="212529"/>
                <w:szCs w:val="28"/>
                <w:lang w:eastAsia="ro-RO"/>
              </w:rPr>
            </w:pPr>
            <w:r>
              <w:rPr>
                <w:rFonts w:eastAsia="Times New Roman"/>
                <w:color w:val="212529"/>
                <w:szCs w:val="28"/>
                <w:lang w:eastAsia="ro-RO"/>
              </w:rPr>
              <w:t>s</w:t>
            </w:r>
            <w:r w:rsidRPr="00AA4B6F">
              <w:rPr>
                <w:rFonts w:eastAsia="Times New Roman"/>
                <w:color w:val="212529"/>
                <w:szCs w:val="28"/>
                <w:lang w:eastAsia="ro-RO"/>
              </w:rPr>
              <w:t>1x1</w:t>
            </w:r>
          </w:p>
        </w:tc>
        <w:tc>
          <w:tcPr>
            <w:tcW w:w="402" w:type="pct"/>
            <w:hideMark/>
          </w:tcPr>
          <w:p w14:paraId="51ED8D8B"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e1x1</w:t>
            </w:r>
          </w:p>
        </w:tc>
        <w:tc>
          <w:tcPr>
            <w:tcW w:w="402" w:type="pct"/>
            <w:hideMark/>
          </w:tcPr>
          <w:p w14:paraId="215BE7F0"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e3x3</w:t>
            </w:r>
          </w:p>
        </w:tc>
      </w:tr>
      <w:tr w:rsidR="00AA4B6F" w:rsidRPr="00AA4B6F" w14:paraId="3F69BD79" w14:textId="77777777" w:rsidTr="00AA4B6F">
        <w:tc>
          <w:tcPr>
            <w:tcW w:w="953" w:type="pct"/>
            <w:hideMark/>
          </w:tcPr>
          <w:p w14:paraId="1A24FC86"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Input</w:t>
            </w:r>
          </w:p>
        </w:tc>
        <w:tc>
          <w:tcPr>
            <w:tcW w:w="993" w:type="pct"/>
            <w:hideMark/>
          </w:tcPr>
          <w:p w14:paraId="17F871E8"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224x224x3</w:t>
            </w:r>
          </w:p>
        </w:tc>
        <w:tc>
          <w:tcPr>
            <w:tcW w:w="1333" w:type="pct"/>
            <w:hideMark/>
          </w:tcPr>
          <w:p w14:paraId="313680DD"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w:t>
            </w:r>
          </w:p>
        </w:tc>
        <w:tc>
          <w:tcPr>
            <w:tcW w:w="492" w:type="pct"/>
            <w:hideMark/>
          </w:tcPr>
          <w:p w14:paraId="12FA5EE0"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w:t>
            </w:r>
          </w:p>
        </w:tc>
        <w:tc>
          <w:tcPr>
            <w:tcW w:w="423" w:type="pct"/>
            <w:hideMark/>
          </w:tcPr>
          <w:p w14:paraId="2A1680E2"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w:t>
            </w:r>
          </w:p>
        </w:tc>
        <w:tc>
          <w:tcPr>
            <w:tcW w:w="402" w:type="pct"/>
            <w:hideMark/>
          </w:tcPr>
          <w:p w14:paraId="3C5B18D9" w14:textId="77777777" w:rsidR="00AA4B6F" w:rsidRPr="00AA4B6F" w:rsidRDefault="00AA4B6F" w:rsidP="00AA4B6F">
            <w:pPr>
              <w:jc w:val="left"/>
              <w:rPr>
                <w:rFonts w:eastAsia="Times New Roman"/>
                <w:color w:val="212529"/>
                <w:szCs w:val="28"/>
                <w:lang w:eastAsia="ro-RO"/>
              </w:rPr>
            </w:pPr>
          </w:p>
        </w:tc>
        <w:tc>
          <w:tcPr>
            <w:tcW w:w="402" w:type="pct"/>
            <w:hideMark/>
          </w:tcPr>
          <w:p w14:paraId="0DD4FFE5" w14:textId="77777777" w:rsidR="00AA4B6F" w:rsidRPr="00AA4B6F" w:rsidRDefault="00AA4B6F" w:rsidP="00AA4B6F">
            <w:pPr>
              <w:jc w:val="left"/>
              <w:rPr>
                <w:rFonts w:eastAsia="Times New Roman"/>
                <w:szCs w:val="28"/>
                <w:lang w:eastAsia="ro-RO"/>
              </w:rPr>
            </w:pPr>
          </w:p>
        </w:tc>
      </w:tr>
      <w:tr w:rsidR="00AA4B6F" w:rsidRPr="00AA4B6F" w14:paraId="2601B636" w14:textId="77777777" w:rsidTr="00AA4B6F">
        <w:tc>
          <w:tcPr>
            <w:tcW w:w="953" w:type="pct"/>
            <w:hideMark/>
          </w:tcPr>
          <w:p w14:paraId="56969728"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Conv2D</w:t>
            </w:r>
          </w:p>
        </w:tc>
        <w:tc>
          <w:tcPr>
            <w:tcW w:w="993" w:type="pct"/>
            <w:hideMark/>
          </w:tcPr>
          <w:p w14:paraId="6A31CF51"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111x111x96</w:t>
            </w:r>
          </w:p>
        </w:tc>
        <w:tc>
          <w:tcPr>
            <w:tcW w:w="1333" w:type="pct"/>
            <w:hideMark/>
          </w:tcPr>
          <w:p w14:paraId="13EB44F3"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7x7/2x2</w:t>
            </w:r>
          </w:p>
        </w:tc>
        <w:tc>
          <w:tcPr>
            <w:tcW w:w="492" w:type="pct"/>
            <w:hideMark/>
          </w:tcPr>
          <w:p w14:paraId="43C0CEAE"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96</w:t>
            </w:r>
          </w:p>
        </w:tc>
        <w:tc>
          <w:tcPr>
            <w:tcW w:w="423" w:type="pct"/>
            <w:hideMark/>
          </w:tcPr>
          <w:p w14:paraId="56C5D016"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w:t>
            </w:r>
          </w:p>
        </w:tc>
        <w:tc>
          <w:tcPr>
            <w:tcW w:w="402" w:type="pct"/>
            <w:hideMark/>
          </w:tcPr>
          <w:p w14:paraId="7DCCC4E3"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w:t>
            </w:r>
          </w:p>
        </w:tc>
        <w:tc>
          <w:tcPr>
            <w:tcW w:w="402" w:type="pct"/>
            <w:hideMark/>
          </w:tcPr>
          <w:p w14:paraId="33AA440F"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w:t>
            </w:r>
          </w:p>
        </w:tc>
      </w:tr>
      <w:tr w:rsidR="00AA4B6F" w:rsidRPr="00AA4B6F" w14:paraId="5F58D63B" w14:textId="77777777" w:rsidTr="00AA4B6F">
        <w:tc>
          <w:tcPr>
            <w:tcW w:w="953" w:type="pct"/>
            <w:hideMark/>
          </w:tcPr>
          <w:p w14:paraId="2AB80963" w14:textId="77777777" w:rsidR="00AA4B6F" w:rsidRPr="00AA4B6F" w:rsidRDefault="00AA4B6F" w:rsidP="00AA4B6F">
            <w:pPr>
              <w:jc w:val="left"/>
              <w:rPr>
                <w:rFonts w:eastAsia="Times New Roman"/>
                <w:color w:val="212529"/>
                <w:szCs w:val="28"/>
                <w:lang w:eastAsia="ro-RO"/>
              </w:rPr>
            </w:pPr>
          </w:p>
        </w:tc>
        <w:tc>
          <w:tcPr>
            <w:tcW w:w="993" w:type="pct"/>
            <w:hideMark/>
          </w:tcPr>
          <w:p w14:paraId="714CF7A6" w14:textId="77777777" w:rsidR="00AA4B6F" w:rsidRPr="00AA4B6F" w:rsidRDefault="00AA4B6F" w:rsidP="00AA4B6F">
            <w:pPr>
              <w:jc w:val="left"/>
              <w:rPr>
                <w:rFonts w:eastAsia="Times New Roman"/>
                <w:szCs w:val="28"/>
                <w:lang w:eastAsia="ro-RO"/>
              </w:rPr>
            </w:pPr>
          </w:p>
        </w:tc>
        <w:tc>
          <w:tcPr>
            <w:tcW w:w="1333" w:type="pct"/>
            <w:hideMark/>
          </w:tcPr>
          <w:p w14:paraId="30C58F98"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MaxPool</w:t>
            </w:r>
          </w:p>
        </w:tc>
        <w:tc>
          <w:tcPr>
            <w:tcW w:w="492" w:type="pct"/>
            <w:hideMark/>
          </w:tcPr>
          <w:p w14:paraId="26229077" w14:textId="77777777" w:rsidR="00AA4B6F" w:rsidRPr="00AA4B6F" w:rsidRDefault="00AA4B6F" w:rsidP="00AA4B6F">
            <w:pPr>
              <w:jc w:val="left"/>
              <w:rPr>
                <w:rFonts w:eastAsia="Times New Roman"/>
                <w:color w:val="212529"/>
                <w:szCs w:val="28"/>
                <w:lang w:eastAsia="ro-RO"/>
              </w:rPr>
            </w:pPr>
          </w:p>
        </w:tc>
        <w:tc>
          <w:tcPr>
            <w:tcW w:w="423" w:type="pct"/>
            <w:hideMark/>
          </w:tcPr>
          <w:p w14:paraId="170CDB55" w14:textId="77777777" w:rsidR="00AA4B6F" w:rsidRPr="00AA4B6F" w:rsidRDefault="00AA4B6F" w:rsidP="00AA4B6F">
            <w:pPr>
              <w:jc w:val="left"/>
              <w:rPr>
                <w:rFonts w:eastAsia="Times New Roman"/>
                <w:szCs w:val="28"/>
                <w:lang w:eastAsia="ro-RO"/>
              </w:rPr>
            </w:pPr>
          </w:p>
        </w:tc>
        <w:tc>
          <w:tcPr>
            <w:tcW w:w="402" w:type="pct"/>
            <w:hideMark/>
          </w:tcPr>
          <w:p w14:paraId="634704E6" w14:textId="77777777" w:rsidR="00AA4B6F" w:rsidRPr="00AA4B6F" w:rsidRDefault="00AA4B6F" w:rsidP="00AA4B6F">
            <w:pPr>
              <w:jc w:val="left"/>
              <w:rPr>
                <w:rFonts w:eastAsia="Times New Roman"/>
                <w:szCs w:val="28"/>
                <w:lang w:eastAsia="ro-RO"/>
              </w:rPr>
            </w:pPr>
          </w:p>
        </w:tc>
        <w:tc>
          <w:tcPr>
            <w:tcW w:w="402" w:type="pct"/>
            <w:hideMark/>
          </w:tcPr>
          <w:p w14:paraId="3693CE29" w14:textId="77777777" w:rsidR="00AA4B6F" w:rsidRPr="00AA4B6F" w:rsidRDefault="00AA4B6F" w:rsidP="00AA4B6F">
            <w:pPr>
              <w:jc w:val="left"/>
              <w:rPr>
                <w:rFonts w:eastAsia="Times New Roman"/>
                <w:szCs w:val="28"/>
                <w:lang w:eastAsia="ro-RO"/>
              </w:rPr>
            </w:pPr>
          </w:p>
        </w:tc>
      </w:tr>
      <w:tr w:rsidR="00AA4B6F" w:rsidRPr="00AA4B6F" w14:paraId="7FDC61F4" w14:textId="77777777" w:rsidTr="00AA4B6F">
        <w:tc>
          <w:tcPr>
            <w:tcW w:w="953" w:type="pct"/>
            <w:hideMark/>
          </w:tcPr>
          <w:p w14:paraId="6E1F7F61" w14:textId="5B999FFD"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Fire</w:t>
            </w:r>
            <w:r>
              <w:rPr>
                <w:rFonts w:eastAsia="Times New Roman"/>
                <w:color w:val="212529"/>
                <w:szCs w:val="28"/>
                <w:lang w:eastAsia="ro-RO"/>
              </w:rPr>
              <w:t>1</w:t>
            </w:r>
          </w:p>
        </w:tc>
        <w:tc>
          <w:tcPr>
            <w:tcW w:w="993" w:type="pct"/>
            <w:hideMark/>
          </w:tcPr>
          <w:p w14:paraId="4966A64C"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55x55x128</w:t>
            </w:r>
          </w:p>
        </w:tc>
        <w:tc>
          <w:tcPr>
            <w:tcW w:w="1333" w:type="pct"/>
            <w:hideMark/>
          </w:tcPr>
          <w:p w14:paraId="02068768"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w:t>
            </w:r>
          </w:p>
        </w:tc>
        <w:tc>
          <w:tcPr>
            <w:tcW w:w="492" w:type="pct"/>
            <w:hideMark/>
          </w:tcPr>
          <w:p w14:paraId="4F85536F"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w:t>
            </w:r>
          </w:p>
        </w:tc>
        <w:tc>
          <w:tcPr>
            <w:tcW w:w="423" w:type="pct"/>
            <w:hideMark/>
          </w:tcPr>
          <w:p w14:paraId="48DE9B13"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16</w:t>
            </w:r>
          </w:p>
        </w:tc>
        <w:tc>
          <w:tcPr>
            <w:tcW w:w="402" w:type="pct"/>
            <w:hideMark/>
          </w:tcPr>
          <w:p w14:paraId="1EEFF8E7"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64</w:t>
            </w:r>
          </w:p>
        </w:tc>
        <w:tc>
          <w:tcPr>
            <w:tcW w:w="402" w:type="pct"/>
            <w:hideMark/>
          </w:tcPr>
          <w:p w14:paraId="772C76F4"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64</w:t>
            </w:r>
          </w:p>
        </w:tc>
      </w:tr>
      <w:tr w:rsidR="00AA4B6F" w:rsidRPr="00AA4B6F" w14:paraId="6E04C21E" w14:textId="77777777" w:rsidTr="00AA4B6F">
        <w:tc>
          <w:tcPr>
            <w:tcW w:w="953" w:type="pct"/>
            <w:hideMark/>
          </w:tcPr>
          <w:p w14:paraId="44A6BC76" w14:textId="78FF1D19"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Fire</w:t>
            </w:r>
            <w:r>
              <w:rPr>
                <w:rFonts w:eastAsia="Times New Roman"/>
                <w:color w:val="212529"/>
                <w:szCs w:val="28"/>
                <w:lang w:eastAsia="ro-RO"/>
              </w:rPr>
              <w:t>2</w:t>
            </w:r>
          </w:p>
        </w:tc>
        <w:tc>
          <w:tcPr>
            <w:tcW w:w="993" w:type="pct"/>
            <w:hideMark/>
          </w:tcPr>
          <w:p w14:paraId="4B98C738"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55x55x128</w:t>
            </w:r>
          </w:p>
        </w:tc>
        <w:tc>
          <w:tcPr>
            <w:tcW w:w="1333" w:type="pct"/>
            <w:hideMark/>
          </w:tcPr>
          <w:p w14:paraId="3F1F8CB4"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w:t>
            </w:r>
          </w:p>
        </w:tc>
        <w:tc>
          <w:tcPr>
            <w:tcW w:w="492" w:type="pct"/>
            <w:hideMark/>
          </w:tcPr>
          <w:p w14:paraId="3865BBAB"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w:t>
            </w:r>
          </w:p>
        </w:tc>
        <w:tc>
          <w:tcPr>
            <w:tcW w:w="423" w:type="pct"/>
            <w:hideMark/>
          </w:tcPr>
          <w:p w14:paraId="31DD66A3"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16</w:t>
            </w:r>
          </w:p>
        </w:tc>
        <w:tc>
          <w:tcPr>
            <w:tcW w:w="402" w:type="pct"/>
            <w:hideMark/>
          </w:tcPr>
          <w:p w14:paraId="15B75B0D"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64</w:t>
            </w:r>
          </w:p>
        </w:tc>
        <w:tc>
          <w:tcPr>
            <w:tcW w:w="402" w:type="pct"/>
            <w:hideMark/>
          </w:tcPr>
          <w:p w14:paraId="362CC16A"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64</w:t>
            </w:r>
          </w:p>
        </w:tc>
      </w:tr>
      <w:tr w:rsidR="00AA4B6F" w:rsidRPr="00AA4B6F" w14:paraId="0CF027F2" w14:textId="77777777" w:rsidTr="00AA4B6F">
        <w:tc>
          <w:tcPr>
            <w:tcW w:w="953" w:type="pct"/>
            <w:hideMark/>
          </w:tcPr>
          <w:p w14:paraId="4797E518" w14:textId="0A69DC82"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Fire</w:t>
            </w:r>
            <w:r>
              <w:rPr>
                <w:rFonts w:eastAsia="Times New Roman"/>
                <w:color w:val="212529"/>
                <w:szCs w:val="28"/>
                <w:lang w:eastAsia="ro-RO"/>
              </w:rPr>
              <w:t>3</w:t>
            </w:r>
          </w:p>
        </w:tc>
        <w:tc>
          <w:tcPr>
            <w:tcW w:w="993" w:type="pct"/>
            <w:hideMark/>
          </w:tcPr>
          <w:p w14:paraId="293CAEA6"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55x55x256</w:t>
            </w:r>
          </w:p>
        </w:tc>
        <w:tc>
          <w:tcPr>
            <w:tcW w:w="1333" w:type="pct"/>
            <w:hideMark/>
          </w:tcPr>
          <w:p w14:paraId="1804E37C"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w:t>
            </w:r>
          </w:p>
        </w:tc>
        <w:tc>
          <w:tcPr>
            <w:tcW w:w="492" w:type="pct"/>
            <w:hideMark/>
          </w:tcPr>
          <w:p w14:paraId="0E97C2F9"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w:t>
            </w:r>
          </w:p>
        </w:tc>
        <w:tc>
          <w:tcPr>
            <w:tcW w:w="423" w:type="pct"/>
            <w:hideMark/>
          </w:tcPr>
          <w:p w14:paraId="6F1F8366"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32</w:t>
            </w:r>
          </w:p>
        </w:tc>
        <w:tc>
          <w:tcPr>
            <w:tcW w:w="402" w:type="pct"/>
            <w:hideMark/>
          </w:tcPr>
          <w:p w14:paraId="2700E20F"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128</w:t>
            </w:r>
          </w:p>
        </w:tc>
        <w:tc>
          <w:tcPr>
            <w:tcW w:w="402" w:type="pct"/>
            <w:hideMark/>
          </w:tcPr>
          <w:p w14:paraId="67ED129E"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128</w:t>
            </w:r>
          </w:p>
        </w:tc>
      </w:tr>
      <w:tr w:rsidR="00AA4B6F" w:rsidRPr="00AA4B6F" w14:paraId="56BA1087" w14:textId="77777777" w:rsidTr="00AA4B6F">
        <w:tc>
          <w:tcPr>
            <w:tcW w:w="953" w:type="pct"/>
            <w:hideMark/>
          </w:tcPr>
          <w:p w14:paraId="74391BA5" w14:textId="77777777" w:rsidR="00AA4B6F" w:rsidRPr="00AA4B6F" w:rsidRDefault="00AA4B6F" w:rsidP="00AA4B6F">
            <w:pPr>
              <w:jc w:val="left"/>
              <w:rPr>
                <w:rFonts w:eastAsia="Times New Roman"/>
                <w:color w:val="212529"/>
                <w:szCs w:val="28"/>
                <w:lang w:eastAsia="ro-RO"/>
              </w:rPr>
            </w:pPr>
          </w:p>
        </w:tc>
        <w:tc>
          <w:tcPr>
            <w:tcW w:w="993" w:type="pct"/>
            <w:hideMark/>
          </w:tcPr>
          <w:p w14:paraId="4DE673A4" w14:textId="77777777" w:rsidR="00AA4B6F" w:rsidRPr="00AA4B6F" w:rsidRDefault="00AA4B6F" w:rsidP="00AA4B6F">
            <w:pPr>
              <w:jc w:val="left"/>
              <w:rPr>
                <w:rFonts w:eastAsia="Times New Roman"/>
                <w:szCs w:val="28"/>
                <w:lang w:eastAsia="ro-RO"/>
              </w:rPr>
            </w:pPr>
          </w:p>
        </w:tc>
        <w:tc>
          <w:tcPr>
            <w:tcW w:w="1333" w:type="pct"/>
            <w:hideMark/>
          </w:tcPr>
          <w:p w14:paraId="1CEF273B"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MaxPool</w:t>
            </w:r>
          </w:p>
        </w:tc>
        <w:tc>
          <w:tcPr>
            <w:tcW w:w="492" w:type="pct"/>
            <w:hideMark/>
          </w:tcPr>
          <w:p w14:paraId="1DC0D54F" w14:textId="77777777" w:rsidR="00AA4B6F" w:rsidRPr="00AA4B6F" w:rsidRDefault="00AA4B6F" w:rsidP="00AA4B6F">
            <w:pPr>
              <w:jc w:val="left"/>
              <w:rPr>
                <w:rFonts w:eastAsia="Times New Roman"/>
                <w:color w:val="212529"/>
                <w:szCs w:val="28"/>
                <w:lang w:eastAsia="ro-RO"/>
              </w:rPr>
            </w:pPr>
          </w:p>
        </w:tc>
        <w:tc>
          <w:tcPr>
            <w:tcW w:w="423" w:type="pct"/>
            <w:hideMark/>
          </w:tcPr>
          <w:p w14:paraId="09C3E722" w14:textId="77777777" w:rsidR="00AA4B6F" w:rsidRPr="00AA4B6F" w:rsidRDefault="00AA4B6F" w:rsidP="00AA4B6F">
            <w:pPr>
              <w:jc w:val="left"/>
              <w:rPr>
                <w:rFonts w:eastAsia="Times New Roman"/>
                <w:szCs w:val="28"/>
                <w:lang w:eastAsia="ro-RO"/>
              </w:rPr>
            </w:pPr>
          </w:p>
        </w:tc>
        <w:tc>
          <w:tcPr>
            <w:tcW w:w="402" w:type="pct"/>
            <w:hideMark/>
          </w:tcPr>
          <w:p w14:paraId="3B86B601" w14:textId="77777777" w:rsidR="00AA4B6F" w:rsidRPr="00AA4B6F" w:rsidRDefault="00AA4B6F" w:rsidP="00AA4B6F">
            <w:pPr>
              <w:jc w:val="left"/>
              <w:rPr>
                <w:rFonts w:eastAsia="Times New Roman"/>
                <w:szCs w:val="28"/>
                <w:lang w:eastAsia="ro-RO"/>
              </w:rPr>
            </w:pPr>
          </w:p>
        </w:tc>
        <w:tc>
          <w:tcPr>
            <w:tcW w:w="402" w:type="pct"/>
            <w:hideMark/>
          </w:tcPr>
          <w:p w14:paraId="3A01161C" w14:textId="77777777" w:rsidR="00AA4B6F" w:rsidRPr="00AA4B6F" w:rsidRDefault="00AA4B6F" w:rsidP="00AA4B6F">
            <w:pPr>
              <w:jc w:val="left"/>
              <w:rPr>
                <w:rFonts w:eastAsia="Times New Roman"/>
                <w:szCs w:val="28"/>
                <w:lang w:eastAsia="ro-RO"/>
              </w:rPr>
            </w:pPr>
          </w:p>
        </w:tc>
      </w:tr>
      <w:tr w:rsidR="00AA4B6F" w:rsidRPr="00AA4B6F" w14:paraId="111AB0BA" w14:textId="77777777" w:rsidTr="00AA4B6F">
        <w:tc>
          <w:tcPr>
            <w:tcW w:w="953" w:type="pct"/>
            <w:hideMark/>
          </w:tcPr>
          <w:p w14:paraId="3B18FB83" w14:textId="73644D94"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Fire</w:t>
            </w:r>
            <w:r>
              <w:rPr>
                <w:rFonts w:eastAsia="Times New Roman"/>
                <w:color w:val="212529"/>
                <w:szCs w:val="28"/>
                <w:lang w:eastAsia="ro-RO"/>
              </w:rPr>
              <w:t>4</w:t>
            </w:r>
          </w:p>
        </w:tc>
        <w:tc>
          <w:tcPr>
            <w:tcW w:w="993" w:type="pct"/>
            <w:hideMark/>
          </w:tcPr>
          <w:p w14:paraId="48759CB8"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27x27x256</w:t>
            </w:r>
          </w:p>
        </w:tc>
        <w:tc>
          <w:tcPr>
            <w:tcW w:w="1333" w:type="pct"/>
            <w:hideMark/>
          </w:tcPr>
          <w:p w14:paraId="630A074C"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w:t>
            </w:r>
          </w:p>
        </w:tc>
        <w:tc>
          <w:tcPr>
            <w:tcW w:w="492" w:type="pct"/>
            <w:hideMark/>
          </w:tcPr>
          <w:p w14:paraId="12C6E141"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w:t>
            </w:r>
          </w:p>
        </w:tc>
        <w:tc>
          <w:tcPr>
            <w:tcW w:w="423" w:type="pct"/>
            <w:hideMark/>
          </w:tcPr>
          <w:p w14:paraId="72BC2AA4"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32</w:t>
            </w:r>
          </w:p>
        </w:tc>
        <w:tc>
          <w:tcPr>
            <w:tcW w:w="402" w:type="pct"/>
            <w:hideMark/>
          </w:tcPr>
          <w:p w14:paraId="37BCBFFA"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128</w:t>
            </w:r>
          </w:p>
        </w:tc>
        <w:tc>
          <w:tcPr>
            <w:tcW w:w="402" w:type="pct"/>
            <w:hideMark/>
          </w:tcPr>
          <w:p w14:paraId="5F1DB0F6"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128</w:t>
            </w:r>
          </w:p>
        </w:tc>
      </w:tr>
      <w:tr w:rsidR="00AA4B6F" w:rsidRPr="00AA4B6F" w14:paraId="5952CCA7" w14:textId="77777777" w:rsidTr="00AA4B6F">
        <w:tc>
          <w:tcPr>
            <w:tcW w:w="953" w:type="pct"/>
            <w:hideMark/>
          </w:tcPr>
          <w:p w14:paraId="47FA7D80" w14:textId="65F982A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Fire</w:t>
            </w:r>
            <w:r>
              <w:rPr>
                <w:rFonts w:eastAsia="Times New Roman"/>
                <w:color w:val="212529"/>
                <w:szCs w:val="28"/>
                <w:lang w:eastAsia="ro-RO"/>
              </w:rPr>
              <w:t>5</w:t>
            </w:r>
          </w:p>
        </w:tc>
        <w:tc>
          <w:tcPr>
            <w:tcW w:w="993" w:type="pct"/>
            <w:hideMark/>
          </w:tcPr>
          <w:p w14:paraId="6FAD7E99"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27x27x384</w:t>
            </w:r>
          </w:p>
        </w:tc>
        <w:tc>
          <w:tcPr>
            <w:tcW w:w="1333" w:type="pct"/>
            <w:hideMark/>
          </w:tcPr>
          <w:p w14:paraId="6DDEB162"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w:t>
            </w:r>
          </w:p>
        </w:tc>
        <w:tc>
          <w:tcPr>
            <w:tcW w:w="492" w:type="pct"/>
            <w:hideMark/>
          </w:tcPr>
          <w:p w14:paraId="1347FBE8"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w:t>
            </w:r>
          </w:p>
        </w:tc>
        <w:tc>
          <w:tcPr>
            <w:tcW w:w="423" w:type="pct"/>
            <w:hideMark/>
          </w:tcPr>
          <w:p w14:paraId="4B97BE22"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48</w:t>
            </w:r>
          </w:p>
        </w:tc>
        <w:tc>
          <w:tcPr>
            <w:tcW w:w="402" w:type="pct"/>
            <w:hideMark/>
          </w:tcPr>
          <w:p w14:paraId="176609CD"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192</w:t>
            </w:r>
          </w:p>
        </w:tc>
        <w:tc>
          <w:tcPr>
            <w:tcW w:w="402" w:type="pct"/>
            <w:hideMark/>
          </w:tcPr>
          <w:p w14:paraId="4092C315"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192</w:t>
            </w:r>
          </w:p>
        </w:tc>
      </w:tr>
      <w:tr w:rsidR="00AA4B6F" w:rsidRPr="00AA4B6F" w14:paraId="085C97A7" w14:textId="77777777" w:rsidTr="00AA4B6F">
        <w:tc>
          <w:tcPr>
            <w:tcW w:w="953" w:type="pct"/>
            <w:hideMark/>
          </w:tcPr>
          <w:p w14:paraId="5881FC35" w14:textId="3D685C31"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Fire</w:t>
            </w:r>
            <w:r>
              <w:rPr>
                <w:rFonts w:eastAsia="Times New Roman"/>
                <w:color w:val="212529"/>
                <w:szCs w:val="28"/>
                <w:lang w:eastAsia="ro-RO"/>
              </w:rPr>
              <w:t>6</w:t>
            </w:r>
          </w:p>
        </w:tc>
        <w:tc>
          <w:tcPr>
            <w:tcW w:w="993" w:type="pct"/>
            <w:hideMark/>
          </w:tcPr>
          <w:p w14:paraId="0DB5596B"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27x27x384</w:t>
            </w:r>
          </w:p>
        </w:tc>
        <w:tc>
          <w:tcPr>
            <w:tcW w:w="1333" w:type="pct"/>
            <w:hideMark/>
          </w:tcPr>
          <w:p w14:paraId="01342163"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w:t>
            </w:r>
          </w:p>
        </w:tc>
        <w:tc>
          <w:tcPr>
            <w:tcW w:w="492" w:type="pct"/>
            <w:hideMark/>
          </w:tcPr>
          <w:p w14:paraId="47F17954"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w:t>
            </w:r>
          </w:p>
        </w:tc>
        <w:tc>
          <w:tcPr>
            <w:tcW w:w="423" w:type="pct"/>
            <w:hideMark/>
          </w:tcPr>
          <w:p w14:paraId="15C8655C"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48</w:t>
            </w:r>
          </w:p>
        </w:tc>
        <w:tc>
          <w:tcPr>
            <w:tcW w:w="402" w:type="pct"/>
            <w:hideMark/>
          </w:tcPr>
          <w:p w14:paraId="43E53132"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192</w:t>
            </w:r>
          </w:p>
        </w:tc>
        <w:tc>
          <w:tcPr>
            <w:tcW w:w="402" w:type="pct"/>
            <w:hideMark/>
          </w:tcPr>
          <w:p w14:paraId="4A9D1C89"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192</w:t>
            </w:r>
          </w:p>
        </w:tc>
      </w:tr>
      <w:tr w:rsidR="00AA4B6F" w:rsidRPr="00AA4B6F" w14:paraId="2797BC98" w14:textId="77777777" w:rsidTr="00AA4B6F">
        <w:tc>
          <w:tcPr>
            <w:tcW w:w="953" w:type="pct"/>
            <w:hideMark/>
          </w:tcPr>
          <w:p w14:paraId="63329A03" w14:textId="17DD0D1A"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Fire</w:t>
            </w:r>
            <w:r>
              <w:rPr>
                <w:rFonts w:eastAsia="Times New Roman"/>
                <w:color w:val="212529"/>
                <w:szCs w:val="28"/>
                <w:lang w:eastAsia="ro-RO"/>
              </w:rPr>
              <w:t>7</w:t>
            </w:r>
          </w:p>
        </w:tc>
        <w:tc>
          <w:tcPr>
            <w:tcW w:w="993" w:type="pct"/>
            <w:hideMark/>
          </w:tcPr>
          <w:p w14:paraId="274B55B5"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27x27x512</w:t>
            </w:r>
          </w:p>
        </w:tc>
        <w:tc>
          <w:tcPr>
            <w:tcW w:w="1333" w:type="pct"/>
            <w:hideMark/>
          </w:tcPr>
          <w:p w14:paraId="1023DAD2"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w:t>
            </w:r>
          </w:p>
        </w:tc>
        <w:tc>
          <w:tcPr>
            <w:tcW w:w="492" w:type="pct"/>
            <w:hideMark/>
          </w:tcPr>
          <w:p w14:paraId="4A8E6A81"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w:t>
            </w:r>
          </w:p>
        </w:tc>
        <w:tc>
          <w:tcPr>
            <w:tcW w:w="423" w:type="pct"/>
            <w:hideMark/>
          </w:tcPr>
          <w:p w14:paraId="5498A3E3"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64</w:t>
            </w:r>
          </w:p>
        </w:tc>
        <w:tc>
          <w:tcPr>
            <w:tcW w:w="402" w:type="pct"/>
            <w:hideMark/>
          </w:tcPr>
          <w:p w14:paraId="7ED4312C"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256</w:t>
            </w:r>
          </w:p>
        </w:tc>
        <w:tc>
          <w:tcPr>
            <w:tcW w:w="402" w:type="pct"/>
            <w:hideMark/>
          </w:tcPr>
          <w:p w14:paraId="2D6F72E6"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256</w:t>
            </w:r>
          </w:p>
        </w:tc>
      </w:tr>
      <w:tr w:rsidR="00AA4B6F" w:rsidRPr="00AA4B6F" w14:paraId="361D2613" w14:textId="77777777" w:rsidTr="00AA4B6F">
        <w:tc>
          <w:tcPr>
            <w:tcW w:w="953" w:type="pct"/>
            <w:hideMark/>
          </w:tcPr>
          <w:p w14:paraId="032AE14C" w14:textId="77777777" w:rsidR="00AA4B6F" w:rsidRPr="00AA4B6F" w:rsidRDefault="00AA4B6F" w:rsidP="00AA4B6F">
            <w:pPr>
              <w:jc w:val="left"/>
              <w:rPr>
                <w:rFonts w:eastAsia="Times New Roman"/>
                <w:color w:val="212529"/>
                <w:szCs w:val="28"/>
                <w:lang w:eastAsia="ro-RO"/>
              </w:rPr>
            </w:pPr>
          </w:p>
        </w:tc>
        <w:tc>
          <w:tcPr>
            <w:tcW w:w="993" w:type="pct"/>
            <w:hideMark/>
          </w:tcPr>
          <w:p w14:paraId="1F11DE6D" w14:textId="77777777" w:rsidR="00AA4B6F" w:rsidRPr="00AA4B6F" w:rsidRDefault="00AA4B6F" w:rsidP="00AA4B6F">
            <w:pPr>
              <w:jc w:val="left"/>
              <w:rPr>
                <w:rFonts w:eastAsia="Times New Roman"/>
                <w:szCs w:val="28"/>
                <w:lang w:eastAsia="ro-RO"/>
              </w:rPr>
            </w:pPr>
          </w:p>
        </w:tc>
        <w:tc>
          <w:tcPr>
            <w:tcW w:w="1333" w:type="pct"/>
            <w:hideMark/>
          </w:tcPr>
          <w:p w14:paraId="0B8ECFD3"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MaxPool</w:t>
            </w:r>
          </w:p>
        </w:tc>
        <w:tc>
          <w:tcPr>
            <w:tcW w:w="492" w:type="pct"/>
            <w:hideMark/>
          </w:tcPr>
          <w:p w14:paraId="00C77C11" w14:textId="77777777" w:rsidR="00AA4B6F" w:rsidRPr="00AA4B6F" w:rsidRDefault="00AA4B6F" w:rsidP="00AA4B6F">
            <w:pPr>
              <w:jc w:val="left"/>
              <w:rPr>
                <w:rFonts w:eastAsia="Times New Roman"/>
                <w:color w:val="212529"/>
                <w:szCs w:val="28"/>
                <w:lang w:eastAsia="ro-RO"/>
              </w:rPr>
            </w:pPr>
          </w:p>
        </w:tc>
        <w:tc>
          <w:tcPr>
            <w:tcW w:w="423" w:type="pct"/>
            <w:hideMark/>
          </w:tcPr>
          <w:p w14:paraId="7FEF444E" w14:textId="77777777" w:rsidR="00AA4B6F" w:rsidRPr="00AA4B6F" w:rsidRDefault="00AA4B6F" w:rsidP="00AA4B6F">
            <w:pPr>
              <w:jc w:val="left"/>
              <w:rPr>
                <w:rFonts w:eastAsia="Times New Roman"/>
                <w:szCs w:val="28"/>
                <w:lang w:eastAsia="ro-RO"/>
              </w:rPr>
            </w:pPr>
          </w:p>
        </w:tc>
        <w:tc>
          <w:tcPr>
            <w:tcW w:w="402" w:type="pct"/>
            <w:hideMark/>
          </w:tcPr>
          <w:p w14:paraId="191C6405" w14:textId="77777777" w:rsidR="00AA4B6F" w:rsidRPr="00AA4B6F" w:rsidRDefault="00AA4B6F" w:rsidP="00AA4B6F">
            <w:pPr>
              <w:jc w:val="left"/>
              <w:rPr>
                <w:rFonts w:eastAsia="Times New Roman"/>
                <w:szCs w:val="28"/>
                <w:lang w:eastAsia="ro-RO"/>
              </w:rPr>
            </w:pPr>
          </w:p>
        </w:tc>
        <w:tc>
          <w:tcPr>
            <w:tcW w:w="402" w:type="pct"/>
            <w:hideMark/>
          </w:tcPr>
          <w:p w14:paraId="7135C03F" w14:textId="77777777" w:rsidR="00AA4B6F" w:rsidRPr="00AA4B6F" w:rsidRDefault="00AA4B6F" w:rsidP="00AA4B6F">
            <w:pPr>
              <w:jc w:val="left"/>
              <w:rPr>
                <w:rFonts w:eastAsia="Times New Roman"/>
                <w:szCs w:val="28"/>
                <w:lang w:eastAsia="ro-RO"/>
              </w:rPr>
            </w:pPr>
          </w:p>
        </w:tc>
      </w:tr>
      <w:tr w:rsidR="00AA4B6F" w:rsidRPr="00AA4B6F" w14:paraId="7479179B" w14:textId="77777777" w:rsidTr="00AA4B6F">
        <w:tc>
          <w:tcPr>
            <w:tcW w:w="953" w:type="pct"/>
            <w:hideMark/>
          </w:tcPr>
          <w:p w14:paraId="174A840B" w14:textId="140CA4A0"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Fire</w:t>
            </w:r>
            <w:r>
              <w:rPr>
                <w:rFonts w:eastAsia="Times New Roman"/>
                <w:color w:val="212529"/>
                <w:szCs w:val="28"/>
                <w:lang w:eastAsia="ro-RO"/>
              </w:rPr>
              <w:t>8</w:t>
            </w:r>
          </w:p>
        </w:tc>
        <w:tc>
          <w:tcPr>
            <w:tcW w:w="993" w:type="pct"/>
            <w:hideMark/>
          </w:tcPr>
          <w:p w14:paraId="20B84502"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13x13x512</w:t>
            </w:r>
          </w:p>
        </w:tc>
        <w:tc>
          <w:tcPr>
            <w:tcW w:w="1333" w:type="pct"/>
            <w:hideMark/>
          </w:tcPr>
          <w:p w14:paraId="583C1B3E"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w:t>
            </w:r>
          </w:p>
        </w:tc>
        <w:tc>
          <w:tcPr>
            <w:tcW w:w="492" w:type="pct"/>
            <w:hideMark/>
          </w:tcPr>
          <w:p w14:paraId="14EDF83C"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w:t>
            </w:r>
          </w:p>
        </w:tc>
        <w:tc>
          <w:tcPr>
            <w:tcW w:w="423" w:type="pct"/>
            <w:hideMark/>
          </w:tcPr>
          <w:p w14:paraId="0858E00E"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64</w:t>
            </w:r>
          </w:p>
        </w:tc>
        <w:tc>
          <w:tcPr>
            <w:tcW w:w="402" w:type="pct"/>
            <w:hideMark/>
          </w:tcPr>
          <w:p w14:paraId="54982CC9"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256</w:t>
            </w:r>
          </w:p>
        </w:tc>
        <w:tc>
          <w:tcPr>
            <w:tcW w:w="402" w:type="pct"/>
            <w:hideMark/>
          </w:tcPr>
          <w:p w14:paraId="6CFB0198"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256</w:t>
            </w:r>
          </w:p>
        </w:tc>
      </w:tr>
      <w:tr w:rsidR="00AA4B6F" w:rsidRPr="00AA4B6F" w14:paraId="578BECF1" w14:textId="77777777" w:rsidTr="00AA4B6F">
        <w:tc>
          <w:tcPr>
            <w:tcW w:w="953" w:type="pct"/>
            <w:hideMark/>
          </w:tcPr>
          <w:p w14:paraId="648B8B05"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Conv2D</w:t>
            </w:r>
          </w:p>
        </w:tc>
        <w:tc>
          <w:tcPr>
            <w:tcW w:w="993" w:type="pct"/>
            <w:hideMark/>
          </w:tcPr>
          <w:p w14:paraId="58612671"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13x13x1000</w:t>
            </w:r>
          </w:p>
        </w:tc>
        <w:tc>
          <w:tcPr>
            <w:tcW w:w="1333" w:type="pct"/>
            <w:hideMark/>
          </w:tcPr>
          <w:p w14:paraId="220C9EE9"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1x1/1x1</w:t>
            </w:r>
          </w:p>
        </w:tc>
        <w:tc>
          <w:tcPr>
            <w:tcW w:w="492" w:type="pct"/>
            <w:hideMark/>
          </w:tcPr>
          <w:p w14:paraId="59390CA9"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1000</w:t>
            </w:r>
          </w:p>
        </w:tc>
        <w:tc>
          <w:tcPr>
            <w:tcW w:w="423" w:type="pct"/>
            <w:hideMark/>
          </w:tcPr>
          <w:p w14:paraId="7CA79C30"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w:t>
            </w:r>
          </w:p>
        </w:tc>
        <w:tc>
          <w:tcPr>
            <w:tcW w:w="402" w:type="pct"/>
            <w:hideMark/>
          </w:tcPr>
          <w:p w14:paraId="451FD3C0" w14:textId="77777777" w:rsidR="00AA4B6F" w:rsidRPr="00AA4B6F" w:rsidRDefault="00AA4B6F" w:rsidP="00AA4B6F">
            <w:pPr>
              <w:jc w:val="left"/>
              <w:rPr>
                <w:rFonts w:eastAsia="Times New Roman"/>
                <w:color w:val="212529"/>
                <w:szCs w:val="28"/>
                <w:lang w:eastAsia="ro-RO"/>
              </w:rPr>
            </w:pPr>
          </w:p>
        </w:tc>
        <w:tc>
          <w:tcPr>
            <w:tcW w:w="402" w:type="pct"/>
            <w:hideMark/>
          </w:tcPr>
          <w:p w14:paraId="710B3F65"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w:t>
            </w:r>
          </w:p>
        </w:tc>
      </w:tr>
      <w:tr w:rsidR="00AA4B6F" w:rsidRPr="00AA4B6F" w14:paraId="3D3F8A81" w14:textId="77777777" w:rsidTr="00AA4B6F">
        <w:tc>
          <w:tcPr>
            <w:tcW w:w="953" w:type="pct"/>
            <w:hideMark/>
          </w:tcPr>
          <w:p w14:paraId="2E0DBF14"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AvgPool</w:t>
            </w:r>
          </w:p>
        </w:tc>
        <w:tc>
          <w:tcPr>
            <w:tcW w:w="993" w:type="pct"/>
            <w:hideMark/>
          </w:tcPr>
          <w:p w14:paraId="606840D3"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1x1x1000</w:t>
            </w:r>
          </w:p>
        </w:tc>
        <w:tc>
          <w:tcPr>
            <w:tcW w:w="1333" w:type="pct"/>
            <w:hideMark/>
          </w:tcPr>
          <w:p w14:paraId="1A8BC156"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13x13/1x1</w:t>
            </w:r>
          </w:p>
        </w:tc>
        <w:tc>
          <w:tcPr>
            <w:tcW w:w="492" w:type="pct"/>
            <w:hideMark/>
          </w:tcPr>
          <w:p w14:paraId="7E84BC2E"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w:t>
            </w:r>
          </w:p>
        </w:tc>
        <w:tc>
          <w:tcPr>
            <w:tcW w:w="423" w:type="pct"/>
            <w:hideMark/>
          </w:tcPr>
          <w:p w14:paraId="45343CE7" w14:textId="77777777" w:rsidR="00AA4B6F" w:rsidRPr="00AA4B6F" w:rsidRDefault="00AA4B6F" w:rsidP="00AA4B6F">
            <w:pPr>
              <w:jc w:val="left"/>
              <w:rPr>
                <w:rFonts w:eastAsia="Times New Roman"/>
                <w:color w:val="212529"/>
                <w:szCs w:val="28"/>
                <w:lang w:eastAsia="ro-RO"/>
              </w:rPr>
            </w:pPr>
            <w:r w:rsidRPr="00AA4B6F">
              <w:rPr>
                <w:rFonts w:eastAsia="Times New Roman"/>
                <w:color w:val="212529"/>
                <w:szCs w:val="28"/>
                <w:lang w:eastAsia="ro-RO"/>
              </w:rPr>
              <w:t>-</w:t>
            </w:r>
          </w:p>
        </w:tc>
        <w:tc>
          <w:tcPr>
            <w:tcW w:w="402" w:type="pct"/>
            <w:hideMark/>
          </w:tcPr>
          <w:p w14:paraId="00113E11" w14:textId="77777777" w:rsidR="00AA4B6F" w:rsidRPr="00AA4B6F" w:rsidRDefault="00AA4B6F" w:rsidP="00AA4B6F">
            <w:pPr>
              <w:jc w:val="left"/>
              <w:rPr>
                <w:rFonts w:eastAsia="Times New Roman"/>
                <w:color w:val="212529"/>
                <w:szCs w:val="28"/>
                <w:lang w:eastAsia="ro-RO"/>
              </w:rPr>
            </w:pPr>
          </w:p>
        </w:tc>
        <w:tc>
          <w:tcPr>
            <w:tcW w:w="402" w:type="pct"/>
            <w:hideMark/>
          </w:tcPr>
          <w:p w14:paraId="3086C4FA" w14:textId="77777777" w:rsidR="00AA4B6F" w:rsidRPr="00AA4B6F" w:rsidRDefault="00AA4B6F" w:rsidP="00D85494">
            <w:pPr>
              <w:keepNext/>
              <w:jc w:val="left"/>
              <w:rPr>
                <w:rFonts w:eastAsia="Times New Roman"/>
                <w:szCs w:val="28"/>
                <w:lang w:eastAsia="ro-RO"/>
              </w:rPr>
            </w:pPr>
          </w:p>
        </w:tc>
      </w:tr>
    </w:tbl>
    <w:p w14:paraId="50A26C30" w14:textId="4A9B716C" w:rsidR="00D85494" w:rsidRPr="002C4F0B" w:rsidRDefault="00D85494" w:rsidP="00D85494">
      <w:pPr>
        <w:jc w:val="center"/>
        <w:rPr>
          <w:szCs w:val="28"/>
        </w:rPr>
      </w:pPr>
      <w:bookmarkStart w:id="70" w:name="_Ref130741168"/>
      <w:bookmarkStart w:id="71" w:name="_Toc133340338"/>
      <w:r w:rsidRPr="002C4F0B">
        <w:rPr>
          <w:szCs w:val="28"/>
        </w:rPr>
        <w:t xml:space="preserve">Tabel </w:t>
      </w:r>
      <w:r w:rsidR="002454BA" w:rsidRPr="002C4F0B">
        <w:rPr>
          <w:szCs w:val="28"/>
        </w:rPr>
        <w:fldChar w:fldCharType="begin"/>
      </w:r>
      <w:r w:rsidR="002454BA" w:rsidRPr="002C4F0B">
        <w:rPr>
          <w:szCs w:val="28"/>
        </w:rPr>
        <w:instrText xml:space="preserve"> SEQ Tabel \* ARABIC </w:instrText>
      </w:r>
      <w:r w:rsidR="002454BA" w:rsidRPr="002C4F0B">
        <w:rPr>
          <w:szCs w:val="28"/>
        </w:rPr>
        <w:fldChar w:fldCharType="separate"/>
      </w:r>
      <w:r w:rsidR="002454BA" w:rsidRPr="002C4F0B">
        <w:rPr>
          <w:noProof/>
          <w:szCs w:val="28"/>
        </w:rPr>
        <w:t>3</w:t>
      </w:r>
      <w:r w:rsidR="002454BA" w:rsidRPr="002C4F0B">
        <w:rPr>
          <w:szCs w:val="28"/>
        </w:rPr>
        <w:fldChar w:fldCharType="end"/>
      </w:r>
      <w:bookmarkEnd w:id="70"/>
      <w:r w:rsidRPr="002C4F0B">
        <w:rPr>
          <w:szCs w:val="28"/>
        </w:rPr>
        <w:t xml:space="preserve"> Dimensiuni arhitecturale SqueezeNet</w:t>
      </w:r>
      <w:bookmarkEnd w:id="71"/>
    </w:p>
    <w:p w14:paraId="2A0CF4DF" w14:textId="7CF19760" w:rsidR="00915A97" w:rsidRDefault="00915A97" w:rsidP="00D85494"/>
    <w:p w14:paraId="5B4932FD" w14:textId="77777777" w:rsidR="00DD379A" w:rsidRDefault="00DD379A" w:rsidP="00D85494"/>
    <w:p w14:paraId="6B8D405B" w14:textId="69B7EED3" w:rsidR="00915A97" w:rsidRDefault="00DD379A" w:rsidP="00DD379A">
      <w:pPr>
        <w:pStyle w:val="Titlu2"/>
      </w:pPr>
      <w:bookmarkStart w:id="72" w:name="_Toc133689303"/>
      <w:r>
        <w:t>Extragerea caracteristicilor</w:t>
      </w:r>
      <w:bookmarkEnd w:id="72"/>
    </w:p>
    <w:p w14:paraId="206FD2AA" w14:textId="54AED486" w:rsidR="00DD379A" w:rsidRDefault="00DD379A" w:rsidP="00DD379A">
      <w:pPr>
        <w:ind w:firstLine="708"/>
      </w:pPr>
      <w:r w:rsidRPr="00DD379A">
        <w:t xml:space="preserve">În învățarea automată, termenul "caracteristică" se referă la un tip particular de informație pe baza căruia este antrenat un model. Procesul care transformă datele brute de intrare (de exemplu, eșantioane audio, imagini, videoclipuri) într-un format care poate fi procesat de o arhitectură de învățare automată se numește "extragerea caracteristicilor". În contextul recunoașterii automate a vorbirii, extragerea caracteristicilor se realizează prin eșantionarea unei forme de undă acustice în cadre (în general între 10 și 32 de milisecunde în lungime, în funcție de </w:t>
      </w:r>
      <w:r w:rsidRPr="00DD379A">
        <w:lastRenderedPageBreak/>
        <w:t>metoda folosită), care sunt apoi convertite în caracteristici spectrale și procesate pentru a elimina cât mai multe informații inutile. Rezultatul este un tensor care conține o reprezentare compactă a semnalului vocal dat.</w:t>
      </w:r>
    </w:p>
    <w:p w14:paraId="521C0D31" w14:textId="77777777" w:rsidR="006D1EB5" w:rsidRDefault="006D1EB5" w:rsidP="00DD379A">
      <w:pPr>
        <w:ind w:firstLine="708"/>
      </w:pPr>
    </w:p>
    <w:p w14:paraId="63885315" w14:textId="223993E7" w:rsidR="00C87AC0" w:rsidRDefault="00C87AC0" w:rsidP="00C87AC0">
      <w:pPr>
        <w:pStyle w:val="Titlu3"/>
      </w:pPr>
      <w:bookmarkStart w:id="73" w:name="_Toc133689304"/>
      <w:r>
        <w:t>Cepstru</w:t>
      </w:r>
      <w:bookmarkEnd w:id="73"/>
    </w:p>
    <w:p w14:paraId="3B4FE218" w14:textId="2CD52447" w:rsidR="00C87AC0" w:rsidRDefault="00C87AC0" w:rsidP="00C4391F">
      <w:pPr>
        <w:ind w:firstLine="708"/>
      </w:pPr>
      <w:r>
        <w:t>Cepstrul este o metodă matematică utilizată pentru analiza semnalelor și a spectrelor lor de frecvență. Termenul "cepstru" provine de la cuvintele "spectrum" și "cepstral", acesta din urmă referindu-se la transformarea unei transformate Fourier a unui semnal.</w:t>
      </w:r>
    </w:p>
    <w:p w14:paraId="0C82C5A4" w14:textId="69FABFCC" w:rsidR="00C87AC0" w:rsidRDefault="00C87AC0" w:rsidP="006D1EB5">
      <w:pPr>
        <w:ind w:firstLine="708"/>
      </w:pPr>
      <w:r>
        <w:t>Cepstrul poate fi considerat o transformare de două ori Fourier a unui semnal, adică</w:t>
      </w:r>
      <w:r w:rsidR="00BB0309">
        <w:t xml:space="preserve"> inversul</w:t>
      </w:r>
      <w:r>
        <w:t xml:space="preserve"> transforma</w:t>
      </w:r>
      <w:r w:rsidR="00BB0309">
        <w:t>tei</w:t>
      </w:r>
      <w:r>
        <w:t xml:space="preserve"> Fourier</w:t>
      </w:r>
      <w:r w:rsidR="00BB0309">
        <w:t xml:space="preserve"> </w:t>
      </w:r>
      <w:r>
        <w:t xml:space="preserve"> a logaritmului transformatei Fourier a semnalului inițial. Rezultatul este o reprezentare a semnalului într-un domeniu numit domeniul cepstrului, care este util pentru analizarea semnalului în diferite moduri</w:t>
      </w:r>
      <w:r w:rsidR="00E07CB7">
        <w:t xml:space="preserve"> </w:t>
      </w:r>
      <w:sdt>
        <w:sdtPr>
          <w:id w:val="454762968"/>
          <w:citation/>
        </w:sdtPr>
        <w:sdtContent>
          <w:r w:rsidR="00E07CB7">
            <w:fldChar w:fldCharType="begin"/>
          </w:r>
          <w:r w:rsidR="00E07CB7">
            <w:instrText xml:space="preserve"> CITATION CepstruWiki \l 1048 </w:instrText>
          </w:r>
          <w:r w:rsidR="00E07CB7">
            <w:fldChar w:fldCharType="separate"/>
          </w:r>
          <w:r w:rsidR="00183007" w:rsidRPr="00183007">
            <w:rPr>
              <w:noProof/>
            </w:rPr>
            <w:t>[17]</w:t>
          </w:r>
          <w:r w:rsidR="00E07CB7">
            <w:fldChar w:fldCharType="end"/>
          </w:r>
        </w:sdtContent>
      </w:sdt>
      <w:r>
        <w:t>.</w:t>
      </w:r>
    </w:p>
    <w:p w14:paraId="15EBB77F" w14:textId="4D0F8FB7" w:rsidR="00C87AC0" w:rsidRDefault="00C87AC0" w:rsidP="00C4391F">
      <w:pPr>
        <w:ind w:firstLine="708"/>
      </w:pPr>
      <w:r>
        <w:t>Cepstrul este utilizat într-o varietate de aplicații, cum ar fi prelucrarea vorbirii, analiza semnalului radar, analiza de spectru de frecvență și analiza semnalului biologic. Această tehnică poate fi utilizată pentru a extrage caracteristici utile din semnale și pentru a le analiza în mod eficient</w:t>
      </w:r>
      <w:r w:rsidR="00015E6B">
        <w:t>.</w:t>
      </w:r>
    </w:p>
    <w:p w14:paraId="69094CE0" w14:textId="77777777" w:rsidR="006C3676" w:rsidRDefault="006C3676" w:rsidP="00C4391F">
      <w:pPr>
        <w:ind w:firstLine="708"/>
      </w:pPr>
    </w:p>
    <w:p w14:paraId="05C68CC7" w14:textId="0018A8C7" w:rsidR="00B56F36" w:rsidRPr="00E561F1" w:rsidRDefault="006C3676" w:rsidP="00B56F36">
      <w:pPr>
        <w:pStyle w:val="Titlu3"/>
        <w:rPr>
          <w:lang w:val="ro-MD"/>
        </w:rPr>
      </w:pPr>
      <w:bookmarkStart w:id="74" w:name="_Toc133689305"/>
      <w:r>
        <w:t>Short Time Fourier Transform</w:t>
      </w:r>
      <w:bookmarkEnd w:id="74"/>
    </w:p>
    <w:p w14:paraId="40B9AC2F" w14:textId="28DA904B" w:rsidR="006C3676" w:rsidRDefault="006C3676" w:rsidP="006C3676">
      <w:pPr>
        <w:ind w:firstLine="432"/>
      </w:pPr>
      <w:r>
        <w:t>Transformata Fourier de scurtă durată (</w:t>
      </w:r>
      <w:r>
        <w:rPr>
          <w:i/>
        </w:rPr>
        <w:t xml:space="preserve">eng. </w:t>
      </w:r>
      <w:r>
        <w:t xml:space="preserve">Short Time Fourier Transform – STFT) este o extensie a transformatei Fourier care poate fi utilizată pentru analiza semnalelor nestaționare, precum semnalul vocal. Aceasta presupune aplicarea de ferestre de analiză asupra cadrelor segmetate ale semnalului vocal, reflectând proprietățile variabile în timp ale formei de undă. </w:t>
      </w:r>
      <w:r w:rsidRPr="006C3676">
        <w:t>STFT generează o matrice 2D de magnitudini</w:t>
      </w:r>
      <w:r w:rsidR="0000419C">
        <w:t xml:space="preserve"> (modulul spectrului unui semnal)</w:t>
      </w:r>
      <w:r w:rsidRPr="006C3676">
        <w:t xml:space="preserve"> și faze</w:t>
      </w:r>
      <w:r w:rsidR="0000419C">
        <w:t xml:space="preserve"> (</w:t>
      </w:r>
      <w:r w:rsidR="0000419C" w:rsidRPr="0000419C">
        <w:t>cum semnalul este defazat în timp față de un semnal de referință</w:t>
      </w:r>
      <w:r w:rsidR="0000419C">
        <w:t>)</w:t>
      </w:r>
      <w:r w:rsidRPr="006C3676">
        <w:t>, reprezentând spectrul semnalului în funcție de timp și frecvență.</w:t>
      </w:r>
    </w:p>
    <w:p w14:paraId="2D589183" w14:textId="63DE5194" w:rsidR="0000419C" w:rsidRDefault="0000419C" w:rsidP="00D65BBA">
      <w:pPr>
        <w:ind w:firstLine="720"/>
        <w:rPr>
          <w:lang w:val="en-US"/>
        </w:rPr>
      </w:pPr>
      <w:r>
        <w:t>Definiția transformatei Fourier de scurtă durată este dată de relația</w:t>
      </w:r>
      <w:r>
        <w:rPr>
          <w:lang w:val="en-US"/>
        </w:rPr>
        <w:t>:</w:t>
      </w:r>
    </w:p>
    <w:tbl>
      <w:tblPr>
        <w:tblStyle w:val="Tabelsimplu4"/>
        <w:tblW w:w="10468" w:type="dxa"/>
        <w:tblLook w:val="04A0" w:firstRow="1" w:lastRow="0" w:firstColumn="1" w:lastColumn="0" w:noHBand="0" w:noVBand="1"/>
      </w:tblPr>
      <w:tblGrid>
        <w:gridCol w:w="8784"/>
        <w:gridCol w:w="842"/>
        <w:gridCol w:w="842"/>
      </w:tblGrid>
      <w:tr w:rsidR="0000419C" w:rsidRPr="00422202" w14:paraId="04BA656F" w14:textId="77777777" w:rsidTr="000041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07406B48" w14:textId="63AC864F" w:rsidR="0000419C" w:rsidRPr="0086512B" w:rsidRDefault="0086512B" w:rsidP="0000419C">
            <w:pPr>
              <w:rPr>
                <w:b w:val="0"/>
                <w:bCs w:val="0"/>
                <w:iCs/>
                <w:szCs w:val="28"/>
              </w:rPr>
            </w:pPr>
            <m:oMathPara>
              <m:oMath>
                <m:r>
                  <m:rPr>
                    <m:sty m:val="b"/>
                  </m:rPr>
                  <w:rPr>
                    <w:rFonts w:ascii="Cambria Math" w:hAnsi="Cambria Math"/>
                  </w:rPr>
                  <m:t>X(n,ω)</m:t>
                </m:r>
                <m:r>
                  <m:rPr>
                    <m:sty m:val="b"/>
                  </m:rPr>
                  <w:rPr>
                    <w:rFonts w:ascii="Cambria Math" w:eastAsia="Cambria Math" w:hAnsi="Cambria Math" w:cs="Cambria Math"/>
                  </w:rPr>
                  <m:t>=</m:t>
                </m:r>
                <m:nary>
                  <m:naryPr>
                    <m:chr m:val="∑"/>
                    <m:limLoc m:val="undOvr"/>
                    <m:ctrlPr>
                      <w:rPr>
                        <w:rFonts w:ascii="Cambria Math" w:hAnsi="Cambria Math"/>
                        <w:b w:val="0"/>
                        <w:bCs w:val="0"/>
                      </w:rPr>
                    </m:ctrlPr>
                  </m:naryPr>
                  <m:sub>
                    <m:r>
                      <m:rPr>
                        <m:sty m:val="bi"/>
                      </m:rPr>
                      <w:rPr>
                        <w:rFonts w:ascii="Cambria Math" w:hAnsi="Cambria Math"/>
                      </w:rPr>
                      <m:t>m</m:t>
                    </m:r>
                    <m:r>
                      <m:rPr>
                        <m:sty m:val="b"/>
                      </m:rPr>
                      <w:rPr>
                        <w:rFonts w:ascii="Cambria Math" w:hAnsi="Cambria Math"/>
                      </w:rPr>
                      <m:t>=-∞</m:t>
                    </m:r>
                  </m:sub>
                  <m:sup>
                    <m:r>
                      <m:rPr>
                        <m:sty m:val="b"/>
                      </m:rPr>
                      <w:rPr>
                        <w:rFonts w:ascii="Cambria Math" w:hAnsi="Cambria Math"/>
                      </w:rPr>
                      <m:t>∞</m:t>
                    </m:r>
                  </m:sup>
                  <m:e>
                    <m:r>
                      <m:rPr>
                        <m:sty m:val="bi"/>
                      </m:rPr>
                      <w:rPr>
                        <w:rFonts w:ascii="Cambria Math" w:hAnsi="Cambria Math"/>
                      </w:rPr>
                      <m:t>x</m:t>
                    </m:r>
                    <m:r>
                      <m:rPr>
                        <m:sty m:val="b"/>
                      </m:rPr>
                      <w:rPr>
                        <w:rFonts w:ascii="Cambria Math" w:hAnsi="Cambria Math"/>
                      </w:rPr>
                      <m:t>(</m:t>
                    </m:r>
                    <m:r>
                      <m:rPr>
                        <m:sty m:val="bi"/>
                      </m:rPr>
                      <w:rPr>
                        <w:rFonts w:ascii="Cambria Math" w:hAnsi="Cambria Math"/>
                      </w:rPr>
                      <m:t>m</m:t>
                    </m:r>
                  </m:e>
                </m:nary>
                <m:r>
                  <m:rPr>
                    <m:sty m:val="b"/>
                  </m:rPr>
                  <w:rPr>
                    <w:rFonts w:ascii="Cambria Math" w:hAnsi="Cambria Math"/>
                  </w:rPr>
                  <m:t>)*</m:t>
                </m:r>
                <m:r>
                  <m:rPr>
                    <m:sty m:val="bi"/>
                  </m:rPr>
                  <w:rPr>
                    <w:rFonts w:ascii="Cambria Math" w:hAnsi="Cambria Math"/>
                  </w:rPr>
                  <m:t>w</m:t>
                </m:r>
                <m:r>
                  <m:rPr>
                    <m:sty m:val="b"/>
                  </m:rPr>
                  <w:rPr>
                    <w:rFonts w:ascii="Cambria Math" w:hAnsi="Cambria Math"/>
                  </w:rPr>
                  <m:t>(</m:t>
                </m:r>
                <m:r>
                  <m:rPr>
                    <m:sty m:val="bi"/>
                  </m:rPr>
                  <w:rPr>
                    <w:rFonts w:ascii="Cambria Math" w:hAnsi="Cambria Math"/>
                  </w:rPr>
                  <m:t>n</m:t>
                </m:r>
                <m:r>
                  <m:rPr>
                    <m:sty m:val="b"/>
                  </m:rPr>
                  <w:rPr>
                    <w:rFonts w:ascii="Cambria Math" w:hAnsi="Cambria Math"/>
                  </w:rPr>
                  <m:t>-</m:t>
                </m:r>
                <m:r>
                  <m:rPr>
                    <m:sty m:val="bi"/>
                  </m:rPr>
                  <w:rPr>
                    <w:rFonts w:ascii="Cambria Math" w:hAnsi="Cambria Math"/>
                  </w:rPr>
                  <m:t>m</m:t>
                </m:r>
                <m:r>
                  <m:rPr>
                    <m:sty m:val="b"/>
                  </m:rPr>
                  <w:rPr>
                    <w:rFonts w:ascii="Cambria Math" w:hAnsi="Cambria Math"/>
                  </w:rPr>
                  <m:t>)*</m:t>
                </m:r>
                <m:sSup>
                  <m:sSupPr>
                    <m:ctrlPr>
                      <w:rPr>
                        <w:rFonts w:ascii="Cambria Math" w:hAnsi="Cambria Math"/>
                        <w:b w:val="0"/>
                        <w:bCs w:val="0"/>
                      </w:rPr>
                    </m:ctrlPr>
                  </m:sSupPr>
                  <m:e>
                    <m:r>
                      <m:rPr>
                        <m:sty m:val="bi"/>
                      </m:rPr>
                      <w:rPr>
                        <w:rFonts w:ascii="Cambria Math" w:hAnsi="Cambria Math"/>
                      </w:rPr>
                      <m:t>e</m:t>
                    </m:r>
                  </m:e>
                  <m:sup>
                    <m:r>
                      <m:rPr>
                        <m:sty m:val="b"/>
                      </m:rPr>
                      <w:rPr>
                        <w:rFonts w:ascii="Cambria Math" w:hAnsi="Cambria Math"/>
                      </w:rPr>
                      <m:t>-</m:t>
                    </m:r>
                    <m:r>
                      <m:rPr>
                        <m:sty m:val="bi"/>
                      </m:rPr>
                      <w:rPr>
                        <w:rFonts w:ascii="Cambria Math" w:hAnsi="Cambria Math"/>
                      </w:rPr>
                      <m:t>jm</m:t>
                    </m:r>
                  </m:sup>
                </m:sSup>
              </m:oMath>
            </m:oMathPara>
          </w:p>
        </w:tc>
        <w:tc>
          <w:tcPr>
            <w:tcW w:w="842" w:type="dxa"/>
          </w:tcPr>
          <w:p w14:paraId="65AB97F4" w14:textId="77777777" w:rsidR="0000419C" w:rsidRPr="0086512B" w:rsidRDefault="0000419C" w:rsidP="00740B96">
            <w:pPr>
              <w:pStyle w:val="Legend"/>
              <w:jc w:val="center"/>
              <w:cnfStyle w:val="100000000000" w:firstRow="1" w:lastRow="0" w:firstColumn="0" w:lastColumn="0" w:oddVBand="0" w:evenVBand="0" w:oddHBand="0" w:evenHBand="0" w:firstRowFirstColumn="0" w:firstRowLastColumn="0" w:lastRowFirstColumn="0" w:lastRowLastColumn="0"/>
              <w:rPr>
                <w:b w:val="0"/>
                <w:bCs w:val="0"/>
                <w:i w:val="0"/>
                <w:iCs w:val="0"/>
                <w:sz w:val="28"/>
                <w:szCs w:val="28"/>
              </w:rPr>
            </w:pPr>
          </w:p>
        </w:tc>
        <w:tc>
          <w:tcPr>
            <w:tcW w:w="842" w:type="dxa"/>
          </w:tcPr>
          <w:p w14:paraId="4D605C1B" w14:textId="2A844FA5" w:rsidR="0000419C" w:rsidRPr="0086512B" w:rsidRDefault="006D1EB5" w:rsidP="00374084">
            <w:pPr>
              <w:cnfStyle w:val="100000000000" w:firstRow="1" w:lastRow="0" w:firstColumn="0" w:lastColumn="0" w:oddVBand="0" w:evenVBand="0" w:oddHBand="0" w:evenHBand="0" w:firstRowFirstColumn="0" w:firstRowLastColumn="0" w:lastRowFirstColumn="0" w:lastRowLastColumn="0"/>
              <w:rPr>
                <w:b w:val="0"/>
                <w:bCs w:val="0"/>
                <w:i/>
                <w:iCs/>
              </w:rPr>
            </w:pPr>
            <w:r w:rsidRPr="0086512B">
              <w:rPr>
                <w:b w:val="0"/>
                <w:bCs w:val="0"/>
              </w:rPr>
              <w:t>(</w:t>
            </w:r>
            <w:r w:rsidRPr="0086512B">
              <w:fldChar w:fldCharType="begin"/>
            </w:r>
            <w:r w:rsidRPr="0086512B">
              <w:rPr>
                <w:b w:val="0"/>
                <w:bCs w:val="0"/>
              </w:rPr>
              <w:instrText xml:space="preserve"> STYLEREF 1 \s </w:instrText>
            </w:r>
            <w:r w:rsidRPr="0086512B">
              <w:fldChar w:fldCharType="separate"/>
            </w:r>
            <w:r w:rsidR="0000419C" w:rsidRPr="0086512B">
              <w:rPr>
                <w:b w:val="0"/>
                <w:bCs w:val="0"/>
                <w:noProof/>
              </w:rPr>
              <w:t>3</w:t>
            </w:r>
            <w:r w:rsidRPr="0086512B">
              <w:rPr>
                <w:noProof/>
              </w:rPr>
              <w:fldChar w:fldCharType="end"/>
            </w:r>
            <w:r w:rsidR="0000419C" w:rsidRPr="0086512B">
              <w:rPr>
                <w:b w:val="0"/>
                <w:bCs w:val="0"/>
              </w:rPr>
              <w:t>.</w:t>
            </w:r>
            <w:r w:rsidRPr="0086512B">
              <w:fldChar w:fldCharType="begin"/>
            </w:r>
            <w:r w:rsidRPr="0086512B">
              <w:rPr>
                <w:b w:val="0"/>
                <w:bCs w:val="0"/>
              </w:rPr>
              <w:instrText xml:space="preserve"> SEQ Ecuație \* ARABIC \s 1 </w:instrText>
            </w:r>
            <w:r w:rsidRPr="0086512B">
              <w:fldChar w:fldCharType="separate"/>
            </w:r>
            <w:r w:rsidR="0000419C" w:rsidRPr="0086512B">
              <w:rPr>
                <w:b w:val="0"/>
                <w:bCs w:val="0"/>
                <w:noProof/>
              </w:rPr>
              <w:t>7</w:t>
            </w:r>
            <w:r w:rsidRPr="0086512B">
              <w:rPr>
                <w:noProof/>
              </w:rPr>
              <w:fldChar w:fldCharType="end"/>
            </w:r>
            <w:r w:rsidRPr="0086512B">
              <w:rPr>
                <w:b w:val="0"/>
                <w:bCs w:val="0"/>
                <w:noProof/>
              </w:rPr>
              <w:t>)</w:t>
            </w:r>
          </w:p>
        </w:tc>
      </w:tr>
    </w:tbl>
    <w:p w14:paraId="48457D19" w14:textId="65D5956A" w:rsidR="0000419C" w:rsidRDefault="0000419C" w:rsidP="0000419C"/>
    <w:p w14:paraId="10D4AF45" w14:textId="260070D5" w:rsidR="0000419C" w:rsidRDefault="00D33563" w:rsidP="0000419C">
      <w:r>
        <w:t>U</w:t>
      </w:r>
      <w:r w:rsidR="0000419C">
        <w:t>nde :</w:t>
      </w:r>
    </w:p>
    <w:p w14:paraId="4A54B3DF" w14:textId="77777777" w:rsidR="0000419C" w:rsidRDefault="0000419C" w:rsidP="0000419C">
      <w:r>
        <w:t>- x(m)  reprezintă semnalul de intrare</w:t>
      </w:r>
    </w:p>
    <w:p w14:paraId="2E8548A1" w14:textId="77777777" w:rsidR="0000419C" w:rsidRDefault="0000419C" w:rsidP="0000419C">
      <w:r>
        <w:t xml:space="preserve">- w(m)  este fereastra de analiză, invariantă în timp și deplasată cu n eșantioane </w:t>
      </w:r>
    </w:p>
    <w:p w14:paraId="3A3A098A" w14:textId="0CE67D22" w:rsidR="00547881" w:rsidRDefault="0000419C" w:rsidP="0000419C">
      <w:r>
        <w:t>STFT a semnalului, notată cu X(n,ω) este o funcție de două variabile, unde n reprezintă indicele în timp discret și ω,  frecvența.</w:t>
      </w:r>
      <w:r w:rsidR="00D33563">
        <w:t xml:space="preserve"> </w:t>
      </w:r>
      <w:r w:rsidR="00D33563" w:rsidRPr="00D33563">
        <w:t>Prin eșantionarea variabilei de frecvență ω la un spațiu al frecvențelor uniform distanțate, se poate obține și o discretizare a transformatei Fourier de scurtă durată.</w:t>
      </w:r>
    </w:p>
    <w:p w14:paraId="015B265F" w14:textId="550299B5" w:rsidR="00C84F86" w:rsidRDefault="00C84F86" w:rsidP="0000419C">
      <w:r w:rsidRPr="00C84F86">
        <w:t>Mărimea pătratului STFT este cunoscută ca reprezentarea spectrogramei timp-frecvență a semnalului.</w:t>
      </w:r>
    </w:p>
    <w:p w14:paraId="639E0884" w14:textId="77777777" w:rsidR="006C3676" w:rsidRDefault="006C3676" w:rsidP="00DD379A">
      <w:pPr>
        <w:ind w:firstLine="708"/>
      </w:pPr>
    </w:p>
    <w:p w14:paraId="31D1D7E9" w14:textId="3498210C" w:rsidR="00E132BC" w:rsidRDefault="006C3676" w:rsidP="00293ACE">
      <w:pPr>
        <w:pStyle w:val="Titlu3"/>
        <w:rPr>
          <w:lang w:val="ro-MD"/>
        </w:rPr>
      </w:pPr>
      <w:bookmarkStart w:id="75" w:name="_Toc133689306"/>
      <w:r>
        <w:rPr>
          <w:lang w:val="ro-MD"/>
        </w:rPr>
        <w:lastRenderedPageBreak/>
        <w:t>Mel Frequency Cepstral Coefficients</w:t>
      </w:r>
      <w:bookmarkEnd w:id="75"/>
    </w:p>
    <w:p w14:paraId="01D02507" w14:textId="3B2BBE9D" w:rsidR="00547881" w:rsidRDefault="00FC3938" w:rsidP="00547881">
      <w:pPr>
        <w:keepNext/>
      </w:pPr>
      <w:r>
        <w:rPr>
          <w:noProof/>
        </w:rPr>
        <w:drawing>
          <wp:inline distT="0" distB="0" distL="0" distR="0" wp14:anchorId="009E31CB" wp14:editId="55805DD3">
            <wp:extent cx="5943600" cy="442722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27220"/>
                    </a:xfrm>
                    <a:prstGeom prst="rect">
                      <a:avLst/>
                    </a:prstGeom>
                    <a:noFill/>
                    <a:ln>
                      <a:noFill/>
                    </a:ln>
                  </pic:spPr>
                </pic:pic>
              </a:graphicData>
            </a:graphic>
          </wp:inline>
        </w:drawing>
      </w:r>
    </w:p>
    <w:p w14:paraId="4B38A2E6" w14:textId="1F360385" w:rsidR="00547881" w:rsidRPr="002C4F0B" w:rsidRDefault="00547881" w:rsidP="00547881">
      <w:pPr>
        <w:jc w:val="center"/>
        <w:rPr>
          <w:szCs w:val="28"/>
          <w:lang w:val="ro-MD"/>
        </w:rPr>
      </w:pPr>
      <w:bookmarkStart w:id="76" w:name="_Ref133339982"/>
      <w:bookmarkStart w:id="77" w:name="_Toc133340127"/>
      <w:bookmarkStart w:id="78" w:name="_Toc133340303"/>
      <w:r w:rsidRPr="002C4F0B">
        <w:rPr>
          <w:szCs w:val="28"/>
        </w:rPr>
        <w:t xml:space="preserve">Fig. </w:t>
      </w:r>
      <w:r w:rsidR="00AA4D4B" w:rsidRPr="002C4F0B">
        <w:rPr>
          <w:szCs w:val="28"/>
        </w:rPr>
        <w:fldChar w:fldCharType="begin"/>
      </w:r>
      <w:r w:rsidR="00AA4D4B" w:rsidRPr="002C4F0B">
        <w:rPr>
          <w:szCs w:val="28"/>
        </w:rPr>
        <w:instrText xml:space="preserve"> STYLEREF 1 \s </w:instrText>
      </w:r>
      <w:r w:rsidR="00AA4D4B" w:rsidRPr="002C4F0B">
        <w:rPr>
          <w:szCs w:val="28"/>
        </w:rPr>
        <w:fldChar w:fldCharType="separate"/>
      </w:r>
      <w:r w:rsidR="00AA4D4B" w:rsidRPr="002C4F0B">
        <w:rPr>
          <w:noProof/>
          <w:szCs w:val="28"/>
        </w:rPr>
        <w:t>3</w:t>
      </w:r>
      <w:r w:rsidR="00AA4D4B" w:rsidRPr="002C4F0B">
        <w:rPr>
          <w:szCs w:val="28"/>
        </w:rPr>
        <w:fldChar w:fldCharType="end"/>
      </w:r>
      <w:r w:rsidR="00AA4D4B" w:rsidRPr="002C4F0B">
        <w:rPr>
          <w:szCs w:val="28"/>
        </w:rPr>
        <w:t>.</w:t>
      </w:r>
      <w:r w:rsidR="00AA4D4B" w:rsidRPr="002C4F0B">
        <w:rPr>
          <w:szCs w:val="28"/>
        </w:rPr>
        <w:fldChar w:fldCharType="begin"/>
      </w:r>
      <w:r w:rsidR="00AA4D4B" w:rsidRPr="002C4F0B">
        <w:rPr>
          <w:szCs w:val="28"/>
        </w:rPr>
        <w:instrText xml:space="preserve"> SEQ Fig. \* ARABIC \s 1 </w:instrText>
      </w:r>
      <w:r w:rsidR="00AA4D4B" w:rsidRPr="002C4F0B">
        <w:rPr>
          <w:szCs w:val="28"/>
        </w:rPr>
        <w:fldChar w:fldCharType="separate"/>
      </w:r>
      <w:r w:rsidR="00AA4D4B" w:rsidRPr="002C4F0B">
        <w:rPr>
          <w:noProof/>
          <w:szCs w:val="28"/>
        </w:rPr>
        <w:t>9</w:t>
      </w:r>
      <w:r w:rsidR="00AA4D4B" w:rsidRPr="002C4F0B">
        <w:rPr>
          <w:szCs w:val="28"/>
        </w:rPr>
        <w:fldChar w:fldCharType="end"/>
      </w:r>
      <w:r w:rsidRPr="002C4F0B">
        <w:rPr>
          <w:szCs w:val="28"/>
        </w:rPr>
        <w:t xml:space="preserve"> Procesul de extragere a caracteristicilor</w:t>
      </w:r>
      <w:bookmarkEnd w:id="76"/>
      <w:bookmarkEnd w:id="77"/>
      <w:bookmarkEnd w:id="78"/>
    </w:p>
    <w:p w14:paraId="0D8D2FB7" w14:textId="77777777" w:rsidR="00547881" w:rsidRPr="00547881" w:rsidRDefault="00547881" w:rsidP="00547881">
      <w:pPr>
        <w:rPr>
          <w:lang w:val="ro-MD"/>
        </w:rPr>
      </w:pPr>
    </w:p>
    <w:p w14:paraId="604D6615" w14:textId="758D9750" w:rsidR="00AC70D1" w:rsidRDefault="00AC70D1" w:rsidP="00AC70D1">
      <w:pPr>
        <w:ind w:firstLine="708"/>
        <w:rPr>
          <w:lang w:val="ro-MD"/>
        </w:rPr>
      </w:pPr>
      <w:r>
        <w:rPr>
          <w:lang w:val="ro-MD"/>
        </w:rPr>
        <w:t>MFCC sau Mel Frequency Cepstral Coefficients reprezintă o tehnică folosită în prelucrarea semnalelor audio pentru a extrage caracteristici relevante. Acești coeficienți sunt o reprezentare compactă a spectrului de frecvență al semnalului audio. Coeficienții cepstrali de frecvență Mel conțin informații despre schimbările de frecvență în diferite benzi spectrale. Dacă un coeficient cepstral are o valoare pozitivă, majoritatea energiei spectrale este concentrată în regiunile de frecvență joasă, iar dacă are o valoare negativă înseamnă că majoritatea energiei este concentrată în frecvențele înalte.</w:t>
      </w:r>
    </w:p>
    <w:p w14:paraId="66ADAD6F" w14:textId="1FB00306" w:rsidR="00A3130A" w:rsidRDefault="00AC70D1" w:rsidP="000157F1">
      <w:pPr>
        <w:ind w:firstLine="708"/>
        <w:rPr>
          <w:lang w:val="ro-MD"/>
        </w:rPr>
      </w:pPr>
      <w:r>
        <w:rPr>
          <w:lang w:val="ro-MD"/>
        </w:rPr>
        <w:t>Procesul de extracție a acestor caracteristici se realizeză în șase etape</w:t>
      </w:r>
      <w:r w:rsidR="000157F1">
        <w:rPr>
          <w:lang w:val="ro-MD"/>
        </w:rPr>
        <w:t xml:space="preserve"> </w:t>
      </w:r>
      <w:sdt>
        <w:sdtPr>
          <w:rPr>
            <w:lang w:val="ro-MD"/>
          </w:rPr>
          <w:id w:val="1112780976"/>
          <w:citation/>
        </w:sdtPr>
        <w:sdtContent>
          <w:r w:rsidR="000157F1">
            <w:rPr>
              <w:lang w:val="ro-MD"/>
            </w:rPr>
            <w:fldChar w:fldCharType="begin"/>
          </w:r>
          <w:r w:rsidR="00C01AA8">
            <w:rPr>
              <w:lang w:val="ro-MD"/>
            </w:rPr>
            <w:instrText xml:space="preserve">CITATION Tan19 \l 2072 </w:instrText>
          </w:r>
          <w:r w:rsidR="000157F1">
            <w:rPr>
              <w:lang w:val="ro-MD"/>
            </w:rPr>
            <w:fldChar w:fldCharType="separate"/>
          </w:r>
          <w:r w:rsidR="00183007" w:rsidRPr="00183007">
            <w:rPr>
              <w:noProof/>
              <w:lang w:val="ro-MD"/>
            </w:rPr>
            <w:t>[18]</w:t>
          </w:r>
          <w:r w:rsidR="000157F1">
            <w:rPr>
              <w:lang w:val="ro-MD"/>
            </w:rPr>
            <w:fldChar w:fldCharType="end"/>
          </w:r>
        </w:sdtContent>
      </w:sdt>
      <w:r>
        <w:rPr>
          <w:lang w:val="ro-MD"/>
        </w:rPr>
        <w:t>:</w:t>
      </w:r>
    </w:p>
    <w:p w14:paraId="463E2FA5" w14:textId="77777777" w:rsidR="00A3130A" w:rsidRDefault="00A3130A" w:rsidP="00785094">
      <w:pPr>
        <w:pStyle w:val="Listparagraf"/>
        <w:numPr>
          <w:ilvl w:val="0"/>
          <w:numId w:val="16"/>
        </w:numPr>
        <w:ind w:left="426"/>
        <w:rPr>
          <w:lang w:val="ro-MD"/>
        </w:rPr>
      </w:pPr>
    </w:p>
    <w:p w14:paraId="33762E03" w14:textId="77777777" w:rsidR="00A3130A" w:rsidRDefault="00AC70D1" w:rsidP="00A3130A">
      <w:pPr>
        <w:ind w:left="66" w:firstLine="642"/>
        <w:rPr>
          <w:lang w:val="ro-MD"/>
        </w:rPr>
      </w:pPr>
      <w:r w:rsidRPr="00A3130A">
        <w:rPr>
          <w:lang w:val="ro-MD"/>
        </w:rPr>
        <w:lastRenderedPageBreak/>
        <w:t>În primul rând, semnalul audio este împărțit în cadre scurte de 20-40 milisecunde. Acest lucru este necesar pentru că frecvențele dintr-un semnal se schimbă în timp, deci nu are sens să facem transformata Fourier pe întregul semnal pentru că am pierde informații importante despre frecvență.</w:t>
      </w:r>
    </w:p>
    <w:p w14:paraId="32783198" w14:textId="0B246449" w:rsidR="002F2630" w:rsidRDefault="00785094" w:rsidP="00B76D91">
      <w:pPr>
        <w:ind w:left="66" w:firstLine="642"/>
        <w:rPr>
          <w:lang w:val="ro-MD"/>
        </w:rPr>
      </w:pPr>
      <w:r w:rsidRPr="00A3130A">
        <w:rPr>
          <w:lang w:val="ro-MD"/>
        </w:rPr>
        <w:t xml:space="preserve">Pentru o rată de eșantionare de 8kHz (ceea ce înseamnă că luăm 8000 de eșantioane </w:t>
      </w:r>
      <w:r w:rsidR="00E07CB7">
        <w:rPr>
          <w:lang w:val="ro-MD"/>
        </w:rPr>
        <w:t>p</w:t>
      </w:r>
      <w:r w:rsidRPr="00A3130A">
        <w:rPr>
          <w:lang w:val="ro-MD"/>
        </w:rPr>
        <w:t>e secundă pentru a reprezenta semnalul analogic)</w:t>
      </w:r>
      <w:r w:rsidR="00B623F5">
        <w:rPr>
          <w:lang w:val="ro-MD"/>
        </w:rPr>
        <w:t>,</w:t>
      </w:r>
      <w:r w:rsidRPr="00A3130A">
        <w:rPr>
          <w:lang w:val="ro-MD"/>
        </w:rPr>
        <w:t xml:space="preserve"> o d</w:t>
      </w:r>
      <w:r w:rsidR="00B623F5">
        <w:rPr>
          <w:lang w:val="ro-MD"/>
        </w:rPr>
        <w:t>i</w:t>
      </w:r>
      <w:r w:rsidRPr="00A3130A">
        <w:rPr>
          <w:lang w:val="ro-MD"/>
        </w:rPr>
        <w:t>mensiune a cadrului de 0.0</w:t>
      </w:r>
      <w:r w:rsidR="00B623F5">
        <w:rPr>
          <w:lang w:val="ro-MD"/>
        </w:rPr>
        <w:t>3</w:t>
      </w:r>
      <w:r w:rsidRPr="00A3130A">
        <w:rPr>
          <w:lang w:val="ro-MD"/>
        </w:rPr>
        <w:t>s</w:t>
      </w:r>
      <w:r w:rsidR="00B76D91">
        <w:rPr>
          <w:lang w:val="ro-MD"/>
        </w:rPr>
        <w:t xml:space="preserve"> </w:t>
      </w:r>
      <w:r w:rsidRPr="00A3130A">
        <w:rPr>
          <w:lang w:val="ro-MD"/>
        </w:rPr>
        <w:t>=</w:t>
      </w:r>
      <w:r w:rsidR="00B76D91">
        <w:rPr>
          <w:lang w:val="ro-MD"/>
        </w:rPr>
        <w:t xml:space="preserve"> </w:t>
      </w:r>
      <w:r w:rsidR="00B623F5">
        <w:rPr>
          <w:lang w:val="ro-MD"/>
        </w:rPr>
        <w:t>3</w:t>
      </w:r>
      <w:r w:rsidRPr="00A3130A">
        <w:rPr>
          <w:lang w:val="ro-MD"/>
        </w:rPr>
        <w:t>ms</w:t>
      </w:r>
      <w:r w:rsidR="00B623F5">
        <w:rPr>
          <w:lang w:val="ro-MD"/>
        </w:rPr>
        <w:t xml:space="preserve"> și un pas de 0.01</w:t>
      </w:r>
      <w:r w:rsidR="00B76D91">
        <w:rPr>
          <w:lang w:val="ro-MD"/>
        </w:rPr>
        <w:t xml:space="preserve">s </w:t>
      </w:r>
      <w:r w:rsidR="00B623F5">
        <w:rPr>
          <w:lang w:val="ro-MD"/>
        </w:rPr>
        <w:t>=</w:t>
      </w:r>
      <w:r w:rsidR="00B76D91">
        <w:rPr>
          <w:lang w:val="ro-MD"/>
        </w:rPr>
        <w:t xml:space="preserve"> </w:t>
      </w:r>
      <w:r w:rsidR="00B623F5">
        <w:rPr>
          <w:lang w:val="ro-MD"/>
        </w:rPr>
        <w:t>1ms</w:t>
      </w:r>
      <w:r w:rsidR="00B76D91">
        <w:rPr>
          <w:lang w:val="ro-MD"/>
        </w:rPr>
        <w:t xml:space="preserve"> (avem suprapunere între cadre)</w:t>
      </w:r>
      <w:r w:rsidRPr="00A3130A">
        <w:rPr>
          <w:lang w:val="ro-MD"/>
        </w:rPr>
        <w:t>, vom avea</w:t>
      </w:r>
      <w:r w:rsidR="00B76D91">
        <w:rPr>
          <w:lang w:val="ro-MD"/>
        </w:rPr>
        <w:t xml:space="preserve"> </w:t>
      </w:r>
      <w:r w:rsidR="00FC3938">
        <w:rPr>
          <w:lang w:val="ro-MD"/>
        </w:rPr>
        <w:t>(</w:t>
      </w:r>
      <w:r w:rsidR="00B76D91">
        <w:rPr>
          <w:lang w:val="ro-MD"/>
        </w:rPr>
        <w:t>1</w:t>
      </w:r>
      <w:r w:rsidR="00FC3938">
        <w:rPr>
          <w:lang w:val="ro-MD"/>
        </w:rPr>
        <w:t>-0.03+0.01)/</w:t>
      </w:r>
      <w:r w:rsidR="00B76D91">
        <w:rPr>
          <w:lang w:val="ro-MD"/>
        </w:rPr>
        <w:t xml:space="preserve">0.01 = </w:t>
      </w:r>
      <w:r w:rsidR="00FC3938">
        <w:rPr>
          <w:lang w:val="ro-MD"/>
        </w:rPr>
        <w:t>98</w:t>
      </w:r>
      <w:r w:rsidR="00B76D91">
        <w:rPr>
          <w:lang w:val="ro-MD"/>
        </w:rPr>
        <w:t xml:space="preserve"> cadre, </w:t>
      </w:r>
      <w:r w:rsidR="00E3126B">
        <w:rPr>
          <w:lang w:val="ro-MD"/>
        </w:rPr>
        <w:t>fiecare cu 0.03*8000 = 240 eșantioane.</w:t>
      </w:r>
    </w:p>
    <w:p w14:paraId="7BBD244B" w14:textId="77777777" w:rsidR="00B76D91" w:rsidRDefault="00B76D91" w:rsidP="00B76D91">
      <w:pPr>
        <w:ind w:left="66" w:firstLine="642"/>
        <w:rPr>
          <w:rFonts w:eastAsiaTheme="minorEastAsia"/>
          <w:lang w:val="ro-MD"/>
        </w:rPr>
      </w:pPr>
    </w:p>
    <w:p w14:paraId="62AB4F05" w14:textId="77777777" w:rsidR="00A3130A" w:rsidRPr="00A3130A" w:rsidRDefault="00A3130A" w:rsidP="003F0D6B">
      <w:pPr>
        <w:pStyle w:val="Listparagraf"/>
        <w:numPr>
          <w:ilvl w:val="0"/>
          <w:numId w:val="16"/>
        </w:numPr>
        <w:ind w:left="426"/>
        <w:rPr>
          <w:lang w:val="ro-MD"/>
        </w:rPr>
      </w:pPr>
    </w:p>
    <w:p w14:paraId="3D08CAFC" w14:textId="77777777" w:rsidR="00A3130A" w:rsidRDefault="00785094" w:rsidP="00A3130A">
      <w:pPr>
        <w:ind w:left="66" w:firstLine="642"/>
        <w:rPr>
          <w:lang w:val="ro-MD"/>
        </w:rPr>
      </w:pPr>
      <w:r w:rsidRPr="00A3130A">
        <w:rPr>
          <w:rFonts w:eastAsiaTheme="minorEastAsia"/>
          <w:lang w:val="ro-MD"/>
        </w:rPr>
        <w:t xml:space="preserve">Ferestruirea (Windowing) </w:t>
      </w:r>
      <w:r w:rsidR="00030AFE" w:rsidRPr="00A3130A">
        <w:rPr>
          <w:rFonts w:eastAsiaTheme="minorEastAsia"/>
          <w:lang w:val="ro-MD"/>
        </w:rPr>
        <w:t>este o tehnică folosită pentru a reduce scurgerile spectrale</w:t>
      </w:r>
      <w:r w:rsidR="00A87C49" w:rsidRPr="00A3130A">
        <w:rPr>
          <w:rFonts w:eastAsiaTheme="minorEastAsia"/>
          <w:lang w:val="ro-MD"/>
        </w:rPr>
        <w:t xml:space="preserve"> (leakage)</w:t>
      </w:r>
      <w:r w:rsidR="00030AFE" w:rsidRPr="00A3130A">
        <w:rPr>
          <w:rFonts w:eastAsiaTheme="minorEastAsia"/>
          <w:lang w:val="ro-MD"/>
        </w:rPr>
        <w:t xml:space="preserve"> în timpul calcului transformatei Fourier rapide (FFT). </w:t>
      </w:r>
      <w:r w:rsidR="00A87C49" w:rsidRPr="00A3130A">
        <w:rPr>
          <w:rFonts w:eastAsiaTheme="minorEastAsia"/>
          <w:lang w:val="ro-MD"/>
        </w:rPr>
        <w:t xml:space="preserve"> </w:t>
      </w:r>
      <w:r w:rsidR="00A87C49" w:rsidRPr="00A3130A">
        <w:rPr>
          <w:lang w:val="ro-MD"/>
        </w:rPr>
        <w:t xml:space="preserve">Aceste erori sunt cauzate de limitările impuse de eșantionarea finită și durata finită a semnalului, precum și de utilizarea unei ferestre de eșantionare. Aceste artefacte pot fi vizibile sub forma unor benzi laterale sau "loburi" în spectrul semnalului și pot fi confundate cu componente reale de frecvență. </w:t>
      </w:r>
    </w:p>
    <w:p w14:paraId="1F779301" w14:textId="744603B2" w:rsidR="00AC70D1" w:rsidRPr="00A3130A" w:rsidRDefault="00A87C49" w:rsidP="00A3130A">
      <w:pPr>
        <w:ind w:left="66" w:firstLine="642"/>
        <w:rPr>
          <w:lang w:val="ro-MD"/>
        </w:rPr>
      </w:pPr>
      <w:r w:rsidRPr="00A3130A">
        <w:rPr>
          <w:lang w:val="ro-MD"/>
        </w:rPr>
        <w:t>Funcția de ferestruire este o funcție matematică care are valori nule în afara unei anumite ferestre de eșantionare și valori pozitive sau negative în interiorul acestei ferestre. Atunci când se înmulțește semnalul de intrare cu funcția de ferestruire, se produce o "tăiere" a semnalului în afara ferestrei, ceea ce reduce energia semnalului în acele porțiuni și minimizează efectul de "leakage". Câteva exemple folosite sunt: Hamming, Hanning, Gaussian, Blackman etc.</w:t>
      </w:r>
    </w:p>
    <w:p w14:paraId="2D831AD6" w14:textId="77777777" w:rsidR="002F2630" w:rsidRDefault="002F2630" w:rsidP="002F2630">
      <w:pPr>
        <w:pStyle w:val="Listparagraf"/>
        <w:ind w:left="426"/>
        <w:rPr>
          <w:lang w:val="ro-MD"/>
        </w:rPr>
      </w:pPr>
    </w:p>
    <w:p w14:paraId="1F1A4789" w14:textId="77777777" w:rsidR="00A3130A" w:rsidRDefault="00A3130A" w:rsidP="003F0D6B">
      <w:pPr>
        <w:pStyle w:val="Listparagraf"/>
        <w:numPr>
          <w:ilvl w:val="0"/>
          <w:numId w:val="16"/>
        </w:numPr>
        <w:ind w:left="426"/>
        <w:rPr>
          <w:lang w:val="ro-MD"/>
        </w:rPr>
      </w:pPr>
    </w:p>
    <w:p w14:paraId="7BB89403" w14:textId="15600130" w:rsidR="00A87C49" w:rsidRPr="00A3130A" w:rsidRDefault="002F2630" w:rsidP="00A3130A">
      <w:pPr>
        <w:ind w:left="66" w:firstLine="642"/>
        <w:rPr>
          <w:lang w:val="ro-MD"/>
        </w:rPr>
      </w:pPr>
      <w:r w:rsidRPr="00A3130A">
        <w:rPr>
          <w:lang w:val="ro-MD"/>
        </w:rPr>
        <w:t>După aceea, se calculează transformata Fourier discretă</w:t>
      </w:r>
      <w:r w:rsidR="00CE5FA3" w:rsidRPr="00A3130A">
        <w:rPr>
          <w:lang w:val="ro-MD"/>
        </w:rPr>
        <w:t xml:space="preserve"> în N puncte</w:t>
      </w:r>
      <w:r w:rsidRPr="00A3130A">
        <w:rPr>
          <w:lang w:val="ro-MD"/>
        </w:rPr>
        <w:t xml:space="preserve"> pe fiecare cadru pentru a obține spectrul de frecvență</w:t>
      </w:r>
      <w:r w:rsidR="00CE5FA3" w:rsidRPr="00A3130A">
        <w:rPr>
          <w:lang w:val="ro-MD"/>
        </w:rPr>
        <w:t>. Această transformare este</w:t>
      </w:r>
      <w:r w:rsidRPr="00A3130A">
        <w:rPr>
          <w:lang w:val="ro-MD"/>
        </w:rPr>
        <w:t xml:space="preserve"> n</w:t>
      </w:r>
      <w:r w:rsidR="00CE5FA3" w:rsidRPr="00A3130A">
        <w:rPr>
          <w:lang w:val="ro-MD"/>
        </w:rPr>
        <w:t xml:space="preserve">umită și transformata Fourier rapidă în timp scurt (STFT). Numărul de puncte este de obicei 256 sau 512 (nfft=512). Apoi este calculat spectrul de putere ( periodograma – o estimare a densității spectrale a unui semnal). </w:t>
      </w:r>
      <w:r w:rsidR="003E7BFD" w:rsidRPr="00A3130A">
        <w:rPr>
          <w:lang w:val="ro-MD"/>
        </w:rPr>
        <w:t>Periodograma se obține prin calcularea pătratului modulului transformatei Fourier a semnalului și împărțirea acestuia la lungimea semnalului.</w:t>
      </w:r>
      <w:r w:rsidR="00CE5FA3" w:rsidRPr="00A3130A">
        <w:rPr>
          <w:lang w:val="ro-MD"/>
        </w:rPr>
        <w:t xml:space="preserve"> </w:t>
      </w:r>
    </w:p>
    <w:p w14:paraId="76EF87A1" w14:textId="77777777" w:rsidR="00C91BED" w:rsidRPr="00C91BED" w:rsidRDefault="00C91BED" w:rsidP="00C91BED">
      <w:pPr>
        <w:pStyle w:val="Listparagraf"/>
        <w:rPr>
          <w:lang w:val="ro-MD"/>
        </w:rPr>
      </w:pPr>
    </w:p>
    <w:p w14:paraId="6E0674D5" w14:textId="77777777" w:rsidR="00A3130A" w:rsidRDefault="00A3130A" w:rsidP="00E91A1E">
      <w:pPr>
        <w:pStyle w:val="Listparagraf"/>
        <w:numPr>
          <w:ilvl w:val="0"/>
          <w:numId w:val="16"/>
        </w:numPr>
        <w:ind w:left="426"/>
        <w:rPr>
          <w:lang w:val="ro-MD"/>
        </w:rPr>
      </w:pPr>
    </w:p>
    <w:p w14:paraId="68EC56BA" w14:textId="77777777" w:rsidR="00A3130A" w:rsidRDefault="00C91BED" w:rsidP="00A3130A">
      <w:pPr>
        <w:ind w:left="66" w:firstLine="642"/>
        <w:rPr>
          <w:lang w:val="ro-MD"/>
        </w:rPr>
      </w:pPr>
      <w:r w:rsidRPr="00A3130A">
        <w:rPr>
          <w:lang w:val="ro-MD"/>
        </w:rPr>
        <w:lastRenderedPageBreak/>
        <w:t>În a patra etapă, se aplică o bancă de filtre Mel spațiate pentru a obține o reprezentare a semnalului audio în funcție de bandele de frecvență Mel. Aceasta etapă implică aplicarea a 20-40 filtre triunghiulare Mel spațiate în mod uniform pentru a obține 40 de coeficienți. Acești coeficienți reprezintă energia din fiecare filtru Mel.</w:t>
      </w:r>
    </w:p>
    <w:p w14:paraId="7B9EFF68" w14:textId="51A0A78E" w:rsidR="00A3130A" w:rsidRDefault="00E91A1E" w:rsidP="00A3130A">
      <w:pPr>
        <w:ind w:left="66" w:firstLine="642"/>
        <w:rPr>
          <w:lang w:val="ro-MD"/>
        </w:rPr>
      </w:pPr>
      <w:r w:rsidRPr="00A3130A">
        <w:rPr>
          <w:lang w:val="ro-MD"/>
        </w:rPr>
        <w:t>Bancul de filtre</w:t>
      </w:r>
      <w:r w:rsidR="002823C6">
        <w:rPr>
          <w:lang w:val="ro-MD"/>
        </w:rPr>
        <w:t xml:space="preserve"> triunghiulare</w:t>
      </w:r>
      <w:r w:rsidRPr="00A3130A">
        <w:rPr>
          <w:lang w:val="ro-MD"/>
        </w:rPr>
        <w:t xml:space="preserve"> vine sub forma a 40 de vectori de lungime 257 (presupunând că numărul de puncte ales în pasul anterior este 512). Fiecare vector este în mare parte zero, dar avem valori diferite de zero pentru o anumită secțiune a spectrului. Pentru a calcula energiile bancului de filtre, înmulțim fiecare filtru cu spectrul de putere, apoi adunăm coeficienții. Odată ce aceasta este efectuată, obținem 40 de numere care ne oferă o indicație despre câtă energie a fost în fiecare filtru banc.</w:t>
      </w:r>
    </w:p>
    <w:p w14:paraId="169BD38F" w14:textId="0C60E0DC" w:rsidR="00E91A1E" w:rsidRPr="00A3130A" w:rsidRDefault="00E91A1E" w:rsidP="00A3130A">
      <w:pPr>
        <w:ind w:left="66" w:firstLine="642"/>
        <w:rPr>
          <w:lang w:val="ro-MD"/>
        </w:rPr>
      </w:pPr>
      <w:r w:rsidRPr="00A3130A">
        <w:rPr>
          <w:lang w:val="ro-MD"/>
        </w:rPr>
        <w:t>Pentru a obține un filtru banc:</w:t>
      </w:r>
    </w:p>
    <w:p w14:paraId="730FD8FB" w14:textId="621AC531" w:rsidR="00E91A1E" w:rsidRDefault="00E91A1E" w:rsidP="000B12C5">
      <w:pPr>
        <w:contextualSpacing/>
        <w:rPr>
          <w:lang w:val="ro-MD"/>
        </w:rPr>
      </w:pPr>
      <w:r w:rsidRPr="00A3130A">
        <w:rPr>
          <w:lang w:val="ro-MD"/>
        </w:rPr>
        <w:t xml:space="preserve">a) trebuie mai întâi să alegem o frecvență inferioară și superioară. Valorile </w:t>
      </w:r>
      <w:r w:rsidR="00A3130A">
        <w:rPr>
          <w:lang w:val="ro-MD"/>
        </w:rPr>
        <w:t>potrivite</w:t>
      </w:r>
      <w:r w:rsidRPr="00A3130A">
        <w:rPr>
          <w:lang w:val="ro-MD"/>
        </w:rPr>
        <w:t xml:space="preserve"> sunt</w:t>
      </w:r>
      <w:r w:rsidR="00A3130A">
        <w:rPr>
          <w:lang w:val="ro-MD"/>
        </w:rPr>
        <w:t xml:space="preserve"> -</w:t>
      </w:r>
      <w:r w:rsidRPr="00A3130A">
        <w:rPr>
          <w:lang w:val="ro-MD"/>
        </w:rPr>
        <w:t xml:space="preserve"> 300Hz pentru frecvența inferioară și </w:t>
      </w:r>
      <w:r w:rsidR="007D5908">
        <w:rPr>
          <w:lang w:val="ro-MD"/>
        </w:rPr>
        <w:t>4</w:t>
      </w:r>
      <w:r w:rsidRPr="00A3130A">
        <w:rPr>
          <w:lang w:val="ro-MD"/>
        </w:rPr>
        <w:t>000Hz pentru frecvența superioară.</w:t>
      </w:r>
    </w:p>
    <w:p w14:paraId="5938C222" w14:textId="717C7421" w:rsidR="007D5908" w:rsidRDefault="007D5908" w:rsidP="000B12C5">
      <w:pPr>
        <w:contextualSpacing/>
        <w:rPr>
          <w:lang w:val="ro-MD"/>
        </w:rPr>
      </w:pPr>
    </w:p>
    <w:p w14:paraId="4E8017C3" w14:textId="77777777" w:rsidR="007D5908" w:rsidRPr="00A3130A" w:rsidRDefault="007D5908" w:rsidP="000B12C5">
      <w:pPr>
        <w:contextualSpacing/>
        <w:rPr>
          <w:lang w:val="ro-MD"/>
        </w:rPr>
      </w:pPr>
    </w:p>
    <w:p w14:paraId="420412B0" w14:textId="71A8CAF4" w:rsidR="00E91A1E" w:rsidRDefault="00E91A1E" w:rsidP="000B12C5">
      <w:pPr>
        <w:contextualSpacing/>
        <w:rPr>
          <w:lang w:val="ro-MD"/>
        </w:rPr>
      </w:pPr>
      <w:r w:rsidRPr="00A3130A">
        <w:rPr>
          <w:lang w:val="ro-MD"/>
        </w:rPr>
        <w:t>b) convertim frecvențele superioară și inferioară în Mels. În cazul nostru, 300Hz este de 401.25 Mels și 8000Hz este de 2834.99 Mels. Conversia de frecvență în MEL</w:t>
      </w:r>
      <w:r w:rsidR="00C4391F">
        <w:rPr>
          <w:lang w:val="ro-MD"/>
        </w:rPr>
        <w:t xml:space="preserve"> și invers</w:t>
      </w:r>
      <w:r w:rsidRPr="00A3130A">
        <w:rPr>
          <w:lang w:val="ro-MD"/>
        </w:rPr>
        <w:t xml:space="preserve"> este</w:t>
      </w:r>
      <w:r w:rsidR="00A3130A">
        <w:rPr>
          <w:lang w:val="ro-MD"/>
        </w:rPr>
        <w:t xml:space="preserve"> realizată folosind formulele</w:t>
      </w:r>
      <w:r w:rsidR="000B12C5">
        <w:rPr>
          <w:lang w:val="ro-MD"/>
        </w:rPr>
        <w:t>:</w:t>
      </w:r>
    </w:p>
    <w:p w14:paraId="737EECB2" w14:textId="77777777" w:rsidR="00D65BBA" w:rsidRDefault="00D65BBA" w:rsidP="000B12C5">
      <w:pPr>
        <w:contextualSpacing/>
        <w:rPr>
          <w:lang w:val="ro-MD"/>
        </w:rPr>
      </w:pPr>
    </w:p>
    <w:tbl>
      <w:tblPr>
        <w:tblStyle w:val="Tabelsimplu4"/>
        <w:tblW w:w="9626" w:type="dxa"/>
        <w:tblLook w:val="04A0" w:firstRow="1" w:lastRow="0" w:firstColumn="1" w:lastColumn="0" w:noHBand="0" w:noVBand="1"/>
      </w:tblPr>
      <w:tblGrid>
        <w:gridCol w:w="8784"/>
        <w:gridCol w:w="842"/>
      </w:tblGrid>
      <w:tr w:rsidR="007D5908" w:rsidRPr="00422202" w14:paraId="4CE11453" w14:textId="77777777" w:rsidTr="00740B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2405ED16" w14:textId="42A7BA4A" w:rsidR="007D5908" w:rsidRPr="00422202" w:rsidRDefault="007D5908" w:rsidP="007D5908">
            <m:oMathPara>
              <m:oMath>
                <m:r>
                  <m:rPr>
                    <m:sty m:val="b"/>
                  </m:rPr>
                  <w:rPr>
                    <w:rFonts w:ascii="Cambria Math" w:hAnsi="Cambria Math"/>
                  </w:rPr>
                  <m:t>M</m:t>
                </m:r>
                <m:d>
                  <m:dPr>
                    <m:ctrlPr>
                      <w:rPr>
                        <w:rFonts w:ascii="Cambria Math" w:hAnsi="Cambria Math"/>
                        <w:b w:val="0"/>
                        <w:bCs w:val="0"/>
                      </w:rPr>
                    </m:ctrlPr>
                  </m:dPr>
                  <m:e>
                    <m:r>
                      <m:rPr>
                        <m:sty m:val="b"/>
                      </m:rPr>
                      <w:rPr>
                        <w:rFonts w:ascii="Cambria Math" w:hAnsi="Cambria Math"/>
                      </w:rPr>
                      <m:t>f</m:t>
                    </m:r>
                  </m:e>
                </m:d>
                <m:r>
                  <m:rPr>
                    <m:sty m:val="b"/>
                  </m:rPr>
                  <w:rPr>
                    <w:rFonts w:ascii="Cambria Math" w:hAnsi="Cambria Math"/>
                  </w:rPr>
                  <m:t>= 2595*</m:t>
                </m:r>
                <m:sSub>
                  <m:sSubPr>
                    <m:ctrlPr>
                      <w:rPr>
                        <w:rFonts w:ascii="Cambria Math" w:hAnsi="Cambria Math"/>
                        <w:color w:val="44546A" w:themeColor="text2"/>
                      </w:rPr>
                    </m:ctrlPr>
                  </m:sSubPr>
                  <m:e>
                    <m:r>
                      <m:rPr>
                        <m:sty m:val="bi"/>
                      </m:rPr>
                      <w:rPr>
                        <w:rFonts w:ascii="Cambria Math" w:hAnsi="Cambria Math"/>
                      </w:rPr>
                      <m:t>log</m:t>
                    </m:r>
                  </m:e>
                  <m:sub>
                    <m:r>
                      <m:rPr>
                        <m:sty m:val="b"/>
                      </m:rPr>
                      <w:rPr>
                        <w:rFonts w:ascii="Cambria Math" w:hAnsi="Cambria Math"/>
                      </w:rPr>
                      <m:t>10</m:t>
                    </m:r>
                  </m:sub>
                </m:sSub>
                <m:d>
                  <m:dPr>
                    <m:ctrlPr>
                      <w:rPr>
                        <w:rFonts w:ascii="Cambria Math" w:hAnsi="Cambria Math"/>
                        <w:color w:val="44546A" w:themeColor="text2"/>
                      </w:rPr>
                    </m:ctrlPr>
                  </m:dPr>
                  <m:e>
                    <m:r>
                      <m:rPr>
                        <m:sty m:val="b"/>
                      </m:rPr>
                      <w:rPr>
                        <w:rFonts w:ascii="Cambria Math" w:hAnsi="Cambria Math"/>
                      </w:rPr>
                      <m:t>1+</m:t>
                    </m:r>
                    <m:f>
                      <m:fPr>
                        <m:ctrlPr>
                          <w:rPr>
                            <w:rFonts w:ascii="Cambria Math" w:hAnsi="Cambria Math"/>
                            <w:color w:val="44546A" w:themeColor="text2"/>
                          </w:rPr>
                        </m:ctrlPr>
                      </m:fPr>
                      <m:num>
                        <m:r>
                          <m:rPr>
                            <m:sty m:val="bi"/>
                          </m:rPr>
                          <w:rPr>
                            <w:rFonts w:ascii="Cambria Math" w:hAnsi="Cambria Math"/>
                          </w:rPr>
                          <m:t>f</m:t>
                        </m:r>
                      </m:num>
                      <m:den>
                        <m:r>
                          <m:rPr>
                            <m:sty m:val="b"/>
                          </m:rPr>
                          <w:rPr>
                            <w:rFonts w:ascii="Cambria Math" w:hAnsi="Cambria Math"/>
                          </w:rPr>
                          <m:t>700</m:t>
                        </m:r>
                      </m:den>
                    </m:f>
                  </m:e>
                </m:d>
                <m:r>
                  <m:rPr>
                    <m:sty m:val="b"/>
                  </m:rPr>
                  <w:rPr>
                    <w:rFonts w:ascii="Cambria Math" w:hAnsi="Cambria Math"/>
                  </w:rPr>
                  <m:t xml:space="preserve"> </m:t>
                </m:r>
              </m:oMath>
            </m:oMathPara>
          </w:p>
        </w:tc>
        <w:tc>
          <w:tcPr>
            <w:tcW w:w="842" w:type="dxa"/>
          </w:tcPr>
          <w:p w14:paraId="12652249" w14:textId="454469A7" w:rsidR="007D5908" w:rsidRPr="00422202" w:rsidRDefault="00000000" w:rsidP="007D5908">
            <w:pPr>
              <w:cnfStyle w:val="100000000000" w:firstRow="1" w:lastRow="0" w:firstColumn="0" w:lastColumn="0" w:oddVBand="0" w:evenVBand="0" w:oddHBand="0" w:evenHBand="0" w:firstRowFirstColumn="0" w:firstRowLastColumn="0" w:lastRowFirstColumn="0" w:lastRowLastColumn="0"/>
            </w:pPr>
            <w:fldSimple w:instr=" STYLEREF 1 \s ">
              <w:r w:rsidR="007D5908">
                <w:rPr>
                  <w:noProof/>
                </w:rPr>
                <w:t>3</w:t>
              </w:r>
            </w:fldSimple>
            <w:r w:rsidR="007D5908" w:rsidRPr="00422202">
              <w:t>.</w:t>
            </w:r>
            <w:fldSimple w:instr=" SEQ Ecuație \* ARABIC \s 1 ">
              <w:r w:rsidR="007D5908">
                <w:rPr>
                  <w:noProof/>
                </w:rPr>
                <w:t>7</w:t>
              </w:r>
            </w:fldSimple>
          </w:p>
        </w:tc>
      </w:tr>
    </w:tbl>
    <w:p w14:paraId="668CE93D" w14:textId="16CBD062" w:rsidR="007D5908" w:rsidRDefault="007D5908" w:rsidP="007D5908">
      <w:pPr>
        <w:rPr>
          <w:lang w:val="ro-MD"/>
        </w:rPr>
      </w:pPr>
    </w:p>
    <w:tbl>
      <w:tblPr>
        <w:tblStyle w:val="Tabelsimplu4"/>
        <w:tblW w:w="9626" w:type="dxa"/>
        <w:tblLook w:val="04A0" w:firstRow="1" w:lastRow="0" w:firstColumn="1" w:lastColumn="0" w:noHBand="0" w:noVBand="1"/>
      </w:tblPr>
      <w:tblGrid>
        <w:gridCol w:w="8784"/>
        <w:gridCol w:w="842"/>
      </w:tblGrid>
      <w:tr w:rsidR="007D5908" w:rsidRPr="00422202" w14:paraId="02A71AB1" w14:textId="77777777" w:rsidTr="00740B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375253E0" w14:textId="467CCE43" w:rsidR="007D5908" w:rsidRPr="00422202" w:rsidRDefault="00000000" w:rsidP="007D5908">
            <w:pPr>
              <w:rPr>
                <w:i/>
              </w:rPr>
            </w:pPr>
            <m:oMathPara>
              <m:oMath>
                <m:sSup>
                  <m:sSupPr>
                    <m:ctrlPr>
                      <w:rPr>
                        <w:rFonts w:ascii="Cambria Math" w:hAnsi="Cambria Math"/>
                        <w:color w:val="44546A" w:themeColor="text2"/>
                      </w:rPr>
                    </m:ctrlPr>
                  </m:sSupPr>
                  <m:e>
                    <m:r>
                      <m:rPr>
                        <m:sty m:val="bi"/>
                      </m:rPr>
                      <w:rPr>
                        <w:rFonts w:ascii="Cambria Math" w:hAnsi="Cambria Math"/>
                      </w:rPr>
                      <m:t>M</m:t>
                    </m:r>
                  </m:e>
                  <m:sup>
                    <m:r>
                      <m:rPr>
                        <m:sty m:val="b"/>
                      </m:rPr>
                      <w:rPr>
                        <w:rFonts w:ascii="Cambria Math" w:hAnsi="Cambria Math"/>
                      </w:rPr>
                      <m:t>-1</m:t>
                    </m:r>
                  </m:sup>
                </m:sSup>
                <m:d>
                  <m:dPr>
                    <m:ctrlPr>
                      <w:rPr>
                        <w:rFonts w:ascii="Cambria Math" w:hAnsi="Cambria Math"/>
                        <w:b w:val="0"/>
                        <w:bCs w:val="0"/>
                        <w:i/>
                      </w:rPr>
                    </m:ctrlPr>
                  </m:dPr>
                  <m:e>
                    <m:r>
                      <m:rPr>
                        <m:sty m:val="bi"/>
                      </m:rPr>
                      <w:rPr>
                        <w:rFonts w:ascii="Cambria Math" w:hAnsi="Cambria Math"/>
                      </w:rPr>
                      <m:t>m</m:t>
                    </m:r>
                  </m:e>
                </m:d>
                <m:r>
                  <m:rPr>
                    <m:sty m:val="bi"/>
                  </m:rPr>
                  <w:rPr>
                    <w:rFonts w:ascii="Cambria Math" w:hAnsi="Cambria Math"/>
                  </w:rPr>
                  <m:t>=700*</m:t>
                </m:r>
                <m:d>
                  <m:dPr>
                    <m:ctrlPr>
                      <w:rPr>
                        <w:rFonts w:ascii="Cambria Math" w:hAnsi="Cambria Math"/>
                        <w:color w:val="44546A" w:themeColor="text2"/>
                      </w:rPr>
                    </m:ctrlPr>
                  </m:dPr>
                  <m:e>
                    <m:sSup>
                      <m:sSupPr>
                        <m:ctrlPr>
                          <w:rPr>
                            <w:rFonts w:ascii="Cambria Math" w:hAnsi="Cambria Math"/>
                            <w:i/>
                            <w:color w:val="44546A" w:themeColor="text2"/>
                          </w:rPr>
                        </m:ctrlPr>
                      </m:sSupPr>
                      <m:e>
                        <m:r>
                          <m:rPr>
                            <m:sty m:val="b"/>
                          </m:rPr>
                          <w:rPr>
                            <w:rFonts w:ascii="Cambria Math" w:hAnsi="Cambria Math"/>
                          </w:rPr>
                          <m:t>10</m:t>
                        </m:r>
                      </m:e>
                      <m:sup>
                        <m:f>
                          <m:fPr>
                            <m:ctrlPr>
                              <w:rPr>
                                <w:rFonts w:ascii="Cambria Math" w:hAnsi="Cambria Math"/>
                                <w:i/>
                                <w:color w:val="44546A" w:themeColor="text2"/>
                              </w:rPr>
                            </m:ctrlPr>
                          </m:fPr>
                          <m:num>
                            <m:r>
                              <m:rPr>
                                <m:sty m:val="bi"/>
                              </m:rPr>
                              <w:rPr>
                                <w:rFonts w:ascii="Cambria Math" w:hAnsi="Cambria Math"/>
                              </w:rPr>
                              <m:t>m</m:t>
                            </m:r>
                          </m:num>
                          <m:den>
                            <m:r>
                              <m:rPr>
                                <m:sty m:val="b"/>
                              </m:rPr>
                              <w:rPr>
                                <w:rFonts w:ascii="Cambria Math" w:hAnsi="Cambria Math"/>
                              </w:rPr>
                              <m:t>2595</m:t>
                            </m:r>
                          </m:den>
                        </m:f>
                      </m:sup>
                    </m:sSup>
                    <m:r>
                      <m:rPr>
                        <m:sty m:val="b"/>
                      </m:rPr>
                      <w:rPr>
                        <w:rFonts w:ascii="Cambria Math" w:hAnsi="Cambria Math"/>
                      </w:rPr>
                      <m:t>-1</m:t>
                    </m:r>
                  </m:e>
                </m:d>
                <m:r>
                  <m:rPr>
                    <m:sty m:val="bi"/>
                  </m:rPr>
                  <w:rPr>
                    <w:rFonts w:ascii="Cambria Math" w:hAnsi="Cambria Math"/>
                  </w:rPr>
                  <m:t xml:space="preserve"> </m:t>
                </m:r>
              </m:oMath>
            </m:oMathPara>
          </w:p>
        </w:tc>
        <w:tc>
          <w:tcPr>
            <w:tcW w:w="842" w:type="dxa"/>
          </w:tcPr>
          <w:p w14:paraId="6C68919D" w14:textId="20A5A735" w:rsidR="007D5908" w:rsidRPr="00422202" w:rsidRDefault="00000000" w:rsidP="007D5908">
            <w:pPr>
              <w:cnfStyle w:val="100000000000" w:firstRow="1" w:lastRow="0" w:firstColumn="0" w:lastColumn="0" w:oddVBand="0" w:evenVBand="0" w:oddHBand="0" w:evenHBand="0" w:firstRowFirstColumn="0" w:firstRowLastColumn="0" w:lastRowFirstColumn="0" w:lastRowLastColumn="0"/>
              <w:rPr>
                <w:i/>
              </w:rPr>
            </w:pPr>
            <w:fldSimple w:instr=" STYLEREF 1 \s ">
              <w:r w:rsidR="007D5908">
                <w:rPr>
                  <w:i/>
                  <w:noProof/>
                </w:rPr>
                <w:t>3</w:t>
              </w:r>
            </w:fldSimple>
            <w:r w:rsidR="007D5908" w:rsidRPr="00422202">
              <w:t>.</w:t>
            </w:r>
            <w:fldSimple w:instr=" SEQ Ecuație \* ARABIC \s 1 ">
              <w:r w:rsidR="007D5908">
                <w:rPr>
                  <w:i/>
                  <w:noProof/>
                </w:rPr>
                <w:t>8</w:t>
              </w:r>
            </w:fldSimple>
          </w:p>
        </w:tc>
      </w:tr>
    </w:tbl>
    <w:p w14:paraId="6B4D7D46" w14:textId="7222ACF6" w:rsidR="007D5908" w:rsidRDefault="007D5908" w:rsidP="000B12C5">
      <w:pPr>
        <w:contextualSpacing/>
        <w:rPr>
          <w:lang w:val="ro-MD"/>
        </w:rPr>
      </w:pPr>
      <w:r>
        <w:rPr>
          <w:lang w:val="ro-MD"/>
        </w:rPr>
        <w:t xml:space="preserve"> </w:t>
      </w:r>
    </w:p>
    <w:p w14:paraId="77675120" w14:textId="77777777" w:rsidR="003B4BF3" w:rsidRDefault="003B4BF3" w:rsidP="003B4BF3">
      <w:pPr>
        <w:keepNext/>
        <w:contextualSpacing/>
      </w:pPr>
      <w:r w:rsidRPr="003B4BF3">
        <w:rPr>
          <w:noProof/>
          <w:lang w:val="ro-MD"/>
        </w:rPr>
        <w:lastRenderedPageBreak/>
        <w:drawing>
          <wp:inline distT="0" distB="0" distL="0" distR="0" wp14:anchorId="6B0A651C" wp14:editId="08D5A529">
            <wp:extent cx="5943600" cy="3251835"/>
            <wp:effectExtent l="0" t="0" r="0" b="5715"/>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51835"/>
                    </a:xfrm>
                    <a:prstGeom prst="rect">
                      <a:avLst/>
                    </a:prstGeom>
                  </pic:spPr>
                </pic:pic>
              </a:graphicData>
            </a:graphic>
          </wp:inline>
        </w:drawing>
      </w:r>
    </w:p>
    <w:p w14:paraId="14F5254A" w14:textId="656D41D9" w:rsidR="000B12C5" w:rsidRPr="00A3130A" w:rsidRDefault="003B4BF3" w:rsidP="003B4BF3">
      <w:pPr>
        <w:jc w:val="center"/>
        <w:rPr>
          <w:lang w:val="ro-MD"/>
        </w:rPr>
      </w:pPr>
      <w:bookmarkStart w:id="79" w:name="_Toc133340128"/>
      <w:bookmarkStart w:id="80" w:name="_Toc133340304"/>
      <w:r>
        <w:t xml:space="preserve">Fig. </w:t>
      </w:r>
      <w:fldSimple w:instr=" STYLEREF 1 \s ">
        <w:r w:rsidR="00AA4D4B">
          <w:rPr>
            <w:noProof/>
          </w:rPr>
          <w:t>3</w:t>
        </w:r>
      </w:fldSimple>
      <w:r w:rsidR="00AA4D4B">
        <w:t>.</w:t>
      </w:r>
      <w:fldSimple w:instr=" SEQ Fig. \* ARABIC \s 1 ">
        <w:r w:rsidR="00AA4D4B">
          <w:rPr>
            <w:noProof/>
          </w:rPr>
          <w:t>10</w:t>
        </w:r>
      </w:fldSimple>
      <w:r>
        <w:t xml:space="preserve"> Scala Mel</w:t>
      </w:r>
      <w:bookmarkEnd w:id="79"/>
      <w:bookmarkEnd w:id="80"/>
    </w:p>
    <w:p w14:paraId="314DCD5E" w14:textId="77777777" w:rsidR="00E91A1E" w:rsidRPr="00A3130A" w:rsidRDefault="00E91A1E" w:rsidP="000B12C5">
      <w:pPr>
        <w:contextualSpacing/>
        <w:rPr>
          <w:lang w:val="ro-MD"/>
        </w:rPr>
      </w:pPr>
      <w:r w:rsidRPr="00A3130A">
        <w:rPr>
          <w:lang w:val="ro-MD"/>
        </w:rPr>
        <w:t>c) Acest lucru ne oferă 40 de coeficienți (în funcție de cerințe, poate fi orice număr), între intervalul selectat.</w:t>
      </w:r>
    </w:p>
    <w:p w14:paraId="10CC6A6A" w14:textId="77777777" w:rsidR="00E91A1E" w:rsidRPr="00A3130A" w:rsidRDefault="00E91A1E" w:rsidP="000B12C5">
      <w:pPr>
        <w:contextualSpacing/>
        <w:rPr>
          <w:lang w:val="ro-MD"/>
        </w:rPr>
      </w:pPr>
      <w:r w:rsidRPr="00A3130A">
        <w:rPr>
          <w:lang w:val="ro-MD"/>
        </w:rPr>
        <w:t>d) Acești coeficienți sunt apoi convertiți înapoi în hertzi</w:t>
      </w:r>
    </w:p>
    <w:p w14:paraId="13A8A779" w14:textId="35319BFA" w:rsidR="00E91A1E" w:rsidRDefault="00E91A1E" w:rsidP="000B12C5">
      <w:pPr>
        <w:contextualSpacing/>
        <w:rPr>
          <w:lang w:val="ro-MD"/>
        </w:rPr>
      </w:pPr>
      <w:r w:rsidRPr="00A3130A">
        <w:rPr>
          <w:lang w:val="ro-MD"/>
        </w:rPr>
        <w:t>e) Și fi</w:t>
      </w:r>
      <w:r w:rsidR="00C4391F">
        <w:rPr>
          <w:lang w:val="ro-MD"/>
        </w:rPr>
        <w:t>ltrul banc</w:t>
      </w:r>
      <w:r w:rsidRPr="00A3130A">
        <w:rPr>
          <w:lang w:val="ro-MD"/>
        </w:rPr>
        <w:t xml:space="preserve"> este trasat folosind aceste puncte</w:t>
      </w:r>
      <w:r w:rsidR="00C01AA8">
        <w:rPr>
          <w:lang w:val="ro-MD"/>
        </w:rPr>
        <w:t xml:space="preserve"> - </w:t>
      </w:r>
      <w:r w:rsidR="003B4BF3">
        <w:rPr>
          <w:lang w:val="ro-MD"/>
        </w:rPr>
        <w:t xml:space="preserve"> </w:t>
      </w:r>
      <w:r w:rsidR="003B4BF3">
        <w:rPr>
          <w:lang w:val="ro-MD"/>
        </w:rPr>
        <w:fldChar w:fldCharType="begin"/>
      </w:r>
      <w:r w:rsidR="003B4BF3">
        <w:rPr>
          <w:lang w:val="ro-MD"/>
        </w:rPr>
        <w:instrText xml:space="preserve"> REF _Ref131531853 \h </w:instrText>
      </w:r>
      <w:r w:rsidR="003B4BF3">
        <w:rPr>
          <w:lang w:val="ro-MD"/>
        </w:rPr>
      </w:r>
      <w:r w:rsidR="003B4BF3">
        <w:rPr>
          <w:lang w:val="ro-MD"/>
        </w:rPr>
        <w:fldChar w:fldCharType="separate"/>
      </w:r>
      <w:r w:rsidR="00C01AA8">
        <w:t xml:space="preserve">figura </w:t>
      </w:r>
      <w:r w:rsidR="00C01AA8">
        <w:rPr>
          <w:noProof/>
        </w:rPr>
        <w:t>3</w:t>
      </w:r>
      <w:r w:rsidR="00C01AA8">
        <w:t>.</w:t>
      </w:r>
      <w:r w:rsidR="00C01AA8">
        <w:rPr>
          <w:noProof/>
        </w:rPr>
        <w:t>11</w:t>
      </w:r>
      <w:r w:rsidR="003B4BF3">
        <w:rPr>
          <w:lang w:val="ro-MD"/>
        </w:rPr>
        <w:fldChar w:fldCharType="end"/>
      </w:r>
      <w:r w:rsidRPr="00A3130A">
        <w:rPr>
          <w:lang w:val="ro-MD"/>
        </w:rPr>
        <w:t>!</w:t>
      </w:r>
    </w:p>
    <w:p w14:paraId="7EBD12D2" w14:textId="5C1944A6" w:rsidR="000B12C5" w:rsidRDefault="003B4BF3" w:rsidP="00A3130A">
      <w:pPr>
        <w:rPr>
          <w:lang w:val="ro-MD"/>
        </w:rPr>
      </w:pPr>
      <w:r w:rsidRPr="007D5908">
        <w:rPr>
          <w:noProof/>
          <w:lang w:val="ro-MD"/>
        </w:rPr>
        <w:drawing>
          <wp:inline distT="0" distB="0" distL="0" distR="0" wp14:anchorId="51A48380" wp14:editId="7C15366B">
            <wp:extent cx="5943600" cy="2265680"/>
            <wp:effectExtent l="0" t="0" r="0" b="127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65680"/>
                    </a:xfrm>
                    <a:prstGeom prst="rect">
                      <a:avLst/>
                    </a:prstGeom>
                  </pic:spPr>
                </pic:pic>
              </a:graphicData>
            </a:graphic>
          </wp:inline>
        </w:drawing>
      </w:r>
    </w:p>
    <w:p w14:paraId="47197455" w14:textId="0E5BA4B1" w:rsidR="003B4BF3" w:rsidRDefault="003B4BF3" w:rsidP="003B4BF3">
      <w:pPr>
        <w:jc w:val="center"/>
      </w:pPr>
      <w:bookmarkStart w:id="81" w:name="_Ref131531853"/>
      <w:bookmarkStart w:id="82" w:name="_Toc133340129"/>
      <w:bookmarkStart w:id="83" w:name="_Toc133340305"/>
      <w:r>
        <w:t xml:space="preserve">Fig. </w:t>
      </w:r>
      <w:fldSimple w:instr=" STYLEREF 1 \s ">
        <w:r w:rsidR="00AA4D4B">
          <w:rPr>
            <w:noProof/>
          </w:rPr>
          <w:t>3</w:t>
        </w:r>
      </w:fldSimple>
      <w:r w:rsidR="00AA4D4B">
        <w:t>.</w:t>
      </w:r>
      <w:fldSimple w:instr=" SEQ Fig. \* ARABIC \s 1 ">
        <w:r w:rsidR="00AA4D4B">
          <w:rPr>
            <w:noProof/>
          </w:rPr>
          <w:t>11</w:t>
        </w:r>
      </w:fldSimple>
      <w:bookmarkEnd w:id="81"/>
      <w:r>
        <w:t xml:space="preserve"> Banc de filtre Mel</w:t>
      </w:r>
      <w:bookmarkEnd w:id="82"/>
      <w:bookmarkEnd w:id="83"/>
    </w:p>
    <w:p w14:paraId="506B7FFA" w14:textId="77777777" w:rsidR="003B4BF3" w:rsidRDefault="003B4BF3" w:rsidP="00A3130A">
      <w:pPr>
        <w:rPr>
          <w:lang w:val="ro-MD"/>
        </w:rPr>
      </w:pPr>
    </w:p>
    <w:p w14:paraId="573E9F9C" w14:textId="42F6CCDC" w:rsidR="00A3130A" w:rsidRPr="000B12C5" w:rsidRDefault="00A3130A" w:rsidP="000B12C5">
      <w:pPr>
        <w:pStyle w:val="Listparagraf"/>
        <w:numPr>
          <w:ilvl w:val="0"/>
          <w:numId w:val="16"/>
        </w:numPr>
        <w:ind w:left="426"/>
        <w:rPr>
          <w:lang w:val="ro-MD"/>
        </w:rPr>
      </w:pPr>
    </w:p>
    <w:p w14:paraId="0928D79B" w14:textId="56514858" w:rsidR="000B12C5" w:rsidRDefault="000B12C5" w:rsidP="00A3130A">
      <w:pPr>
        <w:rPr>
          <w:lang w:val="ro-MD"/>
        </w:rPr>
      </w:pPr>
      <w:r w:rsidRPr="000B12C5">
        <w:rPr>
          <w:lang w:val="ro-MD"/>
        </w:rPr>
        <w:lastRenderedPageBreak/>
        <w:t>În etapa următoare, se aplică</w:t>
      </w:r>
      <w:r>
        <w:rPr>
          <w:lang w:val="ro-MD"/>
        </w:rPr>
        <w:t xml:space="preserve"> funcția</w:t>
      </w:r>
      <w:r w:rsidRPr="000B12C5">
        <w:rPr>
          <w:lang w:val="ro-MD"/>
        </w:rPr>
        <w:t xml:space="preserve"> logar</w:t>
      </w:r>
      <w:r>
        <w:rPr>
          <w:lang w:val="ro-MD"/>
        </w:rPr>
        <w:t>itm</w:t>
      </w:r>
      <w:r w:rsidRPr="000B12C5">
        <w:rPr>
          <w:lang w:val="ro-MD"/>
        </w:rPr>
        <w:t xml:space="preserve"> valorilor spectrogramelor filtrate pentru a obține energiile filtrului Mel într-o formă logaritmică.</w:t>
      </w:r>
    </w:p>
    <w:p w14:paraId="07514717" w14:textId="2CF65CBD" w:rsidR="000B12C5" w:rsidRPr="000B12C5" w:rsidRDefault="000B12C5" w:rsidP="000B12C5">
      <w:pPr>
        <w:pStyle w:val="Listparagraf"/>
        <w:numPr>
          <w:ilvl w:val="0"/>
          <w:numId w:val="16"/>
        </w:numPr>
        <w:ind w:left="426"/>
        <w:rPr>
          <w:lang w:val="ro-MD"/>
        </w:rPr>
      </w:pPr>
    </w:p>
    <w:p w14:paraId="1B03A54C" w14:textId="4451F7CE" w:rsidR="003B4BF3" w:rsidRDefault="000B12C5" w:rsidP="003B4BF3">
      <w:pPr>
        <w:rPr>
          <w:lang w:val="ro-MD"/>
        </w:rPr>
      </w:pPr>
      <w:r w:rsidRPr="000B12C5">
        <w:rPr>
          <w:lang w:val="ro-MD"/>
        </w:rPr>
        <w:t>În final, coeficienții Filter Bank sunt decorelați prin aplicarea transformatei cosinus discrete (DCT) pentru a obține coeficienții Mel Frequency Cepstral. Acești coeficienți descriu doar încadrarea spectrală a puterii unui singur cadru de semnal audio.</w:t>
      </w:r>
    </w:p>
    <w:p w14:paraId="6E627873" w14:textId="67FF32EF" w:rsidR="00177950" w:rsidRDefault="00177950" w:rsidP="00177950">
      <w:pPr>
        <w:ind w:firstLine="708"/>
        <w:rPr>
          <w:lang w:val="ro-MD"/>
        </w:rPr>
      </w:pPr>
      <w:r w:rsidRPr="00177950">
        <w:rPr>
          <w:lang w:val="ro-MD"/>
        </w:rPr>
        <w:t>În general, coeficienții MFCC descriu doar spectrul de putere al unui singur cadru al unui semnal audio, în timp ce coeficienții delta descriu variația acestor coeficienți în timp.</w:t>
      </w:r>
      <w:r>
        <w:rPr>
          <w:lang w:val="ro-MD"/>
        </w:rPr>
        <w:t xml:space="preserve"> Coeficienții delta </w:t>
      </w:r>
      <w:r w:rsidRPr="00177950">
        <w:rPr>
          <w:lang w:val="ro-MD"/>
        </w:rPr>
        <w:t xml:space="preserve"> sunt pur și simplu diferența dintre caracteristicile găsite în ferestrele individuale ale spectrogramei și pot fi considerate - într-un mod foarte simplificat - ca prima derivată a spectrogramei, deoarece descriu modul în care informația spectrală se modifică în timp.</w:t>
      </w:r>
    </w:p>
    <w:p w14:paraId="1FBB3F10" w14:textId="3532359C" w:rsidR="00AF655D" w:rsidRPr="00293ACE" w:rsidRDefault="00AF655D" w:rsidP="00177950">
      <w:pPr>
        <w:rPr>
          <w:lang w:val="ro-MD"/>
        </w:rPr>
      </w:pPr>
    </w:p>
    <w:p w14:paraId="2A92135A" w14:textId="49474166" w:rsidR="00B353E4" w:rsidRDefault="00374084" w:rsidP="00B353E4">
      <w:pPr>
        <w:pStyle w:val="Titlu1"/>
      </w:pPr>
      <w:bookmarkStart w:id="84" w:name="_Toc133689307"/>
      <w:r>
        <w:t>Echipamente folosite</w:t>
      </w:r>
      <w:bookmarkEnd w:id="84"/>
    </w:p>
    <w:p w14:paraId="4DA4B507" w14:textId="7F2A2CB8" w:rsidR="00237B92" w:rsidRPr="00237B92" w:rsidRDefault="00237B92" w:rsidP="00237B92">
      <w:pPr>
        <w:ind w:firstLine="708"/>
      </w:pPr>
      <w:r w:rsidRPr="00237B92">
        <w:t>Un sistem încorporat (</w:t>
      </w:r>
      <w:r>
        <w:t>eng.</w:t>
      </w:r>
      <w:r w:rsidRPr="00237B92">
        <w:t xml:space="preserve"> embedded</w:t>
      </w:r>
      <w:r>
        <w:t xml:space="preserve"> system</w:t>
      </w:r>
      <w:r w:rsidRPr="00237B92">
        <w:t>) este un sistem de calcul specializat care este proiectat să îndeplinească un set specific de funcții sau sarcini. De obicei, aceste sisteme sunt integrate în alte produse sau dispozitive și sunt proiectate să ruleze cu consum redus de energie și cu o dimensiune fizică mică. Sistemele încorporate sunt utilizate într-o gamă largă de aplicații, inclusiv în industria auto, în dispozitive medicale, în echipamente de comunicare, în sisteme de control industrial și în multe alte domenii. Acestea pot fi proiectate cu ajutorul unor microcontrolere, microprocesoare sau chiar cu circuite integrate specializate.</w:t>
      </w:r>
    </w:p>
    <w:p w14:paraId="4691307D" w14:textId="2F6097D5" w:rsidR="00237B92" w:rsidRDefault="00237B92" w:rsidP="00237B92">
      <w:pPr>
        <w:ind w:firstLine="709"/>
      </w:pPr>
      <w:r>
        <w:t>Î</w:t>
      </w:r>
      <w:r w:rsidR="00177950">
        <w:t xml:space="preserve">n această lucrare de licență s-a urmărit </w:t>
      </w:r>
      <w:r>
        <w:t>și crearea unui ansamblu electronic care să formeze un sistem încorporat de comandă. În cele ce urmează sunt prezentate componentele acestui sistem.</w:t>
      </w:r>
    </w:p>
    <w:p w14:paraId="6C6EBDFE" w14:textId="77777777" w:rsidR="00237B92" w:rsidRDefault="00237B92" w:rsidP="00237B92">
      <w:pPr>
        <w:ind w:firstLine="709"/>
      </w:pPr>
    </w:p>
    <w:p w14:paraId="40FD2DE0" w14:textId="77777777" w:rsidR="009D163D" w:rsidRDefault="00AD4B61" w:rsidP="00AD4B61">
      <w:pPr>
        <w:pStyle w:val="Titlu2"/>
      </w:pPr>
      <w:bookmarkStart w:id="85" w:name="_Toc133689308"/>
      <w:r>
        <w:t>Raspberry Pi</w:t>
      </w:r>
      <w:r w:rsidR="00AE3F7B">
        <w:t xml:space="preserve"> 4</w:t>
      </w:r>
      <w:bookmarkEnd w:id="85"/>
    </w:p>
    <w:p w14:paraId="12398BE2" w14:textId="7600B2B7" w:rsidR="00456B7E" w:rsidRPr="006B5505" w:rsidRDefault="00456B7E" w:rsidP="00456B7E">
      <w:pPr>
        <w:ind w:firstLine="708"/>
      </w:pPr>
      <w:r w:rsidRPr="00456B7E">
        <w:t xml:space="preserve">Un </w:t>
      </w:r>
      <w:r>
        <w:t>SBC</w:t>
      </w:r>
      <w:r w:rsidRPr="00456B7E">
        <w:t xml:space="preserve"> este un computer complet funcțional, alcătuit dintr-o singură placă de circuit imprimat. Pe această placă sunt integrate toate componentele necesare funcționării unui computer, precum procesorul, memoria RAM, memoria de </w:t>
      </w:r>
      <w:r w:rsidRPr="00456B7E">
        <w:lastRenderedPageBreak/>
        <w:t>stocare, interfețele de comunicație</w:t>
      </w:r>
      <w:r>
        <w:t xml:space="preserve"> (</w:t>
      </w:r>
      <w:r w:rsidRPr="00456B7E">
        <w:t>precum USB sau Ethernet</w:t>
      </w:r>
      <w:r>
        <w:t>)</w:t>
      </w:r>
      <w:r w:rsidRPr="00456B7E">
        <w:t>. Un astfel de computer poate fi utilizat într-o varietate de aplicații, cum ar fi roboți, sisteme de control, monitoare, sau alte proiecte în care spațiul și consumul de energie sunt limitate. Exemple de single board computers sunt Raspberry Pi sau Arduino.</w:t>
      </w:r>
    </w:p>
    <w:p w14:paraId="61D28F4A" w14:textId="77777777" w:rsidR="006B5505" w:rsidRDefault="006B5505" w:rsidP="006B5505">
      <w:pPr>
        <w:jc w:val="center"/>
      </w:pPr>
      <w:r>
        <w:rPr>
          <w:noProof/>
        </w:rPr>
        <w:drawing>
          <wp:inline distT="0" distB="0" distL="0" distR="0" wp14:anchorId="714C7E07" wp14:editId="1E8BBFA4">
            <wp:extent cx="5438775" cy="3238500"/>
            <wp:effectExtent l="0" t="0" r="9525"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pic:cNvPicPr/>
                  </pic:nvPicPr>
                  <pic:blipFill>
                    <a:blip r:embed="rId20">
                      <a:extLst>
                        <a:ext uri="{28A0092B-C50C-407E-A947-70E740481C1C}">
                          <a14:useLocalDpi xmlns:a14="http://schemas.microsoft.com/office/drawing/2010/main" val="0"/>
                        </a:ext>
                      </a:extLst>
                    </a:blip>
                    <a:stretch>
                      <a:fillRect/>
                    </a:stretch>
                  </pic:blipFill>
                  <pic:spPr>
                    <a:xfrm>
                      <a:off x="0" y="0"/>
                      <a:ext cx="5438775" cy="3238500"/>
                    </a:xfrm>
                    <a:prstGeom prst="rect">
                      <a:avLst/>
                    </a:prstGeom>
                  </pic:spPr>
                </pic:pic>
              </a:graphicData>
            </a:graphic>
          </wp:inline>
        </w:drawing>
      </w:r>
    </w:p>
    <w:p w14:paraId="65CFFCE5" w14:textId="206BF4DF" w:rsidR="006B5505" w:rsidRPr="00487D6D" w:rsidRDefault="006B5505" w:rsidP="00487D6D">
      <w:pPr>
        <w:jc w:val="center"/>
        <w:rPr>
          <w:sz w:val="24"/>
          <w:szCs w:val="24"/>
        </w:rPr>
      </w:pPr>
      <w:bookmarkStart w:id="86" w:name="_Ref130226198"/>
      <w:bookmarkStart w:id="87" w:name="_Toc130741287"/>
      <w:bookmarkStart w:id="88" w:name="_Toc133340130"/>
      <w:bookmarkStart w:id="89" w:name="_Toc133340306"/>
      <w:r w:rsidRPr="00487D6D">
        <w:rPr>
          <w:sz w:val="24"/>
          <w:szCs w:val="24"/>
        </w:rPr>
        <w:t xml:space="preserve">Fig. </w:t>
      </w:r>
      <w:r w:rsidR="00AA4D4B">
        <w:rPr>
          <w:sz w:val="24"/>
          <w:szCs w:val="24"/>
        </w:rPr>
        <w:fldChar w:fldCharType="begin"/>
      </w:r>
      <w:r w:rsidR="00AA4D4B">
        <w:rPr>
          <w:sz w:val="24"/>
          <w:szCs w:val="24"/>
        </w:rPr>
        <w:instrText xml:space="preserve"> STYLEREF 1 \s </w:instrText>
      </w:r>
      <w:r w:rsidR="00AA4D4B">
        <w:rPr>
          <w:sz w:val="24"/>
          <w:szCs w:val="24"/>
        </w:rPr>
        <w:fldChar w:fldCharType="separate"/>
      </w:r>
      <w:r w:rsidR="00AA4D4B">
        <w:rPr>
          <w:noProof/>
          <w:sz w:val="24"/>
          <w:szCs w:val="24"/>
        </w:rPr>
        <w:t>4</w:t>
      </w:r>
      <w:r w:rsidR="00AA4D4B">
        <w:rPr>
          <w:sz w:val="24"/>
          <w:szCs w:val="24"/>
        </w:rPr>
        <w:fldChar w:fldCharType="end"/>
      </w:r>
      <w:r w:rsidR="00AA4D4B">
        <w:rPr>
          <w:sz w:val="24"/>
          <w:szCs w:val="24"/>
        </w:rPr>
        <w:t>.</w:t>
      </w:r>
      <w:r w:rsidR="00AA4D4B">
        <w:rPr>
          <w:sz w:val="24"/>
          <w:szCs w:val="24"/>
        </w:rPr>
        <w:fldChar w:fldCharType="begin"/>
      </w:r>
      <w:r w:rsidR="00AA4D4B">
        <w:rPr>
          <w:sz w:val="24"/>
          <w:szCs w:val="24"/>
        </w:rPr>
        <w:instrText xml:space="preserve"> SEQ Fig. \* ARABIC \s 1 </w:instrText>
      </w:r>
      <w:r w:rsidR="00AA4D4B">
        <w:rPr>
          <w:sz w:val="24"/>
          <w:szCs w:val="24"/>
        </w:rPr>
        <w:fldChar w:fldCharType="separate"/>
      </w:r>
      <w:r w:rsidR="00AA4D4B">
        <w:rPr>
          <w:noProof/>
          <w:sz w:val="24"/>
          <w:szCs w:val="24"/>
        </w:rPr>
        <w:t>1</w:t>
      </w:r>
      <w:r w:rsidR="00AA4D4B">
        <w:rPr>
          <w:sz w:val="24"/>
          <w:szCs w:val="24"/>
        </w:rPr>
        <w:fldChar w:fldCharType="end"/>
      </w:r>
      <w:r w:rsidRPr="00487D6D">
        <w:rPr>
          <w:sz w:val="24"/>
          <w:szCs w:val="24"/>
        </w:rPr>
        <w:t xml:space="preserve"> Raspberry Pi 4</w:t>
      </w:r>
      <w:bookmarkEnd w:id="86"/>
      <w:bookmarkEnd w:id="87"/>
      <w:bookmarkEnd w:id="88"/>
      <w:bookmarkEnd w:id="89"/>
    </w:p>
    <w:p w14:paraId="7725D66C" w14:textId="77777777" w:rsidR="006B5505" w:rsidRDefault="006B5505" w:rsidP="006B5505"/>
    <w:p w14:paraId="019FE965" w14:textId="77777777" w:rsidR="006B5505" w:rsidRPr="006B5505" w:rsidRDefault="006B5505" w:rsidP="006B5505"/>
    <w:p w14:paraId="6EC97A6A" w14:textId="6F7E8099" w:rsidR="0035628E" w:rsidRDefault="00587C75" w:rsidP="00553BA7">
      <w:pPr>
        <w:ind w:firstLine="576"/>
      </w:pPr>
      <w:r>
        <w:t>Raspberry Pi 4</w:t>
      </w:r>
      <w:r w:rsidR="005D1149">
        <w:t xml:space="preserve"> model B</w:t>
      </w:r>
      <w:r>
        <w:t xml:space="preserve"> este o placă de dezvoltare compactă, bazată pe arhitectura ARM, proiectată pentru a fi utilizată într-o varietate de proiecte hardware și software. </w:t>
      </w:r>
      <w:r w:rsidR="0035628E">
        <w:t>Plăcuța Raspberry Pi 4</w:t>
      </w:r>
      <w:r w:rsidR="005D1149">
        <w:t xml:space="preserve"> model B</w:t>
      </w:r>
      <w:r w:rsidR="0035628E">
        <w:t xml:space="preserve"> are următoarele specificații:</w:t>
      </w:r>
    </w:p>
    <w:p w14:paraId="426A3396" w14:textId="77777777" w:rsidR="0035628E" w:rsidRDefault="0035628E" w:rsidP="0035628E"/>
    <w:p w14:paraId="7F49E944" w14:textId="77777777" w:rsidR="0035628E" w:rsidRDefault="0035628E" w:rsidP="0035628E">
      <w:pPr>
        <w:pStyle w:val="Listparagraf"/>
        <w:numPr>
          <w:ilvl w:val="0"/>
          <w:numId w:val="4"/>
        </w:numPr>
      </w:pPr>
      <w:r>
        <w:t>Procesor Broadcom BCM2711 quad-core ARM Cortex-A72 (64-bit) cu o frecvență de 1.5 GHz</w:t>
      </w:r>
    </w:p>
    <w:p w14:paraId="5186C57F" w14:textId="77777777" w:rsidR="0035628E" w:rsidRDefault="0035628E" w:rsidP="0035628E">
      <w:pPr>
        <w:pStyle w:val="Listparagraf"/>
        <w:numPr>
          <w:ilvl w:val="0"/>
          <w:numId w:val="4"/>
        </w:numPr>
      </w:pPr>
      <w:r>
        <w:t>2GB, 4GB sau 8GB RAM, în funcție de varianta aleasă</w:t>
      </w:r>
    </w:p>
    <w:p w14:paraId="3A537347" w14:textId="77777777" w:rsidR="0035628E" w:rsidRDefault="0035628E" w:rsidP="0035628E">
      <w:pPr>
        <w:pStyle w:val="Listparagraf"/>
        <w:numPr>
          <w:ilvl w:val="0"/>
          <w:numId w:val="4"/>
        </w:numPr>
      </w:pPr>
      <w:r>
        <w:t>Conexiune Gigabit Ethernet</w:t>
      </w:r>
    </w:p>
    <w:p w14:paraId="2E7A31FA" w14:textId="77777777" w:rsidR="0035628E" w:rsidRDefault="0035628E" w:rsidP="0035628E">
      <w:pPr>
        <w:pStyle w:val="Listparagraf"/>
        <w:numPr>
          <w:ilvl w:val="0"/>
          <w:numId w:val="4"/>
        </w:numPr>
      </w:pPr>
      <w:r>
        <w:t>Conexiune Wi-Fi 802.11ac dual-band și Bluetooth 5.0</w:t>
      </w:r>
    </w:p>
    <w:p w14:paraId="20DC0CBA" w14:textId="77777777" w:rsidR="0035628E" w:rsidRDefault="0035628E" w:rsidP="0035628E">
      <w:pPr>
        <w:pStyle w:val="Listparagraf"/>
        <w:numPr>
          <w:ilvl w:val="0"/>
          <w:numId w:val="4"/>
        </w:numPr>
      </w:pPr>
      <w:r>
        <w:t>2 porturi USB 2.0 și 2 porturi USB 3.0</w:t>
      </w:r>
    </w:p>
    <w:p w14:paraId="387B2047" w14:textId="50852846" w:rsidR="0035628E" w:rsidRDefault="005D1149" w:rsidP="005D1149">
      <w:pPr>
        <w:pStyle w:val="Listparagraf"/>
        <w:numPr>
          <w:ilvl w:val="0"/>
          <w:numId w:val="4"/>
        </w:numPr>
      </w:pPr>
      <w:r>
        <w:t>2 p</w:t>
      </w:r>
      <w:r w:rsidR="0035628E">
        <w:t>orturi Micro-HDMI pentru conectarea la un monitor sau la televizor</w:t>
      </w:r>
    </w:p>
    <w:p w14:paraId="66920A13" w14:textId="631865B1" w:rsidR="0035628E" w:rsidRDefault="0035628E" w:rsidP="0035628E">
      <w:pPr>
        <w:pStyle w:val="Listparagraf"/>
        <w:numPr>
          <w:ilvl w:val="0"/>
          <w:numId w:val="4"/>
        </w:numPr>
      </w:pPr>
      <w:r>
        <w:t>Slot pentru card microSD pentru stocare și boot</w:t>
      </w:r>
    </w:p>
    <w:p w14:paraId="5F52451B" w14:textId="7F870900" w:rsidR="00BA7E3E" w:rsidRDefault="005D1149" w:rsidP="00DB2201">
      <w:pPr>
        <w:pStyle w:val="Listparagraf"/>
        <w:numPr>
          <w:ilvl w:val="0"/>
          <w:numId w:val="4"/>
        </w:numPr>
      </w:pPr>
      <w:r w:rsidRPr="005D1149">
        <w:lastRenderedPageBreak/>
        <w:t>Conectorul de alimentare USB-C de 5V / 3A</w:t>
      </w:r>
    </w:p>
    <w:p w14:paraId="2787031A" w14:textId="55092069" w:rsidR="005D1149" w:rsidRDefault="00BA7E3E" w:rsidP="0035628E">
      <w:pPr>
        <w:pStyle w:val="Listparagraf"/>
        <w:numPr>
          <w:ilvl w:val="0"/>
          <w:numId w:val="4"/>
        </w:numPr>
      </w:pPr>
      <w:r w:rsidRPr="00BA7E3E">
        <w:t>Portul de afișaj MIPI DSI</w:t>
      </w:r>
      <w:r>
        <w:t xml:space="preserve"> (</w:t>
      </w:r>
      <w:r w:rsidRPr="00BA7E3E">
        <w:t>Mobile Industry Processor Interface Display Serial Interface</w:t>
      </w:r>
      <w:r>
        <w:t>)</w:t>
      </w:r>
    </w:p>
    <w:p w14:paraId="53EA959E" w14:textId="6F395041" w:rsidR="00BA7E3E" w:rsidRDefault="00BA7E3E" w:rsidP="00BA7E3E">
      <w:pPr>
        <w:pStyle w:val="Listparagraf"/>
        <w:numPr>
          <w:ilvl w:val="0"/>
          <w:numId w:val="4"/>
        </w:numPr>
      </w:pPr>
      <w:r w:rsidRPr="00BA7E3E">
        <w:t>Portul de camera MIPI CSI</w:t>
      </w:r>
      <w:r>
        <w:t xml:space="preserve"> (</w:t>
      </w:r>
      <w:r w:rsidRPr="00BA7E3E">
        <w:t>Mobile Industry Processor Interface Camera Serial Interface</w:t>
      </w:r>
      <w:r>
        <w:t>)</w:t>
      </w:r>
    </w:p>
    <w:p w14:paraId="0B996348" w14:textId="77777777" w:rsidR="00587C75" w:rsidRDefault="0035628E" w:rsidP="0035628E">
      <w:pPr>
        <w:pStyle w:val="Listparagraf"/>
        <w:numPr>
          <w:ilvl w:val="0"/>
          <w:numId w:val="4"/>
        </w:numPr>
      </w:pPr>
      <w:r>
        <w:t>GPIO de 40 de pini pentru conectarea senzorilor și a altor componente electronice</w:t>
      </w:r>
    </w:p>
    <w:p w14:paraId="1682759C" w14:textId="77777777" w:rsidR="00587C75" w:rsidRDefault="00587C75" w:rsidP="00587C75"/>
    <w:p w14:paraId="25E69AD8" w14:textId="77777777" w:rsidR="00587C75" w:rsidRDefault="00587C75" w:rsidP="00553BA7">
      <w:pPr>
        <w:ind w:firstLine="708"/>
      </w:pPr>
      <w:r>
        <w:t xml:space="preserve">Placa Raspberry Pi 4 </w:t>
      </w:r>
      <w:r w:rsidR="0035628E">
        <w:t>suport</w:t>
      </w:r>
      <w:r>
        <w:t xml:space="preserve">ă </w:t>
      </w:r>
      <w:r w:rsidR="0035628E">
        <w:t>o varietate de</w:t>
      </w:r>
      <w:r>
        <w:t xml:space="preserve"> sisteme</w:t>
      </w:r>
      <w:r w:rsidR="0035628E">
        <w:t xml:space="preserve"> de operare</w:t>
      </w:r>
      <w:r>
        <w:t xml:space="preserve"> </w:t>
      </w:r>
      <w:r w:rsidR="0035628E">
        <w:t>precum: Raspberry Pi OS</w:t>
      </w:r>
      <w:r w:rsidR="00553BA7">
        <w:t xml:space="preserve"> (</w:t>
      </w:r>
      <w:r>
        <w:t>o distribuție Linux bazată pe Debian</w:t>
      </w:r>
      <w:r w:rsidR="00553BA7">
        <w:t>)</w:t>
      </w:r>
      <w:r>
        <w:t xml:space="preserve">, </w:t>
      </w:r>
      <w:r w:rsidR="00553BA7">
        <w:t>Ubuntu,  Kali Linux, Windows on Raspberry și multe altele.</w:t>
      </w:r>
    </w:p>
    <w:p w14:paraId="1ACF1AA6" w14:textId="7A714DE4" w:rsidR="00587C75" w:rsidRDefault="0035628E" w:rsidP="006B5505">
      <w:pPr>
        <w:ind w:firstLine="708"/>
      </w:pPr>
      <w:r w:rsidRPr="0035628E">
        <w:t>Raspberry Pi 4 este o pl</w:t>
      </w:r>
      <w:r w:rsidR="00553BA7">
        <w:t>ă</w:t>
      </w:r>
      <w:r w:rsidRPr="0035628E">
        <w:t>cu</w:t>
      </w:r>
      <w:r w:rsidR="00553BA7">
        <w:t>ță</w:t>
      </w:r>
      <w:r w:rsidRPr="0035628E">
        <w:t xml:space="preserve"> puternic</w:t>
      </w:r>
      <w:r w:rsidR="00553BA7">
        <w:t>ă</w:t>
      </w:r>
      <w:r w:rsidRPr="0035628E">
        <w:t xml:space="preserve"> </w:t>
      </w:r>
      <w:r w:rsidR="00553BA7">
        <w:t>ș</w:t>
      </w:r>
      <w:r w:rsidRPr="0035628E">
        <w:t>i versatil</w:t>
      </w:r>
      <w:r w:rsidR="00553BA7">
        <w:t>ă</w:t>
      </w:r>
      <w:r w:rsidRPr="0035628E">
        <w:t>, ideal</w:t>
      </w:r>
      <w:r w:rsidR="00553BA7">
        <w:t>ă</w:t>
      </w:r>
      <w:r w:rsidRPr="0035628E">
        <w:t xml:space="preserve"> pentru persoanele care doresc s</w:t>
      </w:r>
      <w:r w:rsidR="00553BA7">
        <w:t>ă</w:t>
      </w:r>
      <w:r w:rsidRPr="0035628E">
        <w:t xml:space="preserve"> construiasc</w:t>
      </w:r>
      <w:r w:rsidR="00553BA7">
        <w:t>ă</w:t>
      </w:r>
      <w:r w:rsidRPr="0035628E">
        <w:t xml:space="preserve"> proiecte </w:t>
      </w:r>
      <w:r w:rsidR="00553BA7">
        <w:t>proprii</w:t>
      </w:r>
      <w:r w:rsidRPr="0035628E">
        <w:t>, s</w:t>
      </w:r>
      <w:r w:rsidR="00553BA7">
        <w:t>ă</w:t>
      </w:r>
      <w:r w:rsidRPr="0035628E">
        <w:t xml:space="preserve"> inve</w:t>
      </w:r>
      <w:r w:rsidR="00553BA7">
        <w:t>ț</w:t>
      </w:r>
      <w:r w:rsidRPr="0035628E">
        <w:t>e programare sau s</w:t>
      </w:r>
      <w:r w:rsidR="00553BA7">
        <w:t>ă</w:t>
      </w:r>
      <w:r w:rsidRPr="0035628E">
        <w:t>-</w:t>
      </w:r>
      <w:r w:rsidR="00553BA7">
        <w:t>ș</w:t>
      </w:r>
      <w:r w:rsidRPr="0035628E">
        <w:t xml:space="preserve">i transforme televizorul </w:t>
      </w:r>
      <w:r w:rsidR="00553BA7">
        <w:t>î</w:t>
      </w:r>
      <w:r w:rsidRPr="0035628E">
        <w:t>ntr-un smart TV. De asemenea, datorit</w:t>
      </w:r>
      <w:r w:rsidR="00553BA7">
        <w:t>ă</w:t>
      </w:r>
      <w:r w:rsidRPr="0035628E">
        <w:t xml:space="preserve"> dimensiunilor sale mici </w:t>
      </w:r>
      <w:r w:rsidR="00553BA7">
        <w:t>ș</w:t>
      </w:r>
      <w:r w:rsidRPr="0035628E">
        <w:t>i a consumului redus de energie, poate fi utilizat</w:t>
      </w:r>
      <w:r w:rsidR="00553BA7">
        <w:t>ă</w:t>
      </w:r>
      <w:r w:rsidRPr="0035628E">
        <w:t xml:space="preserve"> </w:t>
      </w:r>
      <w:r w:rsidR="00553BA7">
        <w:t>î</w:t>
      </w:r>
      <w:r w:rsidRPr="0035628E">
        <w:t xml:space="preserve">n diverse proiecte de automatizare </w:t>
      </w:r>
      <w:r w:rsidR="00553BA7">
        <w:t>ș</w:t>
      </w:r>
      <w:r w:rsidRPr="0035628E">
        <w:t>i de control al dispozitivelor inteligente din cas</w:t>
      </w:r>
      <w:r w:rsidR="00553BA7">
        <w:t>ă</w:t>
      </w:r>
      <w:r w:rsidRPr="0035628E">
        <w:t>.</w:t>
      </w:r>
    </w:p>
    <w:p w14:paraId="67C61EA2" w14:textId="77777777" w:rsidR="00DB2201" w:rsidRDefault="00DB2201" w:rsidP="006B5505">
      <w:pPr>
        <w:ind w:firstLine="708"/>
      </w:pPr>
    </w:p>
    <w:p w14:paraId="342311E9" w14:textId="5D5BA670" w:rsidR="00B64E45" w:rsidRDefault="00B64E45" w:rsidP="00B64E45">
      <w:pPr>
        <w:pStyle w:val="Titlu2"/>
      </w:pPr>
      <w:bookmarkStart w:id="90" w:name="_Toc133689309"/>
      <w:r w:rsidRPr="00B64E45">
        <w:t>Microfon Trust GXT212</w:t>
      </w:r>
      <w:r>
        <w:t xml:space="preserve"> Mico</w:t>
      </w:r>
      <w:bookmarkEnd w:id="90"/>
    </w:p>
    <w:p w14:paraId="18BCDDA1" w14:textId="26F68125" w:rsidR="00B64E45" w:rsidRDefault="00B64E45" w:rsidP="00B64E45">
      <w:pPr>
        <w:ind w:firstLine="708"/>
      </w:pPr>
      <w:r w:rsidRPr="00B64E45">
        <w:t>Microfonul Trust GXT212 Mico este un microfon cardioid, ceea ce înseamnă că este mai sensibil la sunetele care vin din fața lui decât la sunetele care vin din spate sau din lateral. Acest lucru face microfonul potrivit pentru înregistrarea vocii sau a altor sunete în medii zgomotoase, unde ar fi mai dificil să se izoleze sunetul dorit de zgomotul de fond.</w:t>
      </w:r>
    </w:p>
    <w:p w14:paraId="59C52C2D" w14:textId="4B2A0BDD" w:rsidR="00B64E45" w:rsidRDefault="00B64E45" w:rsidP="00B64E45">
      <w:pPr>
        <w:ind w:firstLine="708"/>
      </w:pPr>
      <w:r>
        <w:t>S</w:t>
      </w:r>
      <w:r w:rsidRPr="00B64E45">
        <w:t>pecificațiile pentru microfonul Trust GXT212 Mico:</w:t>
      </w:r>
    </w:p>
    <w:p w14:paraId="74770F79" w14:textId="77777777" w:rsidR="00B64E45" w:rsidRDefault="00B64E45" w:rsidP="00B64E45">
      <w:r>
        <w:t>Frecvență de răspuns: 50 Hz - 16.000 Hz</w:t>
      </w:r>
    </w:p>
    <w:p w14:paraId="1850F728" w14:textId="672297F5" w:rsidR="00B64E45" w:rsidRDefault="00B64E45" w:rsidP="00B64E45">
      <w:r>
        <w:t>Lungime cablu: 1.</w:t>
      </w:r>
      <w:r w:rsidR="00875266">
        <w:t>8</w:t>
      </w:r>
      <w:r>
        <w:t xml:space="preserve"> m</w:t>
      </w:r>
    </w:p>
    <w:p w14:paraId="27160AC2" w14:textId="1DFA4837" w:rsidR="00B64E45" w:rsidRDefault="00B64E45" w:rsidP="00B64E45">
      <w:r>
        <w:t>Conector: Jack de 3.5 mm</w:t>
      </w:r>
    </w:p>
    <w:p w14:paraId="25B1200D" w14:textId="77777777" w:rsidR="00C32347" w:rsidRPr="00B64E45" w:rsidRDefault="00C32347" w:rsidP="00B64E45"/>
    <w:p w14:paraId="10A262E1" w14:textId="77777777" w:rsidR="00A12765" w:rsidRDefault="00A12765" w:rsidP="00A12765">
      <w:pPr>
        <w:pStyle w:val="Titlu2"/>
      </w:pPr>
      <w:bookmarkStart w:id="91" w:name="_Toc133689310"/>
      <w:r w:rsidRPr="00A12765">
        <w:lastRenderedPageBreak/>
        <w:t>Acumulator extern Romoss OEM Solo 5</w:t>
      </w:r>
      <w:bookmarkEnd w:id="91"/>
      <w:r w:rsidRPr="00A12765">
        <w:t xml:space="preserve"> </w:t>
      </w:r>
    </w:p>
    <w:p w14:paraId="4E86CCFF" w14:textId="54538375" w:rsidR="00A12765" w:rsidRDefault="00A12765" w:rsidP="00A12765">
      <w:pPr>
        <w:ind w:firstLine="708"/>
      </w:pPr>
      <w:r>
        <w:t>În cadrul sistemului, alimentarea este asigurată de o baterie externă ce poate furniza o tensiune de 5V și un curent de 2.1A sau 1A.</w:t>
      </w:r>
    </w:p>
    <w:p w14:paraId="22E70482" w14:textId="6963FAC1" w:rsidR="00A12765" w:rsidRDefault="00A12765" w:rsidP="00B67087">
      <w:pPr>
        <w:ind w:firstLine="708"/>
      </w:pPr>
      <w:r>
        <w:t>Specificațiile acestui acumulator sunt:</w:t>
      </w:r>
    </w:p>
    <w:p w14:paraId="0AEC5F9C" w14:textId="77777777" w:rsidR="00A12765" w:rsidRDefault="00A12765" w:rsidP="00B67087">
      <w:pPr>
        <w:pStyle w:val="Listparagraf"/>
        <w:numPr>
          <w:ilvl w:val="0"/>
          <w:numId w:val="18"/>
        </w:numPr>
        <w:ind w:left="284"/>
      </w:pPr>
      <w:r>
        <w:t>Capacitate: 10000mAh</w:t>
      </w:r>
    </w:p>
    <w:p w14:paraId="291CA948" w14:textId="44B42BD0" w:rsidR="00A12765" w:rsidRDefault="00A12765" w:rsidP="00B67087">
      <w:pPr>
        <w:pStyle w:val="Listparagraf"/>
        <w:numPr>
          <w:ilvl w:val="0"/>
          <w:numId w:val="18"/>
        </w:numPr>
        <w:ind w:left="284"/>
      </w:pPr>
      <w:r>
        <w:t>Tip baterie: Li-</w:t>
      </w:r>
      <w:r w:rsidR="00B67087">
        <w:t>ION</w:t>
      </w:r>
    </w:p>
    <w:p w14:paraId="4B96FF2E" w14:textId="77777777" w:rsidR="00A12765" w:rsidRDefault="00A12765" w:rsidP="00B67087">
      <w:pPr>
        <w:pStyle w:val="Listparagraf"/>
        <w:numPr>
          <w:ilvl w:val="0"/>
          <w:numId w:val="18"/>
        </w:numPr>
        <w:ind w:left="284"/>
      </w:pPr>
      <w:r>
        <w:t>Intrare: Micro USB DC 5V/2.1A</w:t>
      </w:r>
    </w:p>
    <w:p w14:paraId="7AC8613F" w14:textId="143F4418" w:rsidR="00A12765" w:rsidRDefault="00A12765" w:rsidP="00B67087">
      <w:pPr>
        <w:pStyle w:val="Listparagraf"/>
        <w:numPr>
          <w:ilvl w:val="0"/>
          <w:numId w:val="18"/>
        </w:numPr>
        <w:ind w:left="284"/>
      </w:pPr>
      <w:r>
        <w:t>Ie</w:t>
      </w:r>
      <w:r w:rsidR="00B67087">
        <w:t>ș</w:t>
      </w:r>
      <w:r>
        <w:t>iri: USB 1: DC 5V/2.1A, USB 2: DC 5V/1A</w:t>
      </w:r>
    </w:p>
    <w:p w14:paraId="7447B069" w14:textId="77777777" w:rsidR="00A12765" w:rsidRDefault="00A12765" w:rsidP="00B67087">
      <w:pPr>
        <w:pStyle w:val="Listparagraf"/>
        <w:numPr>
          <w:ilvl w:val="0"/>
          <w:numId w:val="18"/>
        </w:numPr>
        <w:ind w:left="284"/>
      </w:pPr>
      <w:r>
        <w:t>Dimensiuni: 14,2 x 6,5 x 2,2 cm</w:t>
      </w:r>
    </w:p>
    <w:p w14:paraId="7D47962A" w14:textId="0B76A80F" w:rsidR="00A12765" w:rsidRDefault="00A12765" w:rsidP="00B67087">
      <w:pPr>
        <w:pStyle w:val="Listparagraf"/>
        <w:numPr>
          <w:ilvl w:val="0"/>
          <w:numId w:val="18"/>
        </w:numPr>
        <w:ind w:left="284"/>
      </w:pPr>
      <w:r>
        <w:t>Greutate: 296g</w:t>
      </w:r>
    </w:p>
    <w:p w14:paraId="3E58CA5C" w14:textId="292A1455" w:rsidR="00A12765" w:rsidRDefault="00A12765" w:rsidP="00B67087">
      <w:pPr>
        <w:pStyle w:val="Listparagraf"/>
        <w:numPr>
          <w:ilvl w:val="0"/>
          <w:numId w:val="18"/>
        </w:numPr>
        <w:ind w:left="284"/>
      </w:pPr>
      <w:r>
        <w:t xml:space="preserve">Indicator LED pentru nivelul de </w:t>
      </w:r>
      <w:r w:rsidR="00B67087">
        <w:t>î</w:t>
      </w:r>
      <w:r>
        <w:t>ncarcare al bateriei</w:t>
      </w:r>
    </w:p>
    <w:p w14:paraId="6F58040F" w14:textId="6EB9A3B9" w:rsidR="00A12765" w:rsidRDefault="00A12765" w:rsidP="00B67087">
      <w:pPr>
        <w:pStyle w:val="Listparagraf"/>
        <w:numPr>
          <w:ilvl w:val="0"/>
          <w:numId w:val="18"/>
        </w:numPr>
        <w:ind w:left="284"/>
      </w:pPr>
      <w:r>
        <w:t>Tehnologie de protec</w:t>
      </w:r>
      <w:r w:rsidR="00B67087">
        <w:t>ț</w:t>
      </w:r>
      <w:r>
        <w:t>ie multipl</w:t>
      </w:r>
      <w:r w:rsidR="00B67087">
        <w:t>ă</w:t>
      </w:r>
      <w:r>
        <w:t xml:space="preserve"> pentru siguran</w:t>
      </w:r>
      <w:r w:rsidR="00B67087">
        <w:t>ț</w:t>
      </w:r>
      <w:r>
        <w:t>a dispozitivelor conectate</w:t>
      </w:r>
    </w:p>
    <w:p w14:paraId="55F28CA5" w14:textId="77777777" w:rsidR="00A12765" w:rsidRPr="00A12765" w:rsidRDefault="00A12765" w:rsidP="00B67087">
      <w:pPr>
        <w:rPr>
          <w:lang w:val="ro-MD"/>
        </w:rPr>
      </w:pPr>
    </w:p>
    <w:p w14:paraId="6B782104" w14:textId="07896B32" w:rsidR="00374084" w:rsidRDefault="000C4381" w:rsidP="00CB1809">
      <w:pPr>
        <w:pStyle w:val="Titlu2"/>
      </w:pPr>
      <w:bookmarkStart w:id="92" w:name="_Toc133689311"/>
      <w:r>
        <w:t>Componente electronice pasive</w:t>
      </w:r>
      <w:bookmarkEnd w:id="92"/>
    </w:p>
    <w:p w14:paraId="757A2011" w14:textId="6EB5F78C" w:rsidR="008755D5" w:rsidRDefault="008755D5" w:rsidP="008755D5">
      <w:pPr>
        <w:ind w:firstLine="708"/>
      </w:pPr>
      <w:r>
        <w:t>O componentă electronică pasivă este un component electronic care nu are capacitatea de a furniza sau amplifica semnale electrice, ci doar reacționează la aceste semnale. În general, componente electronice pasive sunt cele care nu conțin surse de energie proprii și nu pot amplifica semnalele electrice, dar pot să ofere rezistență, capacități sau inductanță.</w:t>
      </w:r>
    </w:p>
    <w:p w14:paraId="55E6B9CF" w14:textId="77777777" w:rsidR="008755D5" w:rsidRDefault="008755D5" w:rsidP="008755D5">
      <w:pPr>
        <w:ind w:firstLine="708"/>
      </w:pPr>
    </w:p>
    <w:p w14:paraId="2089B86E" w14:textId="77777777" w:rsidR="000C4381" w:rsidRDefault="000C4381" w:rsidP="000C4381">
      <w:pPr>
        <w:pStyle w:val="Titlu3"/>
      </w:pPr>
      <w:bookmarkStart w:id="93" w:name="_Toc133689312"/>
      <w:r>
        <w:t>Breadbord</w:t>
      </w:r>
      <w:bookmarkEnd w:id="93"/>
    </w:p>
    <w:p w14:paraId="5E7516B8" w14:textId="77777777" w:rsidR="000C4381" w:rsidRDefault="000C4381" w:rsidP="000C4381">
      <w:pPr>
        <w:ind w:firstLine="708"/>
      </w:pPr>
      <w:r w:rsidRPr="00CB1809">
        <w:t>Un breadboard (placă de conexiuni) este un dispozitiv care permite interconectarea ușoară a componentelor electronice fără a fi necesară utilizarea unui fier de lipit.</w:t>
      </w:r>
      <w:r>
        <w:t xml:space="preserve"> </w:t>
      </w:r>
    </w:p>
    <w:p w14:paraId="4CF58AFA" w14:textId="77777777" w:rsidR="000C4381" w:rsidRDefault="000C4381" w:rsidP="000C4381">
      <w:pPr>
        <w:ind w:firstLine="708"/>
      </w:pPr>
      <w:r>
        <w:t>Breadbord folosit:</w:t>
      </w:r>
    </w:p>
    <w:p w14:paraId="02E17583" w14:textId="77777777" w:rsidR="000C4381" w:rsidRDefault="000C4381" w:rsidP="000C4381">
      <w:r>
        <w:t>Dimensiuni: 16.5 x 5.5 cm - Acestea sunt dimensiunile plăcii de conexiuni. Aceasta este o dimensiune medie pentru un breadboard, oferind suficient spațiu pentru a conecta mai multe componente electronice.</w:t>
      </w:r>
    </w:p>
    <w:p w14:paraId="1E65CA28" w14:textId="77777777" w:rsidR="000C4381" w:rsidRDefault="000C4381" w:rsidP="000C4381">
      <w:r>
        <w:lastRenderedPageBreak/>
        <w:t>Numărul de găuri: 830 - Acesta este numărul total de găuri disponibile pe placa de conexiuni, ceea ce permite utilizatorilor să conecteze un număr mare de componente și să creeze circuite complexe.</w:t>
      </w:r>
    </w:p>
    <w:p w14:paraId="4209106A" w14:textId="77777777" w:rsidR="000C4381" w:rsidRDefault="000C4381" w:rsidP="000C4381">
      <w:r>
        <w:t>Linii de alimentare: 2 - Placa de conexiuni are două linii de alimentare, una pentru alimentare și alta pentru masă (GND). Acestea sunt de obicei marcate cu roșu și negru, respectiv.</w:t>
      </w:r>
    </w:p>
    <w:p w14:paraId="70C77F9B" w14:textId="77777777" w:rsidR="000C4381" w:rsidRDefault="000C4381" w:rsidP="000C4381">
      <w:r>
        <w:t>Distribuția găurilor: găurile sunt distribuite în benzi verticale și orizontale, care permit utilizatorilor să creeze conexiuni între componente aflate la distanțe diferite.</w:t>
      </w:r>
    </w:p>
    <w:p w14:paraId="307759FE" w14:textId="77777777" w:rsidR="000C4381" w:rsidRDefault="000C4381" w:rsidP="000C4381">
      <w:r>
        <w:t>Compatibilitate: Breadboard-ul este compatibil cu o gamă largă de componente electronice, inclusiv rezistențe, condensatoare, diode, tranzistoare, LED-uri și multe altele.</w:t>
      </w:r>
    </w:p>
    <w:p w14:paraId="4EC617BE" w14:textId="77777777" w:rsidR="000C4381" w:rsidRPr="000C4381" w:rsidRDefault="000C4381" w:rsidP="000C4381"/>
    <w:p w14:paraId="5C94BAB5" w14:textId="12858BB9" w:rsidR="000C4381" w:rsidRPr="000C4381" w:rsidRDefault="000C4381" w:rsidP="000C4381">
      <w:pPr>
        <w:pStyle w:val="Titlu3"/>
        <w:rPr>
          <w:lang w:val="ro-MD"/>
        </w:rPr>
      </w:pPr>
      <w:bookmarkStart w:id="94" w:name="_Toc133689313"/>
      <w:r>
        <w:rPr>
          <w:lang w:val="ro-MD"/>
        </w:rPr>
        <w:t>Fire Dupont</w:t>
      </w:r>
      <w:bookmarkEnd w:id="94"/>
    </w:p>
    <w:p w14:paraId="643F1CAA" w14:textId="0F730F19" w:rsidR="00CB1809" w:rsidRDefault="000C4381" w:rsidP="000C4381">
      <w:pPr>
        <w:ind w:firstLine="708"/>
      </w:pPr>
      <w:r w:rsidRPr="000C4381">
        <w:t>Firele Dupont sunt o formă populară de cabluri jumper utilizate pentru a face conexiuni rapide și temporare între componente electronice și plăcile de conexiuni.</w:t>
      </w:r>
    </w:p>
    <w:p w14:paraId="4C16DDD7" w14:textId="2535B414" w:rsidR="008755D5" w:rsidRDefault="008755D5" w:rsidP="000C4381">
      <w:pPr>
        <w:ind w:firstLine="708"/>
      </w:pPr>
      <w:r w:rsidRPr="008755D5">
        <w:t>Culorile firelor: Firele Dupont cu 10 pini sunt disponibile în diferite culori, fiecare culoare reprezentând o anumită funcție. De exemplu, roșu este adesea folosit pentru alimentare, negru pentru masă, iar alte culori pot fi folosite pentru semnale de date sau pentru a identifica diferite componente ale circuitului.</w:t>
      </w:r>
    </w:p>
    <w:p w14:paraId="184A3889" w14:textId="77777777" w:rsidR="00E42BF9" w:rsidRDefault="00E42BF9" w:rsidP="000C4381">
      <w:pPr>
        <w:ind w:firstLine="708"/>
      </w:pPr>
    </w:p>
    <w:p w14:paraId="12F50A22" w14:textId="2CC56755" w:rsidR="000C4381" w:rsidRDefault="000C4381" w:rsidP="000C4381">
      <w:pPr>
        <w:pStyle w:val="Titlu3"/>
      </w:pPr>
      <w:bookmarkStart w:id="95" w:name="_Toc133689314"/>
      <w:r>
        <w:t>Rezistor</w:t>
      </w:r>
      <w:bookmarkEnd w:id="95"/>
    </w:p>
    <w:p w14:paraId="5F58CBB3" w14:textId="77777777" w:rsidR="001311AA" w:rsidRDefault="00E42BF9" w:rsidP="00D16770">
      <w:pPr>
        <w:ind w:firstLine="708"/>
      </w:pPr>
      <w:r>
        <w:t>Un rezistor este o componentă electronică pasivă care are rolul de a opune rezistență la curentul electric ce trece prin el. Un rezistor are două terminale și este construit dintr-un material cu o rezistență electrică bine definită, cum ar fi carbonul sau metalul. Rezistența electrică este măsurată în ohmi și se poate regla prin utilizarea unor valori diferite de rezistență.</w:t>
      </w:r>
      <w:r w:rsidR="00D16770">
        <w:t xml:space="preserve"> </w:t>
      </w:r>
      <w:r>
        <w:t>Rolul principal al unui rezistor este de a limita curentul electric sau de a reduce tensiunea electrică.</w:t>
      </w:r>
    </w:p>
    <w:p w14:paraId="2C1A0206" w14:textId="168D4BCD" w:rsidR="000C4381" w:rsidRDefault="00E42BF9" w:rsidP="00D16770">
      <w:pPr>
        <w:ind w:firstLine="708"/>
      </w:pPr>
      <w:r>
        <w:t xml:space="preserve"> </w:t>
      </w:r>
      <w:r w:rsidR="001311AA" w:rsidRPr="001311AA">
        <w:t>Rezistorii sunt deseanați diferit în funcție de numărul de benzi colorate de pe corpul lor</w:t>
      </w:r>
      <w:r w:rsidR="002B2CFE">
        <w:t xml:space="preserve"> </w:t>
      </w:r>
      <w:sdt>
        <w:sdtPr>
          <w:id w:val="-353036456"/>
          <w:citation/>
        </w:sdtPr>
        <w:sdtContent>
          <w:r w:rsidR="002B2CFE">
            <w:fldChar w:fldCharType="begin"/>
          </w:r>
          <w:r w:rsidR="002B2CFE">
            <w:instrText xml:space="preserve"> CITATION Ele \l 1048 </w:instrText>
          </w:r>
          <w:r w:rsidR="002B2CFE">
            <w:fldChar w:fldCharType="separate"/>
          </w:r>
          <w:r w:rsidR="00183007" w:rsidRPr="00183007">
            <w:rPr>
              <w:noProof/>
            </w:rPr>
            <w:t>[19]</w:t>
          </w:r>
          <w:r w:rsidR="002B2CFE">
            <w:fldChar w:fldCharType="end"/>
          </w:r>
        </w:sdtContent>
      </w:sdt>
      <w:r w:rsidR="001311AA" w:rsidRPr="001311AA">
        <w:t>. Benziile colorate reprezintă valorile nominale ale rezistenței și toleranța, iar numărul de benzi poate varia în funcție de precizia rezistorului.</w:t>
      </w:r>
      <w:r w:rsidR="001311AA">
        <w:t xml:space="preserve"> În </w:t>
      </w:r>
      <w:r w:rsidR="001311AA" w:rsidRPr="002B2CFE">
        <w:rPr>
          <w:szCs w:val="28"/>
        </w:rPr>
        <w:fldChar w:fldCharType="begin"/>
      </w:r>
      <w:r w:rsidR="001311AA" w:rsidRPr="002B2CFE">
        <w:rPr>
          <w:szCs w:val="28"/>
        </w:rPr>
        <w:instrText xml:space="preserve"> REF _Ref131700442 \h </w:instrText>
      </w:r>
      <w:r w:rsidR="002B2CFE">
        <w:rPr>
          <w:szCs w:val="28"/>
        </w:rPr>
        <w:instrText xml:space="preserve"> \* MERGEFORMAT </w:instrText>
      </w:r>
      <w:r w:rsidR="001311AA" w:rsidRPr="002B2CFE">
        <w:rPr>
          <w:szCs w:val="28"/>
        </w:rPr>
      </w:r>
      <w:r w:rsidR="001311AA" w:rsidRPr="002B2CFE">
        <w:rPr>
          <w:szCs w:val="28"/>
        </w:rPr>
        <w:fldChar w:fldCharType="separate"/>
      </w:r>
      <w:r w:rsidR="002B2CFE" w:rsidRPr="002B2CFE">
        <w:rPr>
          <w:szCs w:val="28"/>
        </w:rPr>
        <w:t>f</w:t>
      </w:r>
      <w:r w:rsidR="001311AA" w:rsidRPr="002B2CFE">
        <w:rPr>
          <w:szCs w:val="28"/>
        </w:rPr>
        <w:t>ig</w:t>
      </w:r>
      <w:r w:rsidR="002B2CFE" w:rsidRPr="002B2CFE">
        <w:rPr>
          <w:szCs w:val="28"/>
        </w:rPr>
        <w:t>ura</w:t>
      </w:r>
      <w:r w:rsidR="001311AA" w:rsidRPr="002B2CFE">
        <w:rPr>
          <w:szCs w:val="28"/>
        </w:rPr>
        <w:t xml:space="preserve">. </w:t>
      </w:r>
      <w:r w:rsidR="001311AA" w:rsidRPr="002B2CFE">
        <w:rPr>
          <w:noProof/>
          <w:szCs w:val="28"/>
        </w:rPr>
        <w:t>4</w:t>
      </w:r>
      <w:r w:rsidR="001311AA" w:rsidRPr="002B2CFE">
        <w:rPr>
          <w:szCs w:val="28"/>
        </w:rPr>
        <w:t>.</w:t>
      </w:r>
      <w:r w:rsidR="001311AA" w:rsidRPr="002B2CFE">
        <w:rPr>
          <w:noProof/>
          <w:szCs w:val="28"/>
        </w:rPr>
        <w:t>2</w:t>
      </w:r>
      <w:r w:rsidR="001311AA" w:rsidRPr="002B2CFE">
        <w:rPr>
          <w:szCs w:val="28"/>
        </w:rPr>
        <w:fldChar w:fldCharType="end"/>
      </w:r>
      <w:r w:rsidR="001311AA">
        <w:t xml:space="preserve"> este rezentat codul de culori standard utilizat pe rezistori. În cadrul sistemului de față sunt utilizate rezistențe de 10 ohmi.</w:t>
      </w:r>
    </w:p>
    <w:p w14:paraId="448D5D17" w14:textId="77777777" w:rsidR="00D16770" w:rsidRDefault="00D16770" w:rsidP="00D16770">
      <w:pPr>
        <w:keepNext/>
        <w:jc w:val="center"/>
      </w:pPr>
      <w:r>
        <w:rPr>
          <w:noProof/>
        </w:rPr>
        <w:lastRenderedPageBreak/>
        <w:drawing>
          <wp:inline distT="0" distB="0" distL="0" distR="0" wp14:anchorId="366CF968" wp14:editId="66962A3D">
            <wp:extent cx="4098290" cy="4942114"/>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6496" cy="4952010"/>
                    </a:xfrm>
                    <a:prstGeom prst="rect">
                      <a:avLst/>
                    </a:prstGeom>
                    <a:noFill/>
                    <a:ln>
                      <a:noFill/>
                    </a:ln>
                  </pic:spPr>
                </pic:pic>
              </a:graphicData>
            </a:graphic>
          </wp:inline>
        </w:drawing>
      </w:r>
    </w:p>
    <w:p w14:paraId="7CAA73A9" w14:textId="0598EF12" w:rsidR="00D16770" w:rsidRDefault="00D16770" w:rsidP="00D16770">
      <w:pPr>
        <w:jc w:val="center"/>
        <w:rPr>
          <w:szCs w:val="28"/>
        </w:rPr>
      </w:pPr>
      <w:bookmarkStart w:id="96" w:name="_Ref131700442"/>
      <w:bookmarkStart w:id="97" w:name="_Toc133340131"/>
      <w:bookmarkStart w:id="98" w:name="_Toc133340307"/>
      <w:r w:rsidRPr="008A11AD">
        <w:rPr>
          <w:szCs w:val="28"/>
        </w:rPr>
        <w:t xml:space="preserve">Fig. </w:t>
      </w:r>
      <w:r w:rsidR="00AA4D4B" w:rsidRPr="008A11AD">
        <w:rPr>
          <w:szCs w:val="28"/>
        </w:rPr>
        <w:fldChar w:fldCharType="begin"/>
      </w:r>
      <w:r w:rsidR="00AA4D4B" w:rsidRPr="008A11AD">
        <w:rPr>
          <w:szCs w:val="28"/>
        </w:rPr>
        <w:instrText xml:space="preserve"> STYLEREF 1 \s </w:instrText>
      </w:r>
      <w:r w:rsidR="00AA4D4B" w:rsidRPr="008A11AD">
        <w:rPr>
          <w:szCs w:val="28"/>
        </w:rPr>
        <w:fldChar w:fldCharType="separate"/>
      </w:r>
      <w:r w:rsidR="00AA4D4B" w:rsidRPr="008A11AD">
        <w:rPr>
          <w:noProof/>
          <w:szCs w:val="28"/>
        </w:rPr>
        <w:t>4</w:t>
      </w:r>
      <w:r w:rsidR="00AA4D4B" w:rsidRPr="008A11AD">
        <w:rPr>
          <w:szCs w:val="28"/>
        </w:rPr>
        <w:fldChar w:fldCharType="end"/>
      </w:r>
      <w:r w:rsidR="00AA4D4B" w:rsidRPr="008A11AD">
        <w:rPr>
          <w:szCs w:val="28"/>
        </w:rPr>
        <w:t>.</w:t>
      </w:r>
      <w:r w:rsidR="00AA4D4B" w:rsidRPr="008A11AD">
        <w:rPr>
          <w:szCs w:val="28"/>
        </w:rPr>
        <w:fldChar w:fldCharType="begin"/>
      </w:r>
      <w:r w:rsidR="00AA4D4B" w:rsidRPr="008A11AD">
        <w:rPr>
          <w:szCs w:val="28"/>
        </w:rPr>
        <w:instrText xml:space="preserve"> SEQ Fig. \* ARABIC \s 1 </w:instrText>
      </w:r>
      <w:r w:rsidR="00AA4D4B" w:rsidRPr="008A11AD">
        <w:rPr>
          <w:szCs w:val="28"/>
        </w:rPr>
        <w:fldChar w:fldCharType="separate"/>
      </w:r>
      <w:r w:rsidR="00AA4D4B" w:rsidRPr="008A11AD">
        <w:rPr>
          <w:noProof/>
          <w:szCs w:val="28"/>
        </w:rPr>
        <w:t>2</w:t>
      </w:r>
      <w:r w:rsidR="00AA4D4B" w:rsidRPr="008A11AD">
        <w:rPr>
          <w:szCs w:val="28"/>
        </w:rPr>
        <w:fldChar w:fldCharType="end"/>
      </w:r>
      <w:bookmarkEnd w:id="96"/>
      <w:r w:rsidRPr="008A11AD">
        <w:rPr>
          <w:szCs w:val="28"/>
        </w:rPr>
        <w:t xml:space="preserve"> Tabelul codurilor de culori standard ale rezistenței</w:t>
      </w:r>
      <w:bookmarkEnd w:id="97"/>
      <w:bookmarkEnd w:id="98"/>
    </w:p>
    <w:p w14:paraId="571832DF" w14:textId="77777777" w:rsidR="008A11AD" w:rsidRPr="008A11AD" w:rsidRDefault="008A11AD" w:rsidP="00D16770">
      <w:pPr>
        <w:jc w:val="center"/>
        <w:rPr>
          <w:szCs w:val="28"/>
        </w:rPr>
      </w:pPr>
    </w:p>
    <w:p w14:paraId="7873E11B" w14:textId="2BF6AEEF" w:rsidR="00F840C9" w:rsidRPr="00F840C9" w:rsidRDefault="00374084" w:rsidP="000C4381">
      <w:pPr>
        <w:pStyle w:val="Titlu3"/>
      </w:pPr>
      <w:bookmarkStart w:id="99" w:name="_Toc133689315"/>
      <w:r>
        <w:t>Led</w:t>
      </w:r>
      <w:bookmarkEnd w:id="99"/>
      <w:r>
        <w:t xml:space="preserve"> </w:t>
      </w:r>
    </w:p>
    <w:p w14:paraId="76943AB1" w14:textId="23DA4743" w:rsidR="00F840C9" w:rsidRDefault="00DC7E31" w:rsidP="00DC7E31">
      <w:pPr>
        <w:ind w:firstLine="708"/>
      </w:pPr>
      <w:r w:rsidRPr="00DC7E31">
        <w:t>LED (Light Emitting Diode) este o componentă electronică pasivă utilizată pentru a emite lumină. Este compus dintr-un material semiconductor care, atunci când este alimentat cu energie electrică, emite lumină vizibilă sau infraroșie, în funcție de materialul semiconductor utilizat. LED-urile sunt disponibile într-o varietate de culori, cum ar fi roșu, verde, albastru, galben, portocaliu și alb, și sunt utilizate în multe aplicații, cum ar fi semafoare, iluminat stradal, ecrane LED, dispozitive electronice și multe altele. Ele sunt preferate față de alte surse de iluminat, cum ar fi becurile incandescente sau fluorescente, datorită consumului redus de energie, duratei de viață mai lungi și a dimensiunilor mai mici.</w:t>
      </w:r>
    </w:p>
    <w:p w14:paraId="07EC99D4" w14:textId="77777777" w:rsidR="00DC7E31" w:rsidRPr="00F840C9" w:rsidRDefault="00DC7E31" w:rsidP="00DC7E31">
      <w:pPr>
        <w:ind w:firstLine="708"/>
      </w:pPr>
    </w:p>
    <w:p w14:paraId="4D8BCE13" w14:textId="77777777" w:rsidR="00B353E4" w:rsidRDefault="00B353E4" w:rsidP="00B353E4">
      <w:pPr>
        <w:pStyle w:val="Titlu1"/>
        <w:rPr>
          <w:lang w:val="en-US"/>
        </w:rPr>
      </w:pPr>
      <w:bookmarkStart w:id="100" w:name="_Toc133689316"/>
      <w:r>
        <w:rPr>
          <w:lang w:val="en-US"/>
        </w:rPr>
        <w:t>Implementarea practic</w:t>
      </w:r>
      <w:r w:rsidR="00266594">
        <w:rPr>
          <w:lang w:val="en-US"/>
        </w:rPr>
        <w:t>ă</w:t>
      </w:r>
      <w:r>
        <w:rPr>
          <w:lang w:val="en-US"/>
        </w:rPr>
        <w:t xml:space="preserve"> a sistemului de programe</w:t>
      </w:r>
      <w:bookmarkEnd w:id="100"/>
    </w:p>
    <w:p w14:paraId="076D84B3" w14:textId="728916B6" w:rsidR="003A13D8" w:rsidRDefault="006941DD" w:rsidP="00A407B6">
      <w:pPr>
        <w:ind w:firstLine="708"/>
        <w:rPr>
          <w:lang w:val="en-US"/>
        </w:rPr>
      </w:pPr>
      <w:r>
        <w:rPr>
          <w:lang w:val="en-US"/>
        </w:rPr>
        <w:t>S</w:t>
      </w:r>
      <w:r w:rsidR="00A407B6" w:rsidRPr="00A407B6">
        <w:rPr>
          <w:lang w:val="en-US"/>
        </w:rPr>
        <w:t>istemul este proiectat astfel: caracteristicile extrase din fiecare cadru al probelor audio sunt prim</w:t>
      </w:r>
      <w:r>
        <w:rPr>
          <w:lang w:val="en-US"/>
        </w:rPr>
        <w:t>ii</w:t>
      </w:r>
      <w:r w:rsidR="00A407B6" w:rsidRPr="00A407B6">
        <w:rPr>
          <w:lang w:val="en-US"/>
        </w:rPr>
        <w:t xml:space="preserve"> 16 coeficienți </w:t>
      </w:r>
      <w:r w:rsidR="00DF27B4">
        <w:rPr>
          <w:lang w:val="en-US"/>
        </w:rPr>
        <w:t xml:space="preserve">Mel </w:t>
      </w:r>
      <w:r w:rsidR="00A407B6" w:rsidRPr="00A407B6">
        <w:rPr>
          <w:lang w:val="en-US"/>
        </w:rPr>
        <w:t xml:space="preserve">cepstrali (MFCC) și coeficienții Delta corespunzători, </w:t>
      </w:r>
      <w:r w:rsidR="00046890">
        <w:rPr>
          <w:lang w:val="en-US"/>
        </w:rPr>
        <w:t>rezult</w:t>
      </w:r>
      <w:r w:rsidR="00046890">
        <w:rPr>
          <w:lang w:val="ro-MD"/>
        </w:rPr>
        <w:t>ând</w:t>
      </w:r>
      <w:r w:rsidR="00A407B6" w:rsidRPr="00A407B6">
        <w:rPr>
          <w:lang w:val="en-US"/>
        </w:rPr>
        <w:t xml:space="preserve"> un total de 32 de valori pe</w:t>
      </w:r>
      <w:r w:rsidR="00A407B6">
        <w:rPr>
          <w:lang w:val="en-US"/>
        </w:rPr>
        <w:t xml:space="preserve"> fiecare</w:t>
      </w:r>
      <w:r w:rsidR="00A407B6" w:rsidRPr="00A407B6">
        <w:rPr>
          <w:lang w:val="en-US"/>
        </w:rPr>
        <w:t xml:space="preserve"> cadru. Ace</w:t>
      </w:r>
      <w:r w:rsidR="00A407B6">
        <w:rPr>
          <w:lang w:val="en-US"/>
        </w:rPr>
        <w:t>ști</w:t>
      </w:r>
      <w:r w:rsidR="00A407B6" w:rsidRPr="00A407B6">
        <w:rPr>
          <w:lang w:val="en-US"/>
        </w:rPr>
        <w:t xml:space="preserve"> vectori de caracteristici sunt utilizați pentru a antrena </w:t>
      </w:r>
      <w:r w:rsidR="009F0119">
        <w:rPr>
          <w:lang w:val="en-US"/>
        </w:rPr>
        <w:t>una dintre cele trei</w:t>
      </w:r>
      <w:r w:rsidR="00A407B6" w:rsidRPr="00A407B6">
        <w:rPr>
          <w:lang w:val="en-US"/>
        </w:rPr>
        <w:t xml:space="preserve"> arhitectur</w:t>
      </w:r>
      <w:r w:rsidR="009F0119">
        <w:rPr>
          <w:lang w:val="en-US"/>
        </w:rPr>
        <w:t>i</w:t>
      </w:r>
      <w:r w:rsidR="00A407B6" w:rsidRPr="00A407B6">
        <w:rPr>
          <w:lang w:val="en-US"/>
        </w:rPr>
        <w:t xml:space="preserve"> </w:t>
      </w:r>
      <w:r w:rsidR="009F0119">
        <w:rPr>
          <w:lang w:val="en-US"/>
        </w:rPr>
        <w:t>convoluționale</w:t>
      </w:r>
      <w:r w:rsidR="00A407B6" w:rsidRPr="00A407B6">
        <w:rPr>
          <w:lang w:val="en-US"/>
        </w:rPr>
        <w:t>.</w:t>
      </w:r>
      <w:r w:rsidR="009F0119">
        <w:rPr>
          <w:lang w:val="en-US"/>
        </w:rPr>
        <w:t xml:space="preserve"> Codul este scris </w:t>
      </w:r>
      <w:r w:rsidR="009F0119" w:rsidRPr="009F0119">
        <w:rPr>
          <w:lang w:val="en-US"/>
        </w:rPr>
        <w:t>într-un fișier de notebook interactiv ipynb</w:t>
      </w:r>
      <w:r w:rsidR="009F0119">
        <w:rPr>
          <w:lang w:val="en-US"/>
        </w:rPr>
        <w:t xml:space="preserve"> și sunt folosite mai multe librării ce vor fi explicate în cele ce urmează</w:t>
      </w:r>
      <w:r w:rsidR="009F0119" w:rsidRPr="009F0119">
        <w:rPr>
          <w:lang w:val="en-US"/>
        </w:rPr>
        <w:t>.</w:t>
      </w:r>
      <w:r w:rsidR="009F0119">
        <w:rPr>
          <w:lang w:val="en-US"/>
        </w:rPr>
        <w:t xml:space="preserve"> </w:t>
      </w:r>
      <w:r w:rsidR="00A407B6" w:rsidRPr="00A407B6">
        <w:rPr>
          <w:lang w:val="en-US"/>
        </w:rPr>
        <w:t xml:space="preserve">După ce modelul este antrenat și evaluat, este convertit în format TensorFlow Lite și </w:t>
      </w:r>
      <w:r w:rsidR="009F0119">
        <w:rPr>
          <w:lang w:val="en-US"/>
        </w:rPr>
        <w:t>utilizat</w:t>
      </w:r>
      <w:r w:rsidR="00A407B6" w:rsidRPr="00A407B6">
        <w:rPr>
          <w:lang w:val="en-US"/>
        </w:rPr>
        <w:t xml:space="preserve"> pe un Raspberry Pi 4. În cele din urmă, predicțiile făcute de modelul TFLite sunt utilizate pentru a trimite comenzi simple către </w:t>
      </w:r>
      <w:r w:rsidR="00A407B6">
        <w:rPr>
          <w:lang w:val="en-US"/>
        </w:rPr>
        <w:t>un led</w:t>
      </w:r>
      <w:r w:rsidR="00A407B6" w:rsidRPr="00A407B6">
        <w:rPr>
          <w:lang w:val="en-US"/>
        </w:rPr>
        <w:t>.</w:t>
      </w:r>
    </w:p>
    <w:p w14:paraId="4607653B" w14:textId="716953C0" w:rsidR="00A661DD" w:rsidRDefault="00A661DD" w:rsidP="00A661DD">
      <w:pPr>
        <w:ind w:firstLine="708"/>
      </w:pPr>
      <w:r>
        <w:t xml:space="preserve">Prima parte a codului este dedicată </w:t>
      </w:r>
      <w:r w:rsidRPr="00E561F1">
        <w:t>creării unui set de date adecvat dintr-un director de date brute</w:t>
      </w:r>
      <w:r>
        <w:t xml:space="preserve">, </w:t>
      </w:r>
      <w:r w:rsidRPr="00E561F1">
        <w:t>în a doua parte sunt definite modelele investigate, scriptul de antrenare și conversia la un model TFLite</w:t>
      </w:r>
      <w:r>
        <w:t>, iar în ultima secțiune este testat live modelul realizat.</w:t>
      </w:r>
    </w:p>
    <w:p w14:paraId="70BEE156" w14:textId="77777777" w:rsidR="00487D6D" w:rsidRDefault="00487D6D" w:rsidP="00A661DD">
      <w:pPr>
        <w:ind w:firstLine="708"/>
      </w:pPr>
    </w:p>
    <w:p w14:paraId="053554C6" w14:textId="77777777" w:rsidR="00FC5532" w:rsidRDefault="00FC5532" w:rsidP="00FC5532">
      <w:pPr>
        <w:pStyle w:val="Titlu2"/>
        <w:rPr>
          <w:lang w:val="en-US"/>
        </w:rPr>
      </w:pPr>
      <w:bookmarkStart w:id="101" w:name="_Toc133689317"/>
      <w:r>
        <w:rPr>
          <w:lang w:val="en-US"/>
        </w:rPr>
        <w:t>Setul de date folosit</w:t>
      </w:r>
      <w:bookmarkEnd w:id="101"/>
    </w:p>
    <w:p w14:paraId="13DC9DBE" w14:textId="67C87F49" w:rsidR="00FC5532" w:rsidRDefault="00FC5532" w:rsidP="00FC5532">
      <w:pPr>
        <w:ind w:firstLine="708"/>
        <w:rPr>
          <w:lang w:val="en-US"/>
        </w:rPr>
      </w:pPr>
      <w:r w:rsidRPr="00FC5532">
        <w:rPr>
          <w:lang w:val="en-US"/>
        </w:rPr>
        <w:t xml:space="preserve">Setul de date folosit pentru antrenare și validare este Speech Commands Dataset </w:t>
      </w:r>
      <w:r w:rsidR="00D976EC">
        <w:rPr>
          <w:lang w:val="en-US"/>
        </w:rPr>
        <w:t>versiunea 0.02</w:t>
      </w:r>
      <w:r w:rsidR="00DF1237">
        <w:rPr>
          <w:lang w:val="en-US"/>
        </w:rPr>
        <w:t>, lansat pe 11 aprilie 2018</w:t>
      </w:r>
      <w:r w:rsidR="00D976EC">
        <w:rPr>
          <w:lang w:val="en-US"/>
        </w:rPr>
        <w:t xml:space="preserve"> </w:t>
      </w:r>
      <w:sdt>
        <w:sdtPr>
          <w:rPr>
            <w:lang w:val="en-US"/>
          </w:rPr>
          <w:id w:val="-1629926670"/>
          <w:citation/>
        </w:sdtPr>
        <w:sdtContent>
          <w:r>
            <w:rPr>
              <w:lang w:val="en-US"/>
            </w:rPr>
            <w:fldChar w:fldCharType="begin"/>
          </w:r>
          <w:r>
            <w:instrText xml:space="preserve"> CITATION War \l 1048 </w:instrText>
          </w:r>
          <w:r>
            <w:rPr>
              <w:lang w:val="en-US"/>
            </w:rPr>
            <w:fldChar w:fldCharType="separate"/>
          </w:r>
          <w:r w:rsidR="00183007" w:rsidRPr="00183007">
            <w:rPr>
              <w:noProof/>
            </w:rPr>
            <w:t>[4]</w:t>
          </w:r>
          <w:r>
            <w:rPr>
              <w:lang w:val="en-US"/>
            </w:rPr>
            <w:fldChar w:fldCharType="end"/>
          </w:r>
        </w:sdtContent>
      </w:sdt>
      <w:r w:rsidRPr="00FC5532">
        <w:rPr>
          <w:lang w:val="en-US"/>
        </w:rPr>
        <w:t>.</w:t>
      </w:r>
    </w:p>
    <w:p w14:paraId="6A01D71D" w14:textId="44AF3C9B" w:rsidR="00FC5532" w:rsidRDefault="00FC5532" w:rsidP="00FC5532">
      <w:pPr>
        <w:ind w:firstLine="708"/>
        <w:rPr>
          <w:lang w:val="en-US"/>
        </w:rPr>
      </w:pPr>
      <w:r w:rsidRPr="00FC5532">
        <w:rPr>
          <w:lang w:val="en-US"/>
        </w:rPr>
        <w:t xml:space="preserve"> Este o colecție open-source formată din 105 8</w:t>
      </w:r>
      <w:r w:rsidR="00D976EC">
        <w:rPr>
          <w:lang w:val="en-US"/>
        </w:rPr>
        <w:t>36</w:t>
      </w:r>
      <w:r w:rsidRPr="00FC5532">
        <w:rPr>
          <w:lang w:val="en-US"/>
        </w:rPr>
        <w:t xml:space="preserve"> de mostre audio cu 35 de cuvinte diferite - plus </w:t>
      </w:r>
      <w:r>
        <w:rPr>
          <w:lang w:val="en-US"/>
        </w:rPr>
        <w:t>un folder</w:t>
      </w:r>
      <w:r w:rsidRPr="00FC5532">
        <w:rPr>
          <w:lang w:val="en-US"/>
        </w:rPr>
        <w:t xml:space="preserve"> care conține zgomot de f</w:t>
      </w:r>
      <w:r>
        <w:rPr>
          <w:lang w:val="en-US"/>
        </w:rPr>
        <w:t>undal</w:t>
      </w:r>
      <w:r w:rsidRPr="00FC5532">
        <w:rPr>
          <w:lang w:val="en-US"/>
        </w:rPr>
        <w:t xml:space="preserve"> -, stocat</w:t>
      </w:r>
      <w:r>
        <w:rPr>
          <w:lang w:val="en-US"/>
        </w:rPr>
        <w:t>e</w:t>
      </w:r>
      <w:r w:rsidRPr="00FC5532">
        <w:rPr>
          <w:lang w:val="en-US"/>
        </w:rPr>
        <w:t xml:space="preserve"> ca </w:t>
      </w:r>
      <w:r>
        <w:rPr>
          <w:lang w:val="en-US"/>
        </w:rPr>
        <w:t>fi</w:t>
      </w:r>
      <w:r>
        <w:rPr>
          <w:lang w:val="ro-MD"/>
        </w:rPr>
        <w:t>șiere WAV</w:t>
      </w:r>
      <w:r w:rsidR="00507CD0">
        <w:rPr>
          <w:lang w:val="ro-MD"/>
        </w:rPr>
        <w:t xml:space="preserve"> pe 16 biți</w:t>
      </w:r>
      <w:r w:rsidRPr="00FC5532">
        <w:rPr>
          <w:lang w:val="en-US"/>
        </w:rPr>
        <w:t xml:space="preserve">. Frecvența de eșantionare este de 16 kHz, în timp ce durata medie a mostrelor este de 1 secundă. Datele provin de </w:t>
      </w:r>
      <w:r w:rsidR="00663CB6">
        <w:rPr>
          <w:lang w:val="en-US"/>
        </w:rPr>
        <w:t xml:space="preserve">la </w:t>
      </w:r>
      <w:r w:rsidRPr="00FC5532">
        <w:rPr>
          <w:lang w:val="en-US"/>
        </w:rPr>
        <w:t>vorbitori diferiți, iar lista cuvintelor poate fi găsită î</w:t>
      </w:r>
      <w:r w:rsidR="00B51EA9">
        <w:rPr>
          <w:lang w:val="en-US"/>
        </w:rPr>
        <w:t xml:space="preserve">n </w:t>
      </w:r>
      <w:r w:rsidR="00B51EA9" w:rsidRPr="00B51EA9">
        <w:fldChar w:fldCharType="begin"/>
      </w:r>
      <w:r w:rsidR="00B51EA9" w:rsidRPr="00B51EA9">
        <w:instrText xml:space="preserve"> REF _Ref131796819 \h </w:instrText>
      </w:r>
      <w:r w:rsidR="00B51EA9">
        <w:instrText xml:space="preserve"> \* MERGEFORMAT </w:instrText>
      </w:r>
      <w:r w:rsidR="00B51EA9" w:rsidRPr="00B51EA9">
        <w:fldChar w:fldCharType="separate"/>
      </w:r>
      <w:r w:rsidR="00B51EA9" w:rsidRPr="00B51EA9">
        <w:t>Tabelul 5</w:t>
      </w:r>
      <w:r w:rsidR="00B51EA9" w:rsidRPr="00B51EA9">
        <w:fldChar w:fldCharType="end"/>
      </w:r>
      <w:r w:rsidRPr="00B51EA9">
        <w:t>.</w:t>
      </w:r>
    </w:p>
    <w:p w14:paraId="5DB118F5" w14:textId="32B983C3" w:rsidR="00507CD0" w:rsidRDefault="00507CD0" w:rsidP="00FC5532">
      <w:pPr>
        <w:ind w:firstLine="708"/>
        <w:rPr>
          <w:lang w:val="en-US"/>
        </w:rPr>
      </w:pPr>
    </w:p>
    <w:tbl>
      <w:tblPr>
        <w:tblStyle w:val="Tabelgril"/>
        <w:tblW w:w="0" w:type="auto"/>
        <w:jc w:val="center"/>
        <w:tblLayout w:type="fixed"/>
        <w:tblLook w:val="04A0" w:firstRow="1" w:lastRow="0" w:firstColumn="1" w:lastColumn="0" w:noHBand="0" w:noVBand="1"/>
      </w:tblPr>
      <w:tblGrid>
        <w:gridCol w:w="1445"/>
        <w:gridCol w:w="2760"/>
        <w:gridCol w:w="2468"/>
        <w:gridCol w:w="2760"/>
      </w:tblGrid>
      <w:tr w:rsidR="006953D7" w:rsidRPr="006953D7" w14:paraId="168442E1" w14:textId="6457B439" w:rsidTr="00D54562">
        <w:trPr>
          <w:trHeight w:val="378"/>
          <w:jc w:val="center"/>
        </w:trPr>
        <w:tc>
          <w:tcPr>
            <w:tcW w:w="1445" w:type="dxa"/>
          </w:tcPr>
          <w:p w14:paraId="1F5431DC" w14:textId="5C25943A" w:rsidR="006953D7" w:rsidRPr="00D54562" w:rsidRDefault="00D54562" w:rsidP="006953D7">
            <w:pPr>
              <w:jc w:val="center"/>
              <w:rPr>
                <w:b/>
                <w:bCs/>
                <w:lang w:val="ro-MD"/>
              </w:rPr>
            </w:pPr>
            <w:r>
              <w:rPr>
                <w:b/>
                <w:bCs/>
                <w:lang w:val="en-US"/>
              </w:rPr>
              <w:t>Cuv</w:t>
            </w:r>
            <w:r>
              <w:rPr>
                <w:b/>
                <w:bCs/>
                <w:lang w:val="ro-MD"/>
              </w:rPr>
              <w:t>ânt</w:t>
            </w:r>
          </w:p>
        </w:tc>
        <w:tc>
          <w:tcPr>
            <w:tcW w:w="2760" w:type="dxa"/>
          </w:tcPr>
          <w:p w14:paraId="7C09941E" w14:textId="19BCDCCD" w:rsidR="006953D7" w:rsidRPr="005444D9" w:rsidRDefault="00D54562" w:rsidP="006953D7">
            <w:pPr>
              <w:jc w:val="center"/>
              <w:rPr>
                <w:b/>
                <w:bCs/>
                <w:lang w:val="en-US"/>
              </w:rPr>
            </w:pPr>
            <w:r>
              <w:rPr>
                <w:b/>
                <w:bCs/>
                <w:lang w:val="en-US"/>
              </w:rPr>
              <w:t>Număr monstre</w:t>
            </w:r>
          </w:p>
        </w:tc>
        <w:tc>
          <w:tcPr>
            <w:tcW w:w="2468" w:type="dxa"/>
          </w:tcPr>
          <w:p w14:paraId="13A9CDCB" w14:textId="26501C30" w:rsidR="006953D7" w:rsidRPr="005444D9" w:rsidRDefault="00D54562" w:rsidP="006953D7">
            <w:pPr>
              <w:jc w:val="center"/>
              <w:rPr>
                <w:b/>
                <w:bCs/>
                <w:lang w:val="en-US"/>
              </w:rPr>
            </w:pPr>
            <w:r>
              <w:rPr>
                <w:b/>
                <w:bCs/>
                <w:lang w:val="en-US"/>
              </w:rPr>
              <w:t>Cuvânt</w:t>
            </w:r>
          </w:p>
        </w:tc>
        <w:tc>
          <w:tcPr>
            <w:tcW w:w="2760" w:type="dxa"/>
          </w:tcPr>
          <w:p w14:paraId="7448AB7A" w14:textId="5F93EECD" w:rsidR="006953D7" w:rsidRPr="005444D9" w:rsidRDefault="00D54562" w:rsidP="006953D7">
            <w:pPr>
              <w:jc w:val="center"/>
              <w:rPr>
                <w:b/>
                <w:bCs/>
                <w:lang w:val="en-US"/>
              </w:rPr>
            </w:pPr>
            <w:r>
              <w:rPr>
                <w:b/>
                <w:bCs/>
                <w:lang w:val="en-US"/>
              </w:rPr>
              <w:t>Număr monstre</w:t>
            </w:r>
          </w:p>
        </w:tc>
      </w:tr>
      <w:tr w:rsidR="006953D7" w:rsidRPr="006953D7" w14:paraId="17B7EAA7" w14:textId="451F20B2" w:rsidTr="00D54562">
        <w:trPr>
          <w:trHeight w:val="378"/>
          <w:jc w:val="center"/>
        </w:trPr>
        <w:tc>
          <w:tcPr>
            <w:tcW w:w="1445" w:type="dxa"/>
          </w:tcPr>
          <w:p w14:paraId="6B066E81" w14:textId="77777777" w:rsidR="006953D7" w:rsidRPr="006953D7" w:rsidRDefault="006953D7" w:rsidP="006953D7">
            <w:pPr>
              <w:jc w:val="center"/>
              <w:rPr>
                <w:lang w:val="en-US"/>
              </w:rPr>
            </w:pPr>
            <w:r w:rsidRPr="006953D7">
              <w:rPr>
                <w:lang w:val="en-US"/>
              </w:rPr>
              <w:t>Backward</w:t>
            </w:r>
          </w:p>
        </w:tc>
        <w:tc>
          <w:tcPr>
            <w:tcW w:w="2760" w:type="dxa"/>
          </w:tcPr>
          <w:p w14:paraId="70CA309D" w14:textId="77777777" w:rsidR="006953D7" w:rsidRPr="006953D7" w:rsidRDefault="006953D7" w:rsidP="006953D7">
            <w:pPr>
              <w:jc w:val="center"/>
              <w:rPr>
                <w:lang w:val="en-US"/>
              </w:rPr>
            </w:pPr>
            <w:r w:rsidRPr="006953D7">
              <w:rPr>
                <w:lang w:val="en-US"/>
              </w:rPr>
              <w:t>1664</w:t>
            </w:r>
          </w:p>
        </w:tc>
        <w:tc>
          <w:tcPr>
            <w:tcW w:w="2468" w:type="dxa"/>
          </w:tcPr>
          <w:p w14:paraId="563623F4" w14:textId="1AAAF4E1" w:rsidR="006953D7" w:rsidRPr="006953D7" w:rsidRDefault="006953D7" w:rsidP="006953D7">
            <w:pPr>
              <w:jc w:val="center"/>
              <w:rPr>
                <w:lang w:val="en-US"/>
              </w:rPr>
            </w:pPr>
            <w:r w:rsidRPr="006953D7">
              <w:rPr>
                <w:lang w:val="en-US"/>
              </w:rPr>
              <w:t>No</w:t>
            </w:r>
          </w:p>
        </w:tc>
        <w:tc>
          <w:tcPr>
            <w:tcW w:w="2760" w:type="dxa"/>
          </w:tcPr>
          <w:p w14:paraId="760E38EE" w14:textId="2B811D4D" w:rsidR="006953D7" w:rsidRPr="006953D7" w:rsidRDefault="006953D7" w:rsidP="006953D7">
            <w:pPr>
              <w:jc w:val="center"/>
              <w:rPr>
                <w:lang w:val="en-US"/>
              </w:rPr>
            </w:pPr>
            <w:r w:rsidRPr="006953D7">
              <w:rPr>
                <w:lang w:val="en-US"/>
              </w:rPr>
              <w:t>3941</w:t>
            </w:r>
          </w:p>
        </w:tc>
      </w:tr>
      <w:tr w:rsidR="006953D7" w:rsidRPr="006953D7" w14:paraId="6D657F9D" w14:textId="134DEA58" w:rsidTr="00D54562">
        <w:trPr>
          <w:trHeight w:val="378"/>
          <w:jc w:val="center"/>
        </w:trPr>
        <w:tc>
          <w:tcPr>
            <w:tcW w:w="1445" w:type="dxa"/>
          </w:tcPr>
          <w:p w14:paraId="05B1C6A3" w14:textId="77777777" w:rsidR="006953D7" w:rsidRPr="006953D7" w:rsidRDefault="006953D7" w:rsidP="006953D7">
            <w:pPr>
              <w:jc w:val="center"/>
              <w:rPr>
                <w:lang w:val="en-US"/>
              </w:rPr>
            </w:pPr>
            <w:r w:rsidRPr="006953D7">
              <w:rPr>
                <w:lang w:val="en-US"/>
              </w:rPr>
              <w:t>Bed</w:t>
            </w:r>
          </w:p>
        </w:tc>
        <w:tc>
          <w:tcPr>
            <w:tcW w:w="2760" w:type="dxa"/>
          </w:tcPr>
          <w:p w14:paraId="101E1703" w14:textId="77777777" w:rsidR="006953D7" w:rsidRPr="006953D7" w:rsidRDefault="006953D7" w:rsidP="006953D7">
            <w:pPr>
              <w:jc w:val="center"/>
              <w:rPr>
                <w:lang w:val="en-US"/>
              </w:rPr>
            </w:pPr>
            <w:r w:rsidRPr="006953D7">
              <w:rPr>
                <w:lang w:val="en-US"/>
              </w:rPr>
              <w:t>2014</w:t>
            </w:r>
          </w:p>
        </w:tc>
        <w:tc>
          <w:tcPr>
            <w:tcW w:w="2468" w:type="dxa"/>
          </w:tcPr>
          <w:p w14:paraId="2F23DD81" w14:textId="1A4F04F9" w:rsidR="006953D7" w:rsidRPr="006953D7" w:rsidRDefault="006953D7" w:rsidP="006953D7">
            <w:pPr>
              <w:jc w:val="center"/>
              <w:rPr>
                <w:lang w:val="en-US"/>
              </w:rPr>
            </w:pPr>
            <w:r w:rsidRPr="006953D7">
              <w:rPr>
                <w:lang w:val="en-US"/>
              </w:rPr>
              <w:t>Off</w:t>
            </w:r>
          </w:p>
        </w:tc>
        <w:tc>
          <w:tcPr>
            <w:tcW w:w="2760" w:type="dxa"/>
          </w:tcPr>
          <w:p w14:paraId="0DF565CC" w14:textId="647E9155" w:rsidR="006953D7" w:rsidRPr="006953D7" w:rsidRDefault="006953D7" w:rsidP="006953D7">
            <w:pPr>
              <w:jc w:val="center"/>
              <w:rPr>
                <w:lang w:val="en-US"/>
              </w:rPr>
            </w:pPr>
            <w:r w:rsidRPr="006953D7">
              <w:rPr>
                <w:lang w:val="en-US"/>
              </w:rPr>
              <w:t>3745</w:t>
            </w:r>
          </w:p>
        </w:tc>
      </w:tr>
      <w:tr w:rsidR="006953D7" w:rsidRPr="006953D7" w14:paraId="0724E62A" w14:textId="669A51A7" w:rsidTr="00D54562">
        <w:trPr>
          <w:trHeight w:val="378"/>
          <w:jc w:val="center"/>
        </w:trPr>
        <w:tc>
          <w:tcPr>
            <w:tcW w:w="1445" w:type="dxa"/>
          </w:tcPr>
          <w:p w14:paraId="69DDACB5" w14:textId="77777777" w:rsidR="006953D7" w:rsidRPr="006953D7" w:rsidRDefault="006953D7" w:rsidP="006953D7">
            <w:pPr>
              <w:jc w:val="center"/>
              <w:rPr>
                <w:lang w:val="en-US"/>
              </w:rPr>
            </w:pPr>
            <w:r w:rsidRPr="006953D7">
              <w:rPr>
                <w:lang w:val="en-US"/>
              </w:rPr>
              <w:t>Bird</w:t>
            </w:r>
          </w:p>
        </w:tc>
        <w:tc>
          <w:tcPr>
            <w:tcW w:w="2760" w:type="dxa"/>
          </w:tcPr>
          <w:p w14:paraId="78379390" w14:textId="77777777" w:rsidR="006953D7" w:rsidRPr="006953D7" w:rsidRDefault="006953D7" w:rsidP="006953D7">
            <w:pPr>
              <w:jc w:val="center"/>
              <w:rPr>
                <w:lang w:val="en-US"/>
              </w:rPr>
            </w:pPr>
            <w:r w:rsidRPr="006953D7">
              <w:rPr>
                <w:lang w:val="en-US"/>
              </w:rPr>
              <w:t>2064</w:t>
            </w:r>
          </w:p>
        </w:tc>
        <w:tc>
          <w:tcPr>
            <w:tcW w:w="2468" w:type="dxa"/>
          </w:tcPr>
          <w:p w14:paraId="493B6376" w14:textId="323293E9" w:rsidR="006953D7" w:rsidRPr="006953D7" w:rsidRDefault="006953D7" w:rsidP="006953D7">
            <w:pPr>
              <w:jc w:val="center"/>
              <w:rPr>
                <w:lang w:val="en-US"/>
              </w:rPr>
            </w:pPr>
            <w:r w:rsidRPr="006953D7">
              <w:rPr>
                <w:lang w:val="en-US"/>
              </w:rPr>
              <w:t>On</w:t>
            </w:r>
          </w:p>
        </w:tc>
        <w:tc>
          <w:tcPr>
            <w:tcW w:w="2760" w:type="dxa"/>
          </w:tcPr>
          <w:p w14:paraId="06638002" w14:textId="59611A8C" w:rsidR="006953D7" w:rsidRPr="006953D7" w:rsidRDefault="006953D7" w:rsidP="006953D7">
            <w:pPr>
              <w:jc w:val="center"/>
              <w:rPr>
                <w:lang w:val="en-US"/>
              </w:rPr>
            </w:pPr>
            <w:r w:rsidRPr="006953D7">
              <w:rPr>
                <w:lang w:val="en-US"/>
              </w:rPr>
              <w:t>3845</w:t>
            </w:r>
          </w:p>
        </w:tc>
      </w:tr>
      <w:tr w:rsidR="006953D7" w:rsidRPr="006953D7" w14:paraId="0CC8CF2D" w14:textId="7D4462F1" w:rsidTr="00D54562">
        <w:trPr>
          <w:trHeight w:val="378"/>
          <w:jc w:val="center"/>
        </w:trPr>
        <w:tc>
          <w:tcPr>
            <w:tcW w:w="1445" w:type="dxa"/>
          </w:tcPr>
          <w:p w14:paraId="2D9E8DA2" w14:textId="77777777" w:rsidR="006953D7" w:rsidRPr="006953D7" w:rsidRDefault="006953D7" w:rsidP="006953D7">
            <w:pPr>
              <w:jc w:val="center"/>
              <w:rPr>
                <w:lang w:val="en-US"/>
              </w:rPr>
            </w:pPr>
            <w:r w:rsidRPr="006953D7">
              <w:rPr>
                <w:lang w:val="en-US"/>
              </w:rPr>
              <w:t>Cat</w:t>
            </w:r>
          </w:p>
        </w:tc>
        <w:tc>
          <w:tcPr>
            <w:tcW w:w="2760" w:type="dxa"/>
          </w:tcPr>
          <w:p w14:paraId="36AC586B" w14:textId="77777777" w:rsidR="006953D7" w:rsidRPr="006953D7" w:rsidRDefault="006953D7" w:rsidP="006953D7">
            <w:pPr>
              <w:jc w:val="center"/>
              <w:rPr>
                <w:lang w:val="en-US"/>
              </w:rPr>
            </w:pPr>
            <w:r w:rsidRPr="006953D7">
              <w:rPr>
                <w:lang w:val="en-US"/>
              </w:rPr>
              <w:t>2031</w:t>
            </w:r>
          </w:p>
        </w:tc>
        <w:tc>
          <w:tcPr>
            <w:tcW w:w="2468" w:type="dxa"/>
          </w:tcPr>
          <w:p w14:paraId="4394C1F2" w14:textId="24AC7169" w:rsidR="006953D7" w:rsidRPr="006953D7" w:rsidRDefault="006953D7" w:rsidP="006953D7">
            <w:pPr>
              <w:jc w:val="center"/>
              <w:rPr>
                <w:lang w:val="en-US"/>
              </w:rPr>
            </w:pPr>
            <w:r w:rsidRPr="006953D7">
              <w:rPr>
                <w:lang w:val="en-US"/>
              </w:rPr>
              <w:t>One</w:t>
            </w:r>
          </w:p>
        </w:tc>
        <w:tc>
          <w:tcPr>
            <w:tcW w:w="2760" w:type="dxa"/>
          </w:tcPr>
          <w:p w14:paraId="3CE12746" w14:textId="06879FD7" w:rsidR="006953D7" w:rsidRPr="006953D7" w:rsidRDefault="006953D7" w:rsidP="006953D7">
            <w:pPr>
              <w:jc w:val="center"/>
              <w:rPr>
                <w:lang w:val="en-US"/>
              </w:rPr>
            </w:pPr>
            <w:r w:rsidRPr="006953D7">
              <w:rPr>
                <w:lang w:val="en-US"/>
              </w:rPr>
              <w:t>3890</w:t>
            </w:r>
          </w:p>
        </w:tc>
      </w:tr>
      <w:tr w:rsidR="006953D7" w:rsidRPr="006953D7" w14:paraId="511171EE" w14:textId="1C0BB4A7" w:rsidTr="00D54562">
        <w:trPr>
          <w:trHeight w:val="378"/>
          <w:jc w:val="center"/>
        </w:trPr>
        <w:tc>
          <w:tcPr>
            <w:tcW w:w="1445" w:type="dxa"/>
          </w:tcPr>
          <w:p w14:paraId="0EC09DB5" w14:textId="77777777" w:rsidR="006953D7" w:rsidRPr="006953D7" w:rsidRDefault="006953D7" w:rsidP="006953D7">
            <w:pPr>
              <w:jc w:val="center"/>
              <w:rPr>
                <w:lang w:val="en-US"/>
              </w:rPr>
            </w:pPr>
            <w:r w:rsidRPr="006953D7">
              <w:rPr>
                <w:lang w:val="en-US"/>
              </w:rPr>
              <w:t>Dog</w:t>
            </w:r>
          </w:p>
        </w:tc>
        <w:tc>
          <w:tcPr>
            <w:tcW w:w="2760" w:type="dxa"/>
          </w:tcPr>
          <w:p w14:paraId="0E6EF09D" w14:textId="77777777" w:rsidR="006953D7" w:rsidRPr="006953D7" w:rsidRDefault="006953D7" w:rsidP="006953D7">
            <w:pPr>
              <w:jc w:val="center"/>
              <w:rPr>
                <w:lang w:val="en-US"/>
              </w:rPr>
            </w:pPr>
            <w:r w:rsidRPr="006953D7">
              <w:rPr>
                <w:lang w:val="en-US"/>
              </w:rPr>
              <w:t>2128</w:t>
            </w:r>
          </w:p>
        </w:tc>
        <w:tc>
          <w:tcPr>
            <w:tcW w:w="2468" w:type="dxa"/>
          </w:tcPr>
          <w:p w14:paraId="081E3154" w14:textId="6EC06CEF" w:rsidR="006953D7" w:rsidRPr="006953D7" w:rsidRDefault="006953D7" w:rsidP="006953D7">
            <w:pPr>
              <w:jc w:val="center"/>
              <w:rPr>
                <w:lang w:val="en-US"/>
              </w:rPr>
            </w:pPr>
            <w:r w:rsidRPr="006953D7">
              <w:rPr>
                <w:lang w:val="en-US"/>
              </w:rPr>
              <w:t>Right</w:t>
            </w:r>
          </w:p>
        </w:tc>
        <w:tc>
          <w:tcPr>
            <w:tcW w:w="2760" w:type="dxa"/>
          </w:tcPr>
          <w:p w14:paraId="09572202" w14:textId="671FEE3B" w:rsidR="006953D7" w:rsidRPr="006953D7" w:rsidRDefault="006953D7" w:rsidP="006953D7">
            <w:pPr>
              <w:jc w:val="center"/>
              <w:rPr>
                <w:lang w:val="en-US"/>
              </w:rPr>
            </w:pPr>
            <w:r w:rsidRPr="006953D7">
              <w:rPr>
                <w:lang w:val="en-US"/>
              </w:rPr>
              <w:t>3778</w:t>
            </w:r>
          </w:p>
        </w:tc>
      </w:tr>
      <w:tr w:rsidR="006953D7" w:rsidRPr="006953D7" w14:paraId="3B36AC3C" w14:textId="4F032C5E" w:rsidTr="00D54562">
        <w:trPr>
          <w:trHeight w:val="378"/>
          <w:jc w:val="center"/>
        </w:trPr>
        <w:tc>
          <w:tcPr>
            <w:tcW w:w="1445" w:type="dxa"/>
          </w:tcPr>
          <w:p w14:paraId="254C8876" w14:textId="77777777" w:rsidR="006953D7" w:rsidRPr="006953D7" w:rsidRDefault="006953D7" w:rsidP="006953D7">
            <w:pPr>
              <w:jc w:val="center"/>
              <w:rPr>
                <w:lang w:val="en-US"/>
              </w:rPr>
            </w:pPr>
            <w:r w:rsidRPr="006953D7">
              <w:rPr>
                <w:lang w:val="en-US"/>
              </w:rPr>
              <w:lastRenderedPageBreak/>
              <w:t>Down</w:t>
            </w:r>
          </w:p>
        </w:tc>
        <w:tc>
          <w:tcPr>
            <w:tcW w:w="2760" w:type="dxa"/>
          </w:tcPr>
          <w:p w14:paraId="041BD7E9" w14:textId="77777777" w:rsidR="006953D7" w:rsidRPr="006953D7" w:rsidRDefault="006953D7" w:rsidP="006953D7">
            <w:pPr>
              <w:jc w:val="center"/>
              <w:rPr>
                <w:lang w:val="en-US"/>
              </w:rPr>
            </w:pPr>
            <w:r w:rsidRPr="006953D7">
              <w:rPr>
                <w:lang w:val="en-US"/>
              </w:rPr>
              <w:t>3917</w:t>
            </w:r>
          </w:p>
        </w:tc>
        <w:tc>
          <w:tcPr>
            <w:tcW w:w="2468" w:type="dxa"/>
          </w:tcPr>
          <w:p w14:paraId="47C9F14F" w14:textId="5EE2FDC1" w:rsidR="006953D7" w:rsidRPr="006953D7" w:rsidRDefault="006953D7" w:rsidP="006953D7">
            <w:pPr>
              <w:jc w:val="center"/>
              <w:rPr>
                <w:lang w:val="en-US"/>
              </w:rPr>
            </w:pPr>
            <w:r w:rsidRPr="006953D7">
              <w:rPr>
                <w:lang w:val="en-US"/>
              </w:rPr>
              <w:t>Seven</w:t>
            </w:r>
          </w:p>
        </w:tc>
        <w:tc>
          <w:tcPr>
            <w:tcW w:w="2760" w:type="dxa"/>
          </w:tcPr>
          <w:p w14:paraId="293B3167" w14:textId="452DBDF0" w:rsidR="006953D7" w:rsidRPr="006953D7" w:rsidRDefault="006953D7" w:rsidP="006953D7">
            <w:pPr>
              <w:jc w:val="center"/>
              <w:rPr>
                <w:lang w:val="en-US"/>
              </w:rPr>
            </w:pPr>
            <w:r w:rsidRPr="006953D7">
              <w:rPr>
                <w:lang w:val="en-US"/>
              </w:rPr>
              <w:t>3998</w:t>
            </w:r>
          </w:p>
        </w:tc>
      </w:tr>
      <w:tr w:rsidR="006953D7" w:rsidRPr="006953D7" w14:paraId="10262E55" w14:textId="06DC7E73" w:rsidTr="00D54562">
        <w:trPr>
          <w:trHeight w:val="378"/>
          <w:jc w:val="center"/>
        </w:trPr>
        <w:tc>
          <w:tcPr>
            <w:tcW w:w="1445" w:type="dxa"/>
          </w:tcPr>
          <w:p w14:paraId="3B7A422E" w14:textId="77777777" w:rsidR="006953D7" w:rsidRPr="006953D7" w:rsidRDefault="006953D7" w:rsidP="006953D7">
            <w:pPr>
              <w:jc w:val="center"/>
              <w:rPr>
                <w:lang w:val="en-US"/>
              </w:rPr>
            </w:pPr>
            <w:r w:rsidRPr="006953D7">
              <w:rPr>
                <w:lang w:val="en-US"/>
              </w:rPr>
              <w:t>Eight</w:t>
            </w:r>
          </w:p>
        </w:tc>
        <w:tc>
          <w:tcPr>
            <w:tcW w:w="2760" w:type="dxa"/>
          </w:tcPr>
          <w:p w14:paraId="5C49A405" w14:textId="77777777" w:rsidR="006953D7" w:rsidRPr="006953D7" w:rsidRDefault="006953D7" w:rsidP="006953D7">
            <w:pPr>
              <w:jc w:val="center"/>
              <w:rPr>
                <w:lang w:val="en-US"/>
              </w:rPr>
            </w:pPr>
            <w:r w:rsidRPr="006953D7">
              <w:rPr>
                <w:lang w:val="en-US"/>
              </w:rPr>
              <w:t>3787</w:t>
            </w:r>
          </w:p>
        </w:tc>
        <w:tc>
          <w:tcPr>
            <w:tcW w:w="2468" w:type="dxa"/>
          </w:tcPr>
          <w:p w14:paraId="53EBC895" w14:textId="622C91B3" w:rsidR="006953D7" w:rsidRPr="006953D7" w:rsidRDefault="006953D7" w:rsidP="006953D7">
            <w:pPr>
              <w:jc w:val="center"/>
              <w:rPr>
                <w:lang w:val="en-US"/>
              </w:rPr>
            </w:pPr>
            <w:r w:rsidRPr="006953D7">
              <w:rPr>
                <w:lang w:val="en-US"/>
              </w:rPr>
              <w:t>Sheila</w:t>
            </w:r>
          </w:p>
        </w:tc>
        <w:tc>
          <w:tcPr>
            <w:tcW w:w="2760" w:type="dxa"/>
          </w:tcPr>
          <w:p w14:paraId="177AEEEC" w14:textId="62DE622E" w:rsidR="006953D7" w:rsidRPr="006953D7" w:rsidRDefault="006953D7" w:rsidP="006953D7">
            <w:pPr>
              <w:jc w:val="center"/>
              <w:rPr>
                <w:lang w:val="en-US"/>
              </w:rPr>
            </w:pPr>
            <w:r w:rsidRPr="006953D7">
              <w:rPr>
                <w:lang w:val="en-US"/>
              </w:rPr>
              <w:t>2022</w:t>
            </w:r>
          </w:p>
        </w:tc>
      </w:tr>
      <w:tr w:rsidR="006953D7" w:rsidRPr="006953D7" w14:paraId="19BE31B5" w14:textId="08697CF8" w:rsidTr="00D54562">
        <w:trPr>
          <w:trHeight w:val="378"/>
          <w:jc w:val="center"/>
        </w:trPr>
        <w:tc>
          <w:tcPr>
            <w:tcW w:w="1445" w:type="dxa"/>
          </w:tcPr>
          <w:p w14:paraId="23CC368B" w14:textId="77777777" w:rsidR="006953D7" w:rsidRPr="006953D7" w:rsidRDefault="006953D7" w:rsidP="006953D7">
            <w:pPr>
              <w:jc w:val="center"/>
              <w:rPr>
                <w:lang w:val="en-US"/>
              </w:rPr>
            </w:pPr>
            <w:r w:rsidRPr="006953D7">
              <w:rPr>
                <w:lang w:val="en-US"/>
              </w:rPr>
              <w:t>Five</w:t>
            </w:r>
          </w:p>
        </w:tc>
        <w:tc>
          <w:tcPr>
            <w:tcW w:w="2760" w:type="dxa"/>
          </w:tcPr>
          <w:p w14:paraId="6C5526CB" w14:textId="77777777" w:rsidR="006953D7" w:rsidRPr="006953D7" w:rsidRDefault="006953D7" w:rsidP="006953D7">
            <w:pPr>
              <w:jc w:val="center"/>
              <w:rPr>
                <w:lang w:val="en-US"/>
              </w:rPr>
            </w:pPr>
            <w:r w:rsidRPr="006953D7">
              <w:rPr>
                <w:lang w:val="en-US"/>
              </w:rPr>
              <w:t>4052</w:t>
            </w:r>
          </w:p>
        </w:tc>
        <w:tc>
          <w:tcPr>
            <w:tcW w:w="2468" w:type="dxa"/>
          </w:tcPr>
          <w:p w14:paraId="51EBEC0B" w14:textId="288160E6" w:rsidR="006953D7" w:rsidRPr="006953D7" w:rsidRDefault="006953D7" w:rsidP="006953D7">
            <w:pPr>
              <w:jc w:val="center"/>
              <w:rPr>
                <w:lang w:val="en-US"/>
              </w:rPr>
            </w:pPr>
            <w:r w:rsidRPr="006953D7">
              <w:rPr>
                <w:lang w:val="en-US"/>
              </w:rPr>
              <w:t>Six</w:t>
            </w:r>
          </w:p>
        </w:tc>
        <w:tc>
          <w:tcPr>
            <w:tcW w:w="2760" w:type="dxa"/>
          </w:tcPr>
          <w:p w14:paraId="62CB3371" w14:textId="066F3226" w:rsidR="006953D7" w:rsidRPr="006953D7" w:rsidRDefault="006953D7" w:rsidP="006953D7">
            <w:pPr>
              <w:jc w:val="center"/>
              <w:rPr>
                <w:lang w:val="en-US"/>
              </w:rPr>
            </w:pPr>
            <w:r w:rsidRPr="006953D7">
              <w:rPr>
                <w:lang w:val="en-US"/>
              </w:rPr>
              <w:t>3860</w:t>
            </w:r>
          </w:p>
        </w:tc>
      </w:tr>
      <w:tr w:rsidR="006953D7" w:rsidRPr="006953D7" w14:paraId="1EEF28EF" w14:textId="72E38011" w:rsidTr="00D54562">
        <w:trPr>
          <w:trHeight w:val="378"/>
          <w:jc w:val="center"/>
        </w:trPr>
        <w:tc>
          <w:tcPr>
            <w:tcW w:w="1445" w:type="dxa"/>
          </w:tcPr>
          <w:p w14:paraId="3085BF40" w14:textId="77777777" w:rsidR="006953D7" w:rsidRPr="006953D7" w:rsidRDefault="006953D7" w:rsidP="006953D7">
            <w:pPr>
              <w:jc w:val="center"/>
              <w:rPr>
                <w:lang w:val="en-US"/>
              </w:rPr>
            </w:pPr>
            <w:r w:rsidRPr="006953D7">
              <w:rPr>
                <w:lang w:val="en-US"/>
              </w:rPr>
              <w:t>Follow</w:t>
            </w:r>
          </w:p>
        </w:tc>
        <w:tc>
          <w:tcPr>
            <w:tcW w:w="2760" w:type="dxa"/>
          </w:tcPr>
          <w:p w14:paraId="1606D391" w14:textId="77777777" w:rsidR="006953D7" w:rsidRPr="006953D7" w:rsidRDefault="006953D7" w:rsidP="006953D7">
            <w:pPr>
              <w:jc w:val="center"/>
              <w:rPr>
                <w:lang w:val="en-US"/>
              </w:rPr>
            </w:pPr>
            <w:r w:rsidRPr="006953D7">
              <w:rPr>
                <w:lang w:val="en-US"/>
              </w:rPr>
              <w:t>1579</w:t>
            </w:r>
          </w:p>
        </w:tc>
        <w:tc>
          <w:tcPr>
            <w:tcW w:w="2468" w:type="dxa"/>
          </w:tcPr>
          <w:p w14:paraId="1CB50915" w14:textId="37668EB7" w:rsidR="006953D7" w:rsidRPr="006953D7" w:rsidRDefault="006953D7" w:rsidP="006953D7">
            <w:pPr>
              <w:jc w:val="center"/>
              <w:rPr>
                <w:lang w:val="en-US"/>
              </w:rPr>
            </w:pPr>
            <w:r w:rsidRPr="006953D7">
              <w:rPr>
                <w:lang w:val="en-US"/>
              </w:rPr>
              <w:t>Stop</w:t>
            </w:r>
          </w:p>
        </w:tc>
        <w:tc>
          <w:tcPr>
            <w:tcW w:w="2760" w:type="dxa"/>
          </w:tcPr>
          <w:p w14:paraId="682A3CAC" w14:textId="747DE276" w:rsidR="006953D7" w:rsidRPr="006953D7" w:rsidRDefault="006953D7" w:rsidP="006953D7">
            <w:pPr>
              <w:jc w:val="center"/>
              <w:rPr>
                <w:lang w:val="en-US"/>
              </w:rPr>
            </w:pPr>
            <w:r w:rsidRPr="006953D7">
              <w:rPr>
                <w:lang w:val="en-US"/>
              </w:rPr>
              <w:t>3872</w:t>
            </w:r>
          </w:p>
        </w:tc>
      </w:tr>
      <w:tr w:rsidR="006953D7" w:rsidRPr="006953D7" w14:paraId="6336D2E4" w14:textId="1C65BCDC" w:rsidTr="00D54562">
        <w:trPr>
          <w:trHeight w:val="378"/>
          <w:jc w:val="center"/>
        </w:trPr>
        <w:tc>
          <w:tcPr>
            <w:tcW w:w="1445" w:type="dxa"/>
          </w:tcPr>
          <w:p w14:paraId="580228B2" w14:textId="77777777" w:rsidR="006953D7" w:rsidRPr="006953D7" w:rsidRDefault="006953D7" w:rsidP="006953D7">
            <w:pPr>
              <w:jc w:val="center"/>
              <w:rPr>
                <w:lang w:val="en-US"/>
              </w:rPr>
            </w:pPr>
            <w:r w:rsidRPr="006953D7">
              <w:rPr>
                <w:lang w:val="en-US"/>
              </w:rPr>
              <w:t>Forward</w:t>
            </w:r>
          </w:p>
        </w:tc>
        <w:tc>
          <w:tcPr>
            <w:tcW w:w="2760" w:type="dxa"/>
          </w:tcPr>
          <w:p w14:paraId="65E026A1" w14:textId="77777777" w:rsidR="006953D7" w:rsidRPr="006953D7" w:rsidRDefault="006953D7" w:rsidP="006953D7">
            <w:pPr>
              <w:jc w:val="center"/>
              <w:rPr>
                <w:lang w:val="en-US"/>
              </w:rPr>
            </w:pPr>
            <w:r w:rsidRPr="006953D7">
              <w:rPr>
                <w:lang w:val="en-US"/>
              </w:rPr>
              <w:t>1557</w:t>
            </w:r>
          </w:p>
        </w:tc>
        <w:tc>
          <w:tcPr>
            <w:tcW w:w="2468" w:type="dxa"/>
          </w:tcPr>
          <w:p w14:paraId="060AFE4B" w14:textId="617F27E6" w:rsidR="006953D7" w:rsidRPr="006953D7" w:rsidRDefault="006953D7" w:rsidP="006953D7">
            <w:pPr>
              <w:jc w:val="center"/>
              <w:rPr>
                <w:lang w:val="en-US"/>
              </w:rPr>
            </w:pPr>
            <w:r w:rsidRPr="006953D7">
              <w:rPr>
                <w:lang w:val="en-US"/>
              </w:rPr>
              <w:t>Three</w:t>
            </w:r>
          </w:p>
        </w:tc>
        <w:tc>
          <w:tcPr>
            <w:tcW w:w="2760" w:type="dxa"/>
          </w:tcPr>
          <w:p w14:paraId="6ECA49D3" w14:textId="662A9352" w:rsidR="006953D7" w:rsidRPr="006953D7" w:rsidRDefault="006953D7" w:rsidP="006953D7">
            <w:pPr>
              <w:jc w:val="center"/>
              <w:rPr>
                <w:lang w:val="en-US"/>
              </w:rPr>
            </w:pPr>
            <w:r w:rsidRPr="006953D7">
              <w:rPr>
                <w:lang w:val="en-US"/>
              </w:rPr>
              <w:t>3727</w:t>
            </w:r>
          </w:p>
        </w:tc>
      </w:tr>
      <w:tr w:rsidR="006953D7" w:rsidRPr="006953D7" w14:paraId="7104F1D4" w14:textId="0A6298CB" w:rsidTr="00D54562">
        <w:trPr>
          <w:trHeight w:val="378"/>
          <w:jc w:val="center"/>
        </w:trPr>
        <w:tc>
          <w:tcPr>
            <w:tcW w:w="1445" w:type="dxa"/>
          </w:tcPr>
          <w:p w14:paraId="49455DF4" w14:textId="77777777" w:rsidR="006953D7" w:rsidRPr="006953D7" w:rsidRDefault="006953D7" w:rsidP="006953D7">
            <w:pPr>
              <w:jc w:val="center"/>
              <w:rPr>
                <w:lang w:val="en-US"/>
              </w:rPr>
            </w:pPr>
            <w:r w:rsidRPr="006953D7">
              <w:rPr>
                <w:lang w:val="en-US"/>
              </w:rPr>
              <w:t>Four</w:t>
            </w:r>
          </w:p>
        </w:tc>
        <w:tc>
          <w:tcPr>
            <w:tcW w:w="2760" w:type="dxa"/>
          </w:tcPr>
          <w:p w14:paraId="05322D6A" w14:textId="77777777" w:rsidR="006953D7" w:rsidRPr="006953D7" w:rsidRDefault="006953D7" w:rsidP="006953D7">
            <w:pPr>
              <w:jc w:val="center"/>
              <w:rPr>
                <w:lang w:val="en-US"/>
              </w:rPr>
            </w:pPr>
            <w:r w:rsidRPr="006953D7">
              <w:rPr>
                <w:lang w:val="en-US"/>
              </w:rPr>
              <w:t>3728</w:t>
            </w:r>
          </w:p>
        </w:tc>
        <w:tc>
          <w:tcPr>
            <w:tcW w:w="2468" w:type="dxa"/>
          </w:tcPr>
          <w:p w14:paraId="038C5BB9" w14:textId="4471EF11" w:rsidR="006953D7" w:rsidRPr="006953D7" w:rsidRDefault="006953D7" w:rsidP="006953D7">
            <w:pPr>
              <w:jc w:val="center"/>
              <w:rPr>
                <w:lang w:val="en-US"/>
              </w:rPr>
            </w:pPr>
            <w:r w:rsidRPr="006953D7">
              <w:rPr>
                <w:lang w:val="en-US"/>
              </w:rPr>
              <w:t>Tree</w:t>
            </w:r>
          </w:p>
        </w:tc>
        <w:tc>
          <w:tcPr>
            <w:tcW w:w="2760" w:type="dxa"/>
          </w:tcPr>
          <w:p w14:paraId="3AA76F9F" w14:textId="61ED43E1" w:rsidR="006953D7" w:rsidRPr="006953D7" w:rsidRDefault="006953D7" w:rsidP="006953D7">
            <w:pPr>
              <w:jc w:val="center"/>
              <w:rPr>
                <w:lang w:val="en-US"/>
              </w:rPr>
            </w:pPr>
            <w:r w:rsidRPr="006953D7">
              <w:rPr>
                <w:lang w:val="en-US"/>
              </w:rPr>
              <w:t>1759</w:t>
            </w:r>
          </w:p>
        </w:tc>
      </w:tr>
      <w:tr w:rsidR="006953D7" w:rsidRPr="006953D7" w14:paraId="2D02AE3B" w14:textId="6651ED5F" w:rsidTr="00D54562">
        <w:trPr>
          <w:trHeight w:val="378"/>
          <w:jc w:val="center"/>
        </w:trPr>
        <w:tc>
          <w:tcPr>
            <w:tcW w:w="1445" w:type="dxa"/>
          </w:tcPr>
          <w:p w14:paraId="65BE464D" w14:textId="77777777" w:rsidR="006953D7" w:rsidRPr="006953D7" w:rsidRDefault="006953D7" w:rsidP="006953D7">
            <w:pPr>
              <w:jc w:val="center"/>
              <w:rPr>
                <w:lang w:val="en-US"/>
              </w:rPr>
            </w:pPr>
            <w:r w:rsidRPr="006953D7">
              <w:rPr>
                <w:lang w:val="en-US"/>
              </w:rPr>
              <w:t>Go</w:t>
            </w:r>
          </w:p>
        </w:tc>
        <w:tc>
          <w:tcPr>
            <w:tcW w:w="2760" w:type="dxa"/>
          </w:tcPr>
          <w:p w14:paraId="4F9BF494" w14:textId="77777777" w:rsidR="006953D7" w:rsidRPr="006953D7" w:rsidRDefault="006953D7" w:rsidP="006953D7">
            <w:pPr>
              <w:jc w:val="center"/>
              <w:rPr>
                <w:lang w:val="en-US"/>
              </w:rPr>
            </w:pPr>
            <w:r w:rsidRPr="006953D7">
              <w:rPr>
                <w:lang w:val="en-US"/>
              </w:rPr>
              <w:t>3880</w:t>
            </w:r>
          </w:p>
        </w:tc>
        <w:tc>
          <w:tcPr>
            <w:tcW w:w="2468" w:type="dxa"/>
          </w:tcPr>
          <w:p w14:paraId="700C3F28" w14:textId="488A738B" w:rsidR="006953D7" w:rsidRPr="006953D7" w:rsidRDefault="006953D7" w:rsidP="006953D7">
            <w:pPr>
              <w:jc w:val="center"/>
              <w:rPr>
                <w:lang w:val="en-US"/>
              </w:rPr>
            </w:pPr>
            <w:r w:rsidRPr="006953D7">
              <w:rPr>
                <w:lang w:val="en-US"/>
              </w:rPr>
              <w:t>Two</w:t>
            </w:r>
          </w:p>
        </w:tc>
        <w:tc>
          <w:tcPr>
            <w:tcW w:w="2760" w:type="dxa"/>
          </w:tcPr>
          <w:p w14:paraId="20DFE615" w14:textId="027F7304" w:rsidR="006953D7" w:rsidRPr="006953D7" w:rsidRDefault="006953D7" w:rsidP="006953D7">
            <w:pPr>
              <w:jc w:val="center"/>
              <w:rPr>
                <w:lang w:val="en-US"/>
              </w:rPr>
            </w:pPr>
            <w:r w:rsidRPr="006953D7">
              <w:rPr>
                <w:lang w:val="en-US"/>
              </w:rPr>
              <w:t>3880</w:t>
            </w:r>
          </w:p>
        </w:tc>
      </w:tr>
      <w:tr w:rsidR="006953D7" w:rsidRPr="006953D7" w14:paraId="757BA4B9" w14:textId="6E6C19EC" w:rsidTr="00D54562">
        <w:trPr>
          <w:trHeight w:val="378"/>
          <w:jc w:val="center"/>
        </w:trPr>
        <w:tc>
          <w:tcPr>
            <w:tcW w:w="1445" w:type="dxa"/>
          </w:tcPr>
          <w:p w14:paraId="5AE2C674" w14:textId="77777777" w:rsidR="006953D7" w:rsidRPr="006953D7" w:rsidRDefault="006953D7" w:rsidP="006953D7">
            <w:pPr>
              <w:jc w:val="center"/>
              <w:rPr>
                <w:lang w:val="en-US"/>
              </w:rPr>
            </w:pPr>
            <w:r w:rsidRPr="006953D7">
              <w:rPr>
                <w:lang w:val="en-US"/>
              </w:rPr>
              <w:t>Happy</w:t>
            </w:r>
          </w:p>
        </w:tc>
        <w:tc>
          <w:tcPr>
            <w:tcW w:w="2760" w:type="dxa"/>
          </w:tcPr>
          <w:p w14:paraId="48E432BF" w14:textId="77777777" w:rsidR="006953D7" w:rsidRPr="006953D7" w:rsidRDefault="006953D7" w:rsidP="006953D7">
            <w:pPr>
              <w:jc w:val="center"/>
              <w:rPr>
                <w:lang w:val="en-US"/>
              </w:rPr>
            </w:pPr>
            <w:r w:rsidRPr="006953D7">
              <w:rPr>
                <w:lang w:val="en-US"/>
              </w:rPr>
              <w:t>2054</w:t>
            </w:r>
          </w:p>
        </w:tc>
        <w:tc>
          <w:tcPr>
            <w:tcW w:w="2468" w:type="dxa"/>
          </w:tcPr>
          <w:p w14:paraId="442B58CA" w14:textId="0E53F7A4" w:rsidR="006953D7" w:rsidRPr="006953D7" w:rsidRDefault="006953D7" w:rsidP="006953D7">
            <w:pPr>
              <w:jc w:val="center"/>
              <w:rPr>
                <w:lang w:val="en-US"/>
              </w:rPr>
            </w:pPr>
            <w:r w:rsidRPr="006953D7">
              <w:rPr>
                <w:lang w:val="en-US"/>
              </w:rPr>
              <w:t>Up</w:t>
            </w:r>
          </w:p>
        </w:tc>
        <w:tc>
          <w:tcPr>
            <w:tcW w:w="2760" w:type="dxa"/>
          </w:tcPr>
          <w:p w14:paraId="4DFA1712" w14:textId="465009D9" w:rsidR="006953D7" w:rsidRPr="006953D7" w:rsidRDefault="006953D7" w:rsidP="006953D7">
            <w:pPr>
              <w:jc w:val="center"/>
              <w:rPr>
                <w:lang w:val="en-US"/>
              </w:rPr>
            </w:pPr>
            <w:r w:rsidRPr="006953D7">
              <w:rPr>
                <w:lang w:val="en-US"/>
              </w:rPr>
              <w:t>3723</w:t>
            </w:r>
          </w:p>
        </w:tc>
      </w:tr>
      <w:tr w:rsidR="006953D7" w:rsidRPr="006953D7" w14:paraId="3BE6BF88" w14:textId="07969750" w:rsidTr="00D54562">
        <w:trPr>
          <w:trHeight w:val="378"/>
          <w:jc w:val="center"/>
        </w:trPr>
        <w:tc>
          <w:tcPr>
            <w:tcW w:w="1445" w:type="dxa"/>
          </w:tcPr>
          <w:p w14:paraId="236B3728" w14:textId="77777777" w:rsidR="006953D7" w:rsidRPr="006953D7" w:rsidRDefault="006953D7" w:rsidP="006953D7">
            <w:pPr>
              <w:jc w:val="center"/>
              <w:rPr>
                <w:lang w:val="en-US"/>
              </w:rPr>
            </w:pPr>
            <w:r w:rsidRPr="006953D7">
              <w:rPr>
                <w:lang w:val="en-US"/>
              </w:rPr>
              <w:t>House</w:t>
            </w:r>
          </w:p>
        </w:tc>
        <w:tc>
          <w:tcPr>
            <w:tcW w:w="2760" w:type="dxa"/>
          </w:tcPr>
          <w:p w14:paraId="632FCD60" w14:textId="77777777" w:rsidR="006953D7" w:rsidRPr="006953D7" w:rsidRDefault="006953D7" w:rsidP="006953D7">
            <w:pPr>
              <w:jc w:val="center"/>
              <w:rPr>
                <w:lang w:val="en-US"/>
              </w:rPr>
            </w:pPr>
            <w:r w:rsidRPr="006953D7">
              <w:rPr>
                <w:lang w:val="en-US"/>
              </w:rPr>
              <w:t>2113</w:t>
            </w:r>
          </w:p>
        </w:tc>
        <w:tc>
          <w:tcPr>
            <w:tcW w:w="2468" w:type="dxa"/>
          </w:tcPr>
          <w:p w14:paraId="3737847F" w14:textId="02911C82" w:rsidR="006953D7" w:rsidRPr="006953D7" w:rsidRDefault="006953D7" w:rsidP="006953D7">
            <w:pPr>
              <w:jc w:val="center"/>
              <w:rPr>
                <w:lang w:val="en-US"/>
              </w:rPr>
            </w:pPr>
            <w:r w:rsidRPr="006953D7">
              <w:rPr>
                <w:lang w:val="en-US"/>
              </w:rPr>
              <w:t>Visual</w:t>
            </w:r>
          </w:p>
        </w:tc>
        <w:tc>
          <w:tcPr>
            <w:tcW w:w="2760" w:type="dxa"/>
          </w:tcPr>
          <w:p w14:paraId="67E2CAF6" w14:textId="13FF523D" w:rsidR="006953D7" w:rsidRPr="006953D7" w:rsidRDefault="006953D7" w:rsidP="006953D7">
            <w:pPr>
              <w:jc w:val="center"/>
              <w:rPr>
                <w:lang w:val="en-US"/>
              </w:rPr>
            </w:pPr>
            <w:r w:rsidRPr="006953D7">
              <w:rPr>
                <w:lang w:val="en-US"/>
              </w:rPr>
              <w:t>1592</w:t>
            </w:r>
          </w:p>
        </w:tc>
      </w:tr>
      <w:tr w:rsidR="006953D7" w:rsidRPr="006953D7" w14:paraId="4987CABD" w14:textId="4502ABAE" w:rsidTr="00D54562">
        <w:trPr>
          <w:trHeight w:val="378"/>
          <w:jc w:val="center"/>
        </w:trPr>
        <w:tc>
          <w:tcPr>
            <w:tcW w:w="1445" w:type="dxa"/>
          </w:tcPr>
          <w:p w14:paraId="1E4E8E37" w14:textId="77777777" w:rsidR="006953D7" w:rsidRPr="006953D7" w:rsidRDefault="006953D7" w:rsidP="006953D7">
            <w:pPr>
              <w:jc w:val="center"/>
              <w:rPr>
                <w:lang w:val="en-US"/>
              </w:rPr>
            </w:pPr>
            <w:r w:rsidRPr="006953D7">
              <w:rPr>
                <w:lang w:val="en-US"/>
              </w:rPr>
              <w:t>Learn</w:t>
            </w:r>
          </w:p>
        </w:tc>
        <w:tc>
          <w:tcPr>
            <w:tcW w:w="2760" w:type="dxa"/>
          </w:tcPr>
          <w:p w14:paraId="46B2843C" w14:textId="77777777" w:rsidR="006953D7" w:rsidRPr="006953D7" w:rsidRDefault="006953D7" w:rsidP="006953D7">
            <w:pPr>
              <w:jc w:val="center"/>
              <w:rPr>
                <w:lang w:val="en-US"/>
              </w:rPr>
            </w:pPr>
            <w:r w:rsidRPr="006953D7">
              <w:rPr>
                <w:lang w:val="en-US"/>
              </w:rPr>
              <w:t>1575</w:t>
            </w:r>
          </w:p>
        </w:tc>
        <w:tc>
          <w:tcPr>
            <w:tcW w:w="2468" w:type="dxa"/>
          </w:tcPr>
          <w:p w14:paraId="12810190" w14:textId="133DB364" w:rsidR="006953D7" w:rsidRPr="006953D7" w:rsidRDefault="006953D7" w:rsidP="006953D7">
            <w:pPr>
              <w:jc w:val="center"/>
              <w:rPr>
                <w:lang w:val="en-US"/>
              </w:rPr>
            </w:pPr>
            <w:r w:rsidRPr="006953D7">
              <w:rPr>
                <w:lang w:val="en-US"/>
              </w:rPr>
              <w:t>Wow</w:t>
            </w:r>
          </w:p>
        </w:tc>
        <w:tc>
          <w:tcPr>
            <w:tcW w:w="2760" w:type="dxa"/>
          </w:tcPr>
          <w:p w14:paraId="7A25B27F" w14:textId="4117C38B" w:rsidR="006953D7" w:rsidRPr="006953D7" w:rsidRDefault="006953D7" w:rsidP="006953D7">
            <w:pPr>
              <w:jc w:val="center"/>
              <w:rPr>
                <w:lang w:val="en-US"/>
              </w:rPr>
            </w:pPr>
            <w:r w:rsidRPr="006953D7">
              <w:rPr>
                <w:lang w:val="en-US"/>
              </w:rPr>
              <w:t>2123</w:t>
            </w:r>
          </w:p>
        </w:tc>
      </w:tr>
      <w:tr w:rsidR="006953D7" w:rsidRPr="006953D7" w14:paraId="30B0CB6D" w14:textId="47B57886" w:rsidTr="00D54562">
        <w:trPr>
          <w:trHeight w:val="378"/>
          <w:jc w:val="center"/>
        </w:trPr>
        <w:tc>
          <w:tcPr>
            <w:tcW w:w="1445" w:type="dxa"/>
          </w:tcPr>
          <w:p w14:paraId="79797F6F" w14:textId="77777777" w:rsidR="006953D7" w:rsidRPr="006953D7" w:rsidRDefault="006953D7" w:rsidP="006953D7">
            <w:pPr>
              <w:jc w:val="center"/>
              <w:rPr>
                <w:lang w:val="en-US"/>
              </w:rPr>
            </w:pPr>
            <w:r w:rsidRPr="006953D7">
              <w:rPr>
                <w:lang w:val="en-US"/>
              </w:rPr>
              <w:t>Left</w:t>
            </w:r>
          </w:p>
        </w:tc>
        <w:tc>
          <w:tcPr>
            <w:tcW w:w="2760" w:type="dxa"/>
          </w:tcPr>
          <w:p w14:paraId="451AD02B" w14:textId="77777777" w:rsidR="006953D7" w:rsidRPr="006953D7" w:rsidRDefault="006953D7" w:rsidP="006953D7">
            <w:pPr>
              <w:jc w:val="center"/>
              <w:rPr>
                <w:lang w:val="en-US"/>
              </w:rPr>
            </w:pPr>
            <w:r w:rsidRPr="006953D7">
              <w:rPr>
                <w:lang w:val="en-US"/>
              </w:rPr>
              <w:t>3801</w:t>
            </w:r>
          </w:p>
        </w:tc>
        <w:tc>
          <w:tcPr>
            <w:tcW w:w="2468" w:type="dxa"/>
          </w:tcPr>
          <w:p w14:paraId="17DD7C08" w14:textId="46CC739B" w:rsidR="006953D7" w:rsidRPr="006953D7" w:rsidRDefault="006953D7" w:rsidP="006953D7">
            <w:pPr>
              <w:jc w:val="center"/>
              <w:rPr>
                <w:lang w:val="en-US"/>
              </w:rPr>
            </w:pPr>
            <w:r w:rsidRPr="006953D7">
              <w:rPr>
                <w:lang w:val="en-US"/>
              </w:rPr>
              <w:t>Yes</w:t>
            </w:r>
          </w:p>
        </w:tc>
        <w:tc>
          <w:tcPr>
            <w:tcW w:w="2760" w:type="dxa"/>
          </w:tcPr>
          <w:p w14:paraId="26EC0019" w14:textId="2C7BE7D0" w:rsidR="006953D7" w:rsidRPr="006953D7" w:rsidRDefault="006953D7" w:rsidP="006953D7">
            <w:pPr>
              <w:jc w:val="center"/>
              <w:rPr>
                <w:lang w:val="en-US"/>
              </w:rPr>
            </w:pPr>
            <w:r w:rsidRPr="006953D7">
              <w:rPr>
                <w:lang w:val="en-US"/>
              </w:rPr>
              <w:t>4044</w:t>
            </w:r>
          </w:p>
        </w:tc>
      </w:tr>
      <w:tr w:rsidR="006953D7" w:rsidRPr="006953D7" w14:paraId="1D8CA984" w14:textId="2878DC9F" w:rsidTr="00D54562">
        <w:trPr>
          <w:trHeight w:val="378"/>
          <w:jc w:val="center"/>
        </w:trPr>
        <w:tc>
          <w:tcPr>
            <w:tcW w:w="1445" w:type="dxa"/>
          </w:tcPr>
          <w:p w14:paraId="0978EB38" w14:textId="77777777" w:rsidR="006953D7" w:rsidRPr="006953D7" w:rsidRDefault="006953D7" w:rsidP="006953D7">
            <w:pPr>
              <w:jc w:val="center"/>
              <w:rPr>
                <w:lang w:val="en-US"/>
              </w:rPr>
            </w:pPr>
            <w:r w:rsidRPr="006953D7">
              <w:rPr>
                <w:lang w:val="en-US"/>
              </w:rPr>
              <w:t>Marvin</w:t>
            </w:r>
          </w:p>
        </w:tc>
        <w:tc>
          <w:tcPr>
            <w:tcW w:w="2760" w:type="dxa"/>
          </w:tcPr>
          <w:p w14:paraId="7EE475EB" w14:textId="77777777" w:rsidR="006953D7" w:rsidRPr="006953D7" w:rsidRDefault="006953D7" w:rsidP="006953D7">
            <w:pPr>
              <w:jc w:val="center"/>
              <w:rPr>
                <w:lang w:val="en-US"/>
              </w:rPr>
            </w:pPr>
            <w:r w:rsidRPr="006953D7">
              <w:rPr>
                <w:lang w:val="en-US"/>
              </w:rPr>
              <w:t>2100</w:t>
            </w:r>
          </w:p>
        </w:tc>
        <w:tc>
          <w:tcPr>
            <w:tcW w:w="2468" w:type="dxa"/>
          </w:tcPr>
          <w:p w14:paraId="3FB4933B" w14:textId="2E8CB015" w:rsidR="006953D7" w:rsidRPr="006953D7" w:rsidRDefault="006953D7" w:rsidP="006953D7">
            <w:pPr>
              <w:jc w:val="center"/>
              <w:rPr>
                <w:lang w:val="en-US"/>
              </w:rPr>
            </w:pPr>
            <w:r w:rsidRPr="006953D7">
              <w:rPr>
                <w:lang w:val="en-US"/>
              </w:rPr>
              <w:t>Zero</w:t>
            </w:r>
          </w:p>
        </w:tc>
        <w:tc>
          <w:tcPr>
            <w:tcW w:w="2760" w:type="dxa"/>
          </w:tcPr>
          <w:p w14:paraId="0D81259D" w14:textId="664BEA5F" w:rsidR="006953D7" w:rsidRPr="006953D7" w:rsidRDefault="006953D7" w:rsidP="006953D7">
            <w:pPr>
              <w:jc w:val="center"/>
              <w:rPr>
                <w:lang w:val="en-US"/>
              </w:rPr>
            </w:pPr>
            <w:r w:rsidRPr="006953D7">
              <w:rPr>
                <w:lang w:val="en-US"/>
              </w:rPr>
              <w:t>4052</w:t>
            </w:r>
          </w:p>
        </w:tc>
      </w:tr>
      <w:tr w:rsidR="006953D7" w:rsidRPr="006953D7" w14:paraId="24EA8980" w14:textId="096B2910" w:rsidTr="00D54562">
        <w:trPr>
          <w:trHeight w:val="234"/>
          <w:jc w:val="center"/>
        </w:trPr>
        <w:tc>
          <w:tcPr>
            <w:tcW w:w="1445" w:type="dxa"/>
          </w:tcPr>
          <w:p w14:paraId="384FEB38" w14:textId="77777777" w:rsidR="006953D7" w:rsidRPr="006953D7" w:rsidRDefault="006953D7" w:rsidP="006953D7">
            <w:pPr>
              <w:jc w:val="center"/>
              <w:rPr>
                <w:lang w:val="en-US"/>
              </w:rPr>
            </w:pPr>
            <w:r w:rsidRPr="006953D7">
              <w:rPr>
                <w:lang w:val="en-US"/>
              </w:rPr>
              <w:t>Nine</w:t>
            </w:r>
          </w:p>
        </w:tc>
        <w:tc>
          <w:tcPr>
            <w:tcW w:w="2760" w:type="dxa"/>
          </w:tcPr>
          <w:p w14:paraId="6CFF9B02" w14:textId="77777777" w:rsidR="006953D7" w:rsidRPr="006953D7" w:rsidRDefault="006953D7" w:rsidP="006953D7">
            <w:pPr>
              <w:jc w:val="center"/>
              <w:rPr>
                <w:lang w:val="en-US"/>
              </w:rPr>
            </w:pPr>
            <w:r w:rsidRPr="006953D7">
              <w:rPr>
                <w:lang w:val="en-US"/>
              </w:rPr>
              <w:t>3934</w:t>
            </w:r>
          </w:p>
        </w:tc>
        <w:tc>
          <w:tcPr>
            <w:tcW w:w="2468" w:type="dxa"/>
          </w:tcPr>
          <w:p w14:paraId="6F130986" w14:textId="59F2E293" w:rsidR="006953D7" w:rsidRPr="006953D7" w:rsidRDefault="006953D7" w:rsidP="006953D7">
            <w:pPr>
              <w:jc w:val="center"/>
              <w:rPr>
                <w:lang w:val="en-US"/>
              </w:rPr>
            </w:pPr>
            <w:r w:rsidRPr="006953D7">
              <w:rPr>
                <w:lang w:val="en-US"/>
              </w:rPr>
              <w:t>Background Noise</w:t>
            </w:r>
          </w:p>
        </w:tc>
        <w:tc>
          <w:tcPr>
            <w:tcW w:w="2760" w:type="dxa"/>
          </w:tcPr>
          <w:p w14:paraId="48615B28" w14:textId="55EB0176" w:rsidR="006953D7" w:rsidRPr="006953D7" w:rsidRDefault="006953D7" w:rsidP="006953D7">
            <w:pPr>
              <w:keepNext/>
              <w:jc w:val="center"/>
              <w:rPr>
                <w:lang w:val="en-US"/>
              </w:rPr>
            </w:pPr>
            <w:r w:rsidRPr="006953D7">
              <w:rPr>
                <w:lang w:val="en-US"/>
              </w:rPr>
              <w:t>7</w:t>
            </w:r>
          </w:p>
        </w:tc>
      </w:tr>
    </w:tbl>
    <w:p w14:paraId="409F1618" w14:textId="7EDC81F8" w:rsidR="006953D7" w:rsidRPr="006953D7" w:rsidRDefault="006953D7" w:rsidP="006953D7">
      <w:pPr>
        <w:jc w:val="center"/>
        <w:rPr>
          <w:sz w:val="24"/>
          <w:szCs w:val="24"/>
          <w:lang w:val="en-US"/>
        </w:rPr>
      </w:pPr>
      <w:bookmarkStart w:id="102" w:name="_Ref131712568"/>
      <w:bookmarkStart w:id="103" w:name="_Toc133340339"/>
      <w:r w:rsidRPr="006953D7">
        <w:rPr>
          <w:sz w:val="24"/>
          <w:szCs w:val="24"/>
        </w:rPr>
        <w:t xml:space="preserve">Tabel </w:t>
      </w:r>
      <w:r w:rsidR="002454BA">
        <w:rPr>
          <w:sz w:val="24"/>
          <w:szCs w:val="24"/>
        </w:rPr>
        <w:fldChar w:fldCharType="begin"/>
      </w:r>
      <w:r w:rsidR="002454BA">
        <w:rPr>
          <w:sz w:val="24"/>
          <w:szCs w:val="24"/>
        </w:rPr>
        <w:instrText xml:space="preserve"> SEQ Tabel \* ARABIC </w:instrText>
      </w:r>
      <w:r w:rsidR="002454BA">
        <w:rPr>
          <w:sz w:val="24"/>
          <w:szCs w:val="24"/>
        </w:rPr>
        <w:fldChar w:fldCharType="separate"/>
      </w:r>
      <w:r w:rsidR="002454BA">
        <w:rPr>
          <w:noProof/>
          <w:sz w:val="24"/>
          <w:szCs w:val="24"/>
        </w:rPr>
        <w:t>4</w:t>
      </w:r>
      <w:r w:rsidR="002454BA">
        <w:rPr>
          <w:sz w:val="24"/>
          <w:szCs w:val="24"/>
        </w:rPr>
        <w:fldChar w:fldCharType="end"/>
      </w:r>
      <w:bookmarkEnd w:id="102"/>
      <w:r w:rsidRPr="006953D7">
        <w:rPr>
          <w:sz w:val="24"/>
          <w:szCs w:val="24"/>
        </w:rPr>
        <w:t xml:space="preserve"> Numărul de monstre pentru fiecare categorie</w:t>
      </w:r>
      <w:bookmarkEnd w:id="103"/>
    </w:p>
    <w:p w14:paraId="260FDA4E" w14:textId="5E00B65F" w:rsidR="005444D9" w:rsidRDefault="005444D9" w:rsidP="005444D9">
      <w:pPr>
        <w:rPr>
          <w:lang w:val="en-US"/>
        </w:rPr>
      </w:pPr>
    </w:p>
    <w:p w14:paraId="5C61504C" w14:textId="117CD4DF" w:rsidR="005444D9" w:rsidRPr="00D54562" w:rsidRDefault="00D54562" w:rsidP="005444D9">
      <w:r>
        <w:rPr>
          <w:lang w:val="en-US"/>
        </w:rPr>
        <w:tab/>
      </w:r>
      <w:r>
        <w:rPr>
          <w:lang w:val="en-US"/>
        </w:rPr>
        <w:tab/>
        <w:t xml:space="preserve">Pentru sistemul prezentat, s-a folosit doar o fracțiune din colecția menționată mai sus. Motivul este dublu: în primul rând, etichetele pozitive – adică cuvintele de activare sunt doar zece, ceea ce reprezintă aproximativ un sfert din întreaga colecție de date. În al doilea rând, presupunând că toate enunțurile sunt utilizate, categoriile care nu sunt listate în tabelul 5 ar fi clasificate într-o singură categorie </w:t>
      </w:r>
      <w:r>
        <w:t>„negativ</w:t>
      </w:r>
      <w:r>
        <w:rPr>
          <w:lang w:val="ro-MD"/>
        </w:rPr>
        <w:t>ă</w:t>
      </w:r>
      <w:r>
        <w:t xml:space="preserve">” (adică cuvintele care nu sunt de activare). Acest lucru înseamnă că raportul dintre exemplele pozitive și cele negative ar fi de </w:t>
      </w:r>
      <w:r w:rsidR="00267315">
        <w:t xml:space="preserve">33,33% (cu fiecare clasă pozitivă cântărind mai puțin de 4% în setul de date). Prin urmare, dacă modelul antrenat ar furniza doar rezultate negative, ar fi corect în 66,57% din cazuri, ceea ce reprezintă deja un nivel destul de ridicat de acuratețe. Deci proporția datelor nu este una potrivită. </w:t>
      </w:r>
      <w:r w:rsidR="00267315" w:rsidRPr="00267315">
        <w:t xml:space="preserve">Pentru a aborda această problemă și a furniza algoritmilor un set de antrenament mai echilibrat, s-a selectat aleatoriu doar 30% din exemplele din categoriile negative și s-au folosit împreună cu cele pozitive. </w:t>
      </w:r>
      <w:r w:rsidR="00267315">
        <w:t xml:space="preserve">Acest lucru schimbă numărul total de exemple la </w:t>
      </w:r>
      <w:r w:rsidR="00B51EA9" w:rsidRPr="00B51EA9">
        <w:t>52921</w:t>
      </w:r>
      <w:r w:rsidR="00267315">
        <w:t xml:space="preserve">, iar procentul fiecărei clase este listat în </w:t>
      </w:r>
      <w:r w:rsidR="00267315" w:rsidRPr="007E6982">
        <w:rPr>
          <w:szCs w:val="28"/>
        </w:rPr>
        <w:t xml:space="preserve"> </w:t>
      </w:r>
      <w:r w:rsidR="00B51EA9" w:rsidRPr="007E6982">
        <w:rPr>
          <w:szCs w:val="28"/>
        </w:rPr>
        <w:fldChar w:fldCharType="begin"/>
      </w:r>
      <w:r w:rsidR="00B51EA9" w:rsidRPr="007E6982">
        <w:rPr>
          <w:szCs w:val="28"/>
        </w:rPr>
        <w:instrText xml:space="preserve"> REF _Ref131796819 \h </w:instrText>
      </w:r>
      <w:r w:rsidR="007E6982">
        <w:rPr>
          <w:szCs w:val="28"/>
        </w:rPr>
        <w:instrText xml:space="preserve"> \* MERGEFORMAT </w:instrText>
      </w:r>
      <w:r w:rsidR="00B51EA9" w:rsidRPr="007E6982">
        <w:rPr>
          <w:szCs w:val="28"/>
        </w:rPr>
      </w:r>
      <w:r w:rsidR="00B51EA9" w:rsidRPr="007E6982">
        <w:rPr>
          <w:szCs w:val="28"/>
        </w:rPr>
        <w:fldChar w:fldCharType="separate"/>
      </w:r>
      <w:r w:rsidR="00B51EA9" w:rsidRPr="007E6982">
        <w:rPr>
          <w:szCs w:val="28"/>
        </w:rPr>
        <w:t>Tabel</w:t>
      </w:r>
      <w:r w:rsidR="007E6982" w:rsidRPr="007E6982">
        <w:rPr>
          <w:szCs w:val="28"/>
        </w:rPr>
        <w:t>ul</w:t>
      </w:r>
      <w:r w:rsidR="00B51EA9" w:rsidRPr="007E6982">
        <w:rPr>
          <w:szCs w:val="28"/>
        </w:rPr>
        <w:t xml:space="preserve"> </w:t>
      </w:r>
      <w:r w:rsidR="00B51EA9" w:rsidRPr="007E6982">
        <w:rPr>
          <w:noProof/>
          <w:szCs w:val="28"/>
        </w:rPr>
        <w:t>5</w:t>
      </w:r>
      <w:r w:rsidR="00B51EA9" w:rsidRPr="007E6982">
        <w:rPr>
          <w:szCs w:val="28"/>
        </w:rPr>
        <w:fldChar w:fldCharType="end"/>
      </w:r>
      <w:r w:rsidR="007E6982">
        <w:t>.</w:t>
      </w:r>
      <w:r w:rsidR="00267315">
        <w:t xml:space="preserve"> </w:t>
      </w:r>
      <w:r w:rsidR="00B51EA9">
        <w:t>Dintre care 26447 cuvinte pozitive și 26474 cuvinte negative</w:t>
      </w:r>
      <w:r w:rsidR="007E6982">
        <w:t>.</w:t>
      </w:r>
    </w:p>
    <w:p w14:paraId="6575DD90" w14:textId="77777777" w:rsidR="00DF1237" w:rsidRDefault="005444D9" w:rsidP="005444D9">
      <w:pPr>
        <w:rPr>
          <w:lang w:val="en-US"/>
        </w:rPr>
      </w:pPr>
      <w:r>
        <w:rPr>
          <w:lang w:val="en-US"/>
        </w:rPr>
        <w:tab/>
      </w:r>
      <w:r>
        <w:rPr>
          <w:lang w:val="en-US"/>
        </w:rPr>
        <w:tab/>
      </w:r>
    </w:p>
    <w:tbl>
      <w:tblPr>
        <w:tblStyle w:val="Tabelgril"/>
        <w:tblW w:w="0" w:type="auto"/>
        <w:jc w:val="center"/>
        <w:tblLook w:val="04A0" w:firstRow="1" w:lastRow="0" w:firstColumn="1" w:lastColumn="0" w:noHBand="0" w:noVBand="1"/>
      </w:tblPr>
      <w:tblGrid>
        <w:gridCol w:w="3192"/>
        <w:gridCol w:w="3192"/>
        <w:gridCol w:w="3192"/>
      </w:tblGrid>
      <w:tr w:rsidR="00DF1237" w14:paraId="0037E969" w14:textId="77777777" w:rsidTr="007E6982">
        <w:trPr>
          <w:jc w:val="center"/>
        </w:trPr>
        <w:tc>
          <w:tcPr>
            <w:tcW w:w="3192" w:type="dxa"/>
          </w:tcPr>
          <w:p w14:paraId="56075F37" w14:textId="2F25EE04" w:rsidR="00DF1237" w:rsidRPr="00DF1237" w:rsidRDefault="00DF1237" w:rsidP="007E6982">
            <w:pPr>
              <w:jc w:val="center"/>
              <w:rPr>
                <w:lang w:val="ro-MD"/>
              </w:rPr>
            </w:pPr>
            <w:r>
              <w:rPr>
                <w:lang w:val="ro-MD"/>
              </w:rPr>
              <w:t>Etichetă</w:t>
            </w:r>
          </w:p>
        </w:tc>
        <w:tc>
          <w:tcPr>
            <w:tcW w:w="3192" w:type="dxa"/>
          </w:tcPr>
          <w:p w14:paraId="73DC986B" w14:textId="06F347EE" w:rsidR="00DF1237" w:rsidRDefault="00DF1237" w:rsidP="008A7296">
            <w:pPr>
              <w:jc w:val="center"/>
              <w:rPr>
                <w:lang w:val="en-US"/>
              </w:rPr>
            </w:pPr>
            <w:r>
              <w:rPr>
                <w:lang w:val="en-US"/>
              </w:rPr>
              <w:t>Număr de monstre</w:t>
            </w:r>
          </w:p>
        </w:tc>
        <w:tc>
          <w:tcPr>
            <w:tcW w:w="3192" w:type="dxa"/>
          </w:tcPr>
          <w:p w14:paraId="70D04019" w14:textId="4843FBF2" w:rsidR="00DF1237" w:rsidRDefault="00DF1237" w:rsidP="007E6982">
            <w:pPr>
              <w:jc w:val="center"/>
              <w:rPr>
                <w:lang w:val="en-US"/>
              </w:rPr>
            </w:pPr>
            <w:r>
              <w:rPr>
                <w:lang w:val="en-US"/>
              </w:rPr>
              <w:t>Procent</w:t>
            </w:r>
          </w:p>
        </w:tc>
      </w:tr>
      <w:tr w:rsidR="00DF1237" w14:paraId="3160A7FF" w14:textId="77777777" w:rsidTr="007E6982">
        <w:trPr>
          <w:jc w:val="center"/>
        </w:trPr>
        <w:tc>
          <w:tcPr>
            <w:tcW w:w="3192" w:type="dxa"/>
          </w:tcPr>
          <w:p w14:paraId="7C020B07" w14:textId="00613E0E" w:rsidR="00DF1237" w:rsidRDefault="00DF1237" w:rsidP="007E6982">
            <w:pPr>
              <w:jc w:val="center"/>
              <w:rPr>
                <w:lang w:val="en-US"/>
              </w:rPr>
            </w:pPr>
            <w:r>
              <w:rPr>
                <w:lang w:val="en-US"/>
              </w:rPr>
              <w:t>go</w:t>
            </w:r>
          </w:p>
        </w:tc>
        <w:tc>
          <w:tcPr>
            <w:tcW w:w="3192" w:type="dxa"/>
          </w:tcPr>
          <w:p w14:paraId="756DF9FC" w14:textId="3AFC6B09" w:rsidR="00DF1237" w:rsidRDefault="00DF1237" w:rsidP="008A7296">
            <w:pPr>
              <w:jc w:val="center"/>
              <w:rPr>
                <w:lang w:val="en-US"/>
              </w:rPr>
            </w:pPr>
            <w:r w:rsidRPr="00DF1237">
              <w:rPr>
                <w:lang w:val="en-US"/>
              </w:rPr>
              <w:t>3880 fișiere</w:t>
            </w:r>
          </w:p>
        </w:tc>
        <w:tc>
          <w:tcPr>
            <w:tcW w:w="3192" w:type="dxa"/>
          </w:tcPr>
          <w:p w14:paraId="171C3D19" w14:textId="1412CBA4" w:rsidR="00DF1237" w:rsidRDefault="00DF1237" w:rsidP="007E6982">
            <w:pPr>
              <w:jc w:val="center"/>
              <w:rPr>
                <w:lang w:val="en-US"/>
              </w:rPr>
            </w:pPr>
            <w:r w:rsidRPr="00DF1237">
              <w:rPr>
                <w:lang w:val="en-US"/>
              </w:rPr>
              <w:t>3.67%</w:t>
            </w:r>
          </w:p>
        </w:tc>
      </w:tr>
      <w:tr w:rsidR="00DF1237" w14:paraId="3C757EB3" w14:textId="77777777" w:rsidTr="007E6982">
        <w:trPr>
          <w:jc w:val="center"/>
        </w:trPr>
        <w:tc>
          <w:tcPr>
            <w:tcW w:w="3192" w:type="dxa"/>
          </w:tcPr>
          <w:p w14:paraId="6419B927" w14:textId="4FA011A8" w:rsidR="00DF1237" w:rsidRDefault="00DF1237" w:rsidP="007E6982">
            <w:pPr>
              <w:jc w:val="center"/>
              <w:rPr>
                <w:lang w:val="en-US"/>
              </w:rPr>
            </w:pPr>
            <w:r>
              <w:rPr>
                <w:lang w:val="en-US"/>
              </w:rPr>
              <w:lastRenderedPageBreak/>
              <w:t>stop</w:t>
            </w:r>
          </w:p>
        </w:tc>
        <w:tc>
          <w:tcPr>
            <w:tcW w:w="3192" w:type="dxa"/>
          </w:tcPr>
          <w:p w14:paraId="49E0ED00" w14:textId="371C92F2" w:rsidR="00DF1237" w:rsidRDefault="00DF1237" w:rsidP="008A7296">
            <w:pPr>
              <w:jc w:val="center"/>
              <w:rPr>
                <w:lang w:val="en-US"/>
              </w:rPr>
            </w:pPr>
            <w:r w:rsidRPr="00DF1237">
              <w:rPr>
                <w:lang w:val="en-US"/>
              </w:rPr>
              <w:t>3872 fișiere</w:t>
            </w:r>
          </w:p>
        </w:tc>
        <w:tc>
          <w:tcPr>
            <w:tcW w:w="3192" w:type="dxa"/>
          </w:tcPr>
          <w:p w14:paraId="54F0FF0D" w14:textId="1E6FAEA5" w:rsidR="00DF1237" w:rsidRDefault="00DF1237" w:rsidP="007E6982">
            <w:pPr>
              <w:jc w:val="center"/>
              <w:rPr>
                <w:lang w:val="en-US"/>
              </w:rPr>
            </w:pPr>
            <w:r w:rsidRPr="00DF1237">
              <w:rPr>
                <w:lang w:val="en-US"/>
              </w:rPr>
              <w:t>3.66%</w:t>
            </w:r>
          </w:p>
        </w:tc>
      </w:tr>
      <w:tr w:rsidR="00DF1237" w14:paraId="31015ACD" w14:textId="77777777" w:rsidTr="007E6982">
        <w:trPr>
          <w:jc w:val="center"/>
        </w:trPr>
        <w:tc>
          <w:tcPr>
            <w:tcW w:w="3192" w:type="dxa"/>
          </w:tcPr>
          <w:p w14:paraId="028A5EDD" w14:textId="2F05B38C" w:rsidR="00DF1237" w:rsidRDefault="00DF1237" w:rsidP="007E6982">
            <w:pPr>
              <w:jc w:val="center"/>
              <w:rPr>
                <w:lang w:val="en-US"/>
              </w:rPr>
            </w:pPr>
            <w:r>
              <w:rPr>
                <w:lang w:val="en-US"/>
              </w:rPr>
              <w:t>left</w:t>
            </w:r>
          </w:p>
        </w:tc>
        <w:tc>
          <w:tcPr>
            <w:tcW w:w="3192" w:type="dxa"/>
          </w:tcPr>
          <w:p w14:paraId="116602DA" w14:textId="2C414EE8" w:rsidR="00DF1237" w:rsidRDefault="00DF1237" w:rsidP="008A7296">
            <w:pPr>
              <w:jc w:val="center"/>
              <w:rPr>
                <w:lang w:val="en-US"/>
              </w:rPr>
            </w:pPr>
            <w:r w:rsidRPr="00DF1237">
              <w:rPr>
                <w:lang w:val="en-US"/>
              </w:rPr>
              <w:t>3801 fișier</w:t>
            </w:r>
            <w:r>
              <w:rPr>
                <w:lang w:val="en-US"/>
              </w:rPr>
              <w:t>e</w:t>
            </w:r>
          </w:p>
        </w:tc>
        <w:tc>
          <w:tcPr>
            <w:tcW w:w="3192" w:type="dxa"/>
          </w:tcPr>
          <w:p w14:paraId="11883261" w14:textId="6115C960" w:rsidR="00DF1237" w:rsidRDefault="00DF1237" w:rsidP="007E6982">
            <w:pPr>
              <w:jc w:val="center"/>
              <w:rPr>
                <w:lang w:val="en-US"/>
              </w:rPr>
            </w:pPr>
            <w:r w:rsidRPr="00DF1237">
              <w:rPr>
                <w:lang w:val="en-US"/>
              </w:rPr>
              <w:t>3.59%</w:t>
            </w:r>
          </w:p>
        </w:tc>
      </w:tr>
      <w:tr w:rsidR="00DF1237" w14:paraId="6F47076D" w14:textId="77777777" w:rsidTr="007E6982">
        <w:trPr>
          <w:jc w:val="center"/>
        </w:trPr>
        <w:tc>
          <w:tcPr>
            <w:tcW w:w="3192" w:type="dxa"/>
          </w:tcPr>
          <w:p w14:paraId="1C0540B8" w14:textId="393A0E8F" w:rsidR="00DF1237" w:rsidRDefault="00DF1237" w:rsidP="007E6982">
            <w:pPr>
              <w:jc w:val="center"/>
              <w:rPr>
                <w:lang w:val="en-US"/>
              </w:rPr>
            </w:pPr>
            <w:r>
              <w:rPr>
                <w:lang w:val="en-US"/>
              </w:rPr>
              <w:t>right</w:t>
            </w:r>
          </w:p>
        </w:tc>
        <w:tc>
          <w:tcPr>
            <w:tcW w:w="3192" w:type="dxa"/>
          </w:tcPr>
          <w:p w14:paraId="109088F2" w14:textId="2AC66223" w:rsidR="00DF1237" w:rsidRDefault="00DF1237" w:rsidP="008A7296">
            <w:pPr>
              <w:jc w:val="center"/>
              <w:rPr>
                <w:lang w:val="en-US"/>
              </w:rPr>
            </w:pPr>
            <w:r w:rsidRPr="00DF1237">
              <w:rPr>
                <w:lang w:val="en-US"/>
              </w:rPr>
              <w:t>3778 fișiere</w:t>
            </w:r>
          </w:p>
        </w:tc>
        <w:tc>
          <w:tcPr>
            <w:tcW w:w="3192" w:type="dxa"/>
          </w:tcPr>
          <w:p w14:paraId="13E264F0" w14:textId="789CF4FF" w:rsidR="00DF1237" w:rsidRDefault="00DF1237" w:rsidP="007E6982">
            <w:pPr>
              <w:jc w:val="center"/>
              <w:rPr>
                <w:lang w:val="en-US"/>
              </w:rPr>
            </w:pPr>
            <w:r w:rsidRPr="00DF1237">
              <w:rPr>
                <w:lang w:val="en-US"/>
              </w:rPr>
              <w:t>3.57%</w:t>
            </w:r>
          </w:p>
        </w:tc>
      </w:tr>
      <w:tr w:rsidR="00DF1237" w14:paraId="19C9758D" w14:textId="77777777" w:rsidTr="007E6982">
        <w:trPr>
          <w:jc w:val="center"/>
        </w:trPr>
        <w:tc>
          <w:tcPr>
            <w:tcW w:w="3192" w:type="dxa"/>
          </w:tcPr>
          <w:p w14:paraId="12F4E24D" w14:textId="3E4B1DEA" w:rsidR="00DF1237" w:rsidRDefault="00DF1237" w:rsidP="007E6982">
            <w:pPr>
              <w:jc w:val="center"/>
              <w:rPr>
                <w:lang w:val="en-US"/>
              </w:rPr>
            </w:pPr>
            <w:r>
              <w:rPr>
                <w:lang w:val="en-US"/>
              </w:rPr>
              <w:t>visual</w:t>
            </w:r>
          </w:p>
        </w:tc>
        <w:tc>
          <w:tcPr>
            <w:tcW w:w="3192" w:type="dxa"/>
          </w:tcPr>
          <w:p w14:paraId="579A67A2" w14:textId="31FB50B4" w:rsidR="00DF1237" w:rsidRDefault="00DF1237" w:rsidP="008A7296">
            <w:pPr>
              <w:jc w:val="center"/>
              <w:rPr>
                <w:lang w:val="en-US"/>
              </w:rPr>
            </w:pPr>
            <w:r w:rsidRPr="00DF1237">
              <w:rPr>
                <w:lang w:val="en-US"/>
              </w:rPr>
              <w:t>1592 fișiere</w:t>
            </w:r>
          </w:p>
        </w:tc>
        <w:tc>
          <w:tcPr>
            <w:tcW w:w="3192" w:type="dxa"/>
          </w:tcPr>
          <w:p w14:paraId="59868C83" w14:textId="2B12E6F3" w:rsidR="00DF1237" w:rsidRDefault="00DF1237" w:rsidP="007E6982">
            <w:pPr>
              <w:jc w:val="center"/>
              <w:rPr>
                <w:lang w:val="en-US"/>
              </w:rPr>
            </w:pPr>
            <w:r w:rsidRPr="00DF1237">
              <w:rPr>
                <w:lang w:val="en-US"/>
              </w:rPr>
              <w:t>1.50%</w:t>
            </w:r>
          </w:p>
        </w:tc>
      </w:tr>
      <w:tr w:rsidR="00DF1237" w14:paraId="0D3423D8" w14:textId="77777777" w:rsidTr="007E6982">
        <w:trPr>
          <w:jc w:val="center"/>
        </w:trPr>
        <w:tc>
          <w:tcPr>
            <w:tcW w:w="3192" w:type="dxa"/>
          </w:tcPr>
          <w:p w14:paraId="60AF74A4" w14:textId="5475865E" w:rsidR="00DF1237" w:rsidRDefault="00DF1237" w:rsidP="007E6982">
            <w:pPr>
              <w:jc w:val="center"/>
              <w:rPr>
                <w:lang w:val="en-US"/>
              </w:rPr>
            </w:pPr>
            <w:r>
              <w:rPr>
                <w:lang w:val="en-US"/>
              </w:rPr>
              <w:t>bed</w:t>
            </w:r>
          </w:p>
        </w:tc>
        <w:tc>
          <w:tcPr>
            <w:tcW w:w="3192" w:type="dxa"/>
          </w:tcPr>
          <w:p w14:paraId="461AB04A" w14:textId="699A781F" w:rsidR="00DF1237" w:rsidRDefault="00DF1237" w:rsidP="008A7296">
            <w:pPr>
              <w:jc w:val="center"/>
              <w:rPr>
                <w:lang w:val="en-US"/>
              </w:rPr>
            </w:pPr>
            <w:r w:rsidRPr="00DF1237">
              <w:rPr>
                <w:lang w:val="en-US"/>
              </w:rPr>
              <w:t>2014 fișiere</w:t>
            </w:r>
          </w:p>
        </w:tc>
        <w:tc>
          <w:tcPr>
            <w:tcW w:w="3192" w:type="dxa"/>
          </w:tcPr>
          <w:p w14:paraId="08E9D244" w14:textId="3A3B17C4" w:rsidR="00DF1237" w:rsidRDefault="00DF1237" w:rsidP="007E6982">
            <w:pPr>
              <w:jc w:val="center"/>
              <w:rPr>
                <w:lang w:val="en-US"/>
              </w:rPr>
            </w:pPr>
            <w:r w:rsidRPr="00DF1237">
              <w:rPr>
                <w:lang w:val="en-US"/>
              </w:rPr>
              <w:t>1.90%</w:t>
            </w:r>
          </w:p>
        </w:tc>
      </w:tr>
      <w:tr w:rsidR="00DF1237" w14:paraId="008E6B56" w14:textId="77777777" w:rsidTr="007E6982">
        <w:trPr>
          <w:jc w:val="center"/>
        </w:trPr>
        <w:tc>
          <w:tcPr>
            <w:tcW w:w="3192" w:type="dxa"/>
          </w:tcPr>
          <w:p w14:paraId="244FBE3B" w14:textId="6876365A" w:rsidR="00DF1237" w:rsidRDefault="00DF1237" w:rsidP="007E6982">
            <w:pPr>
              <w:jc w:val="center"/>
              <w:rPr>
                <w:lang w:val="en-US"/>
              </w:rPr>
            </w:pPr>
            <w:r>
              <w:rPr>
                <w:lang w:val="en-US"/>
              </w:rPr>
              <w:t>up</w:t>
            </w:r>
          </w:p>
        </w:tc>
        <w:tc>
          <w:tcPr>
            <w:tcW w:w="3192" w:type="dxa"/>
          </w:tcPr>
          <w:p w14:paraId="2241B015" w14:textId="0D9B3EB4" w:rsidR="00DF1237" w:rsidRDefault="00DF1237" w:rsidP="008A7296">
            <w:pPr>
              <w:jc w:val="center"/>
              <w:rPr>
                <w:lang w:val="en-US"/>
              </w:rPr>
            </w:pPr>
            <w:r w:rsidRPr="00DF1237">
              <w:rPr>
                <w:lang w:val="en-US"/>
              </w:rPr>
              <w:t>3723 fișiere</w:t>
            </w:r>
          </w:p>
        </w:tc>
        <w:tc>
          <w:tcPr>
            <w:tcW w:w="3192" w:type="dxa"/>
          </w:tcPr>
          <w:p w14:paraId="4D0CD684" w14:textId="2DF311C4" w:rsidR="00DF1237" w:rsidRDefault="00DF1237" w:rsidP="007E6982">
            <w:pPr>
              <w:jc w:val="center"/>
              <w:rPr>
                <w:lang w:val="en-US"/>
              </w:rPr>
            </w:pPr>
            <w:r w:rsidRPr="00DF1237">
              <w:rPr>
                <w:lang w:val="en-US"/>
              </w:rPr>
              <w:t>3.52%</w:t>
            </w:r>
          </w:p>
        </w:tc>
      </w:tr>
      <w:tr w:rsidR="00DF1237" w14:paraId="73761F42" w14:textId="77777777" w:rsidTr="007E6982">
        <w:trPr>
          <w:jc w:val="center"/>
        </w:trPr>
        <w:tc>
          <w:tcPr>
            <w:tcW w:w="3192" w:type="dxa"/>
          </w:tcPr>
          <w:p w14:paraId="10367E52" w14:textId="60FD6777" w:rsidR="00DF1237" w:rsidRDefault="00DF1237" w:rsidP="007E6982">
            <w:pPr>
              <w:jc w:val="center"/>
              <w:rPr>
                <w:lang w:val="en-US"/>
              </w:rPr>
            </w:pPr>
            <w:r>
              <w:rPr>
                <w:lang w:val="en-US"/>
              </w:rPr>
              <w:t>down</w:t>
            </w:r>
          </w:p>
        </w:tc>
        <w:tc>
          <w:tcPr>
            <w:tcW w:w="3192" w:type="dxa"/>
          </w:tcPr>
          <w:p w14:paraId="1598B9AD" w14:textId="1093C5AC" w:rsidR="00DF1237" w:rsidRDefault="00DF1237" w:rsidP="008A7296">
            <w:pPr>
              <w:ind w:firstLine="708"/>
              <w:jc w:val="center"/>
              <w:rPr>
                <w:lang w:val="en-US"/>
              </w:rPr>
            </w:pPr>
            <w:r w:rsidRPr="00DF1237">
              <w:rPr>
                <w:lang w:val="en-US"/>
              </w:rPr>
              <w:t>3917 fișiere</w:t>
            </w:r>
          </w:p>
        </w:tc>
        <w:tc>
          <w:tcPr>
            <w:tcW w:w="3192" w:type="dxa"/>
          </w:tcPr>
          <w:p w14:paraId="1F17E9EE" w14:textId="71BC3240" w:rsidR="00DF1237" w:rsidRDefault="00DF1237" w:rsidP="007E6982">
            <w:pPr>
              <w:jc w:val="center"/>
              <w:rPr>
                <w:lang w:val="en-US"/>
              </w:rPr>
            </w:pPr>
            <w:r w:rsidRPr="00DF1237">
              <w:rPr>
                <w:lang w:val="en-US"/>
              </w:rPr>
              <w:t>3.70%</w:t>
            </w:r>
          </w:p>
        </w:tc>
      </w:tr>
      <w:tr w:rsidR="00DF1237" w14:paraId="7AABD006" w14:textId="77777777" w:rsidTr="007E6982">
        <w:trPr>
          <w:jc w:val="center"/>
        </w:trPr>
        <w:tc>
          <w:tcPr>
            <w:tcW w:w="3192" w:type="dxa"/>
          </w:tcPr>
          <w:p w14:paraId="7E59461D" w14:textId="43D16190" w:rsidR="00DF1237" w:rsidRDefault="00DF1237" w:rsidP="007E6982">
            <w:pPr>
              <w:jc w:val="center"/>
              <w:rPr>
                <w:lang w:val="en-US"/>
              </w:rPr>
            </w:pPr>
            <w:r>
              <w:rPr>
                <w:lang w:val="en-US"/>
              </w:rPr>
              <w:t>follow</w:t>
            </w:r>
          </w:p>
        </w:tc>
        <w:tc>
          <w:tcPr>
            <w:tcW w:w="3192" w:type="dxa"/>
          </w:tcPr>
          <w:p w14:paraId="41E3B7D4" w14:textId="057BBCF4" w:rsidR="00DF1237" w:rsidRDefault="00DF1237" w:rsidP="008A7296">
            <w:pPr>
              <w:jc w:val="center"/>
              <w:rPr>
                <w:lang w:val="en-US"/>
              </w:rPr>
            </w:pPr>
            <w:r w:rsidRPr="00DF1237">
              <w:rPr>
                <w:lang w:val="en-US"/>
              </w:rPr>
              <w:t>1579 fișiere</w:t>
            </w:r>
          </w:p>
        </w:tc>
        <w:tc>
          <w:tcPr>
            <w:tcW w:w="3192" w:type="dxa"/>
          </w:tcPr>
          <w:p w14:paraId="58100C11" w14:textId="4EBBE607" w:rsidR="00DF1237" w:rsidRDefault="00DF1237" w:rsidP="007E6982">
            <w:pPr>
              <w:jc w:val="center"/>
              <w:rPr>
                <w:lang w:val="en-US"/>
              </w:rPr>
            </w:pPr>
            <w:r w:rsidRPr="00DF1237">
              <w:rPr>
                <w:lang w:val="en-US"/>
              </w:rPr>
              <w:t>1.49%</w:t>
            </w:r>
          </w:p>
        </w:tc>
      </w:tr>
      <w:tr w:rsidR="00DF1237" w14:paraId="1C065127" w14:textId="77777777" w:rsidTr="007E6982">
        <w:trPr>
          <w:jc w:val="center"/>
        </w:trPr>
        <w:tc>
          <w:tcPr>
            <w:tcW w:w="3192" w:type="dxa"/>
          </w:tcPr>
          <w:p w14:paraId="49E10BDB" w14:textId="702EE2D6" w:rsidR="00DF1237" w:rsidRDefault="00DF1237" w:rsidP="007E6982">
            <w:pPr>
              <w:jc w:val="center"/>
              <w:rPr>
                <w:lang w:val="en-US"/>
              </w:rPr>
            </w:pPr>
            <w:r>
              <w:rPr>
                <w:lang w:val="en-US"/>
              </w:rPr>
              <w:t>marvin</w:t>
            </w:r>
          </w:p>
        </w:tc>
        <w:tc>
          <w:tcPr>
            <w:tcW w:w="3192" w:type="dxa"/>
          </w:tcPr>
          <w:p w14:paraId="5990B27D" w14:textId="4C229CBE" w:rsidR="00DF1237" w:rsidRDefault="00DF1237" w:rsidP="008A7296">
            <w:pPr>
              <w:jc w:val="center"/>
              <w:rPr>
                <w:lang w:val="en-US"/>
              </w:rPr>
            </w:pPr>
            <w:r w:rsidRPr="00DF1237">
              <w:rPr>
                <w:lang w:val="en-US"/>
              </w:rPr>
              <w:t>2100 fișiere</w:t>
            </w:r>
          </w:p>
        </w:tc>
        <w:tc>
          <w:tcPr>
            <w:tcW w:w="3192" w:type="dxa"/>
          </w:tcPr>
          <w:p w14:paraId="1F1C4EC3" w14:textId="69675CF7" w:rsidR="00DF1237" w:rsidRDefault="00DF1237" w:rsidP="007E6982">
            <w:pPr>
              <w:jc w:val="center"/>
              <w:rPr>
                <w:lang w:val="en-US"/>
              </w:rPr>
            </w:pPr>
            <w:r w:rsidRPr="00DF1237">
              <w:rPr>
                <w:lang w:val="en-US"/>
              </w:rPr>
              <w:t>1.98%</w:t>
            </w:r>
          </w:p>
        </w:tc>
      </w:tr>
      <w:tr w:rsidR="00DF1237" w14:paraId="448A5BD3" w14:textId="77777777" w:rsidTr="007E6982">
        <w:trPr>
          <w:jc w:val="center"/>
        </w:trPr>
        <w:tc>
          <w:tcPr>
            <w:tcW w:w="3192" w:type="dxa"/>
          </w:tcPr>
          <w:p w14:paraId="31259CE4" w14:textId="671DD38A" w:rsidR="00DF1237" w:rsidRDefault="00DF1237" w:rsidP="007E6982">
            <w:pPr>
              <w:jc w:val="center"/>
              <w:rPr>
                <w:lang w:val="en-US"/>
              </w:rPr>
            </w:pPr>
            <w:r>
              <w:rPr>
                <w:lang w:val="en-US"/>
              </w:rPr>
              <w:t>Cuvinte necunoscute</w:t>
            </w:r>
          </w:p>
        </w:tc>
        <w:tc>
          <w:tcPr>
            <w:tcW w:w="3192" w:type="dxa"/>
          </w:tcPr>
          <w:p w14:paraId="0B009579" w14:textId="1C2B02D3" w:rsidR="00DF1237" w:rsidRDefault="007E6982" w:rsidP="008A7296">
            <w:pPr>
              <w:jc w:val="center"/>
              <w:rPr>
                <w:lang w:val="en-US"/>
              </w:rPr>
            </w:pPr>
            <w:r>
              <w:rPr>
                <w:lang w:val="en-US"/>
              </w:rPr>
              <w:t>26474 fișiere</w:t>
            </w:r>
          </w:p>
        </w:tc>
        <w:tc>
          <w:tcPr>
            <w:tcW w:w="3192" w:type="dxa"/>
          </w:tcPr>
          <w:p w14:paraId="3072F0BD" w14:textId="3DE620DD" w:rsidR="00DF1237" w:rsidRDefault="007E6982" w:rsidP="007E6982">
            <w:pPr>
              <w:keepNext/>
              <w:jc w:val="center"/>
              <w:rPr>
                <w:lang w:val="en-US"/>
              </w:rPr>
            </w:pPr>
            <w:r>
              <w:rPr>
                <w:lang w:val="en-US"/>
              </w:rPr>
              <w:t>25,04%</w:t>
            </w:r>
          </w:p>
        </w:tc>
      </w:tr>
    </w:tbl>
    <w:p w14:paraId="50A4E123" w14:textId="680223B9" w:rsidR="005444D9" w:rsidRDefault="00B51EA9" w:rsidP="00B51EA9">
      <w:pPr>
        <w:jc w:val="center"/>
        <w:rPr>
          <w:sz w:val="24"/>
          <w:szCs w:val="24"/>
        </w:rPr>
      </w:pPr>
      <w:bookmarkStart w:id="104" w:name="_Ref131796819"/>
      <w:bookmarkStart w:id="105" w:name="_Toc133340340"/>
      <w:r w:rsidRPr="00B51EA9">
        <w:rPr>
          <w:sz w:val="24"/>
          <w:szCs w:val="24"/>
        </w:rPr>
        <w:t xml:space="preserve">Tabel </w:t>
      </w:r>
      <w:r w:rsidR="002454BA">
        <w:rPr>
          <w:sz w:val="24"/>
          <w:szCs w:val="24"/>
        </w:rPr>
        <w:fldChar w:fldCharType="begin"/>
      </w:r>
      <w:r w:rsidR="002454BA">
        <w:rPr>
          <w:sz w:val="24"/>
          <w:szCs w:val="24"/>
        </w:rPr>
        <w:instrText xml:space="preserve"> SEQ Tabel \* ARABIC </w:instrText>
      </w:r>
      <w:r w:rsidR="002454BA">
        <w:rPr>
          <w:sz w:val="24"/>
          <w:szCs w:val="24"/>
        </w:rPr>
        <w:fldChar w:fldCharType="separate"/>
      </w:r>
      <w:r w:rsidR="002454BA">
        <w:rPr>
          <w:noProof/>
          <w:sz w:val="24"/>
          <w:szCs w:val="24"/>
        </w:rPr>
        <w:t>5</w:t>
      </w:r>
      <w:r w:rsidR="002454BA">
        <w:rPr>
          <w:sz w:val="24"/>
          <w:szCs w:val="24"/>
        </w:rPr>
        <w:fldChar w:fldCharType="end"/>
      </w:r>
      <w:bookmarkEnd w:id="104"/>
      <w:r w:rsidRPr="00B51EA9">
        <w:rPr>
          <w:sz w:val="24"/>
          <w:szCs w:val="24"/>
        </w:rPr>
        <w:t xml:space="preserve"> Cuvinte cheie implementate în sistem</w:t>
      </w:r>
      <w:bookmarkEnd w:id="105"/>
    </w:p>
    <w:p w14:paraId="28E1B35C" w14:textId="77777777" w:rsidR="00BC5856" w:rsidRPr="00B51EA9" w:rsidRDefault="00BC5856" w:rsidP="00B51EA9">
      <w:pPr>
        <w:jc w:val="center"/>
        <w:rPr>
          <w:sz w:val="24"/>
          <w:szCs w:val="24"/>
          <w:lang w:val="en-US"/>
        </w:rPr>
      </w:pPr>
    </w:p>
    <w:p w14:paraId="288FDA99" w14:textId="77777777" w:rsidR="00C35461" w:rsidRDefault="0048571E" w:rsidP="00F70A25">
      <w:pPr>
        <w:pStyle w:val="Titlu2"/>
        <w:rPr>
          <w:lang w:val="en-US"/>
        </w:rPr>
      </w:pPr>
      <w:bookmarkStart w:id="106" w:name="_Toc133689318"/>
      <w:r>
        <w:rPr>
          <w:lang w:val="en-US"/>
        </w:rPr>
        <w:t>Dependințe principale</w:t>
      </w:r>
      <w:bookmarkEnd w:id="106"/>
    </w:p>
    <w:p w14:paraId="1C073A64" w14:textId="210432B3" w:rsidR="00DF27B4" w:rsidRDefault="0048571E" w:rsidP="00A407B6">
      <w:pPr>
        <w:ind w:firstLine="708"/>
        <w:rPr>
          <w:lang w:val="en-US"/>
        </w:rPr>
      </w:pPr>
      <w:r w:rsidRPr="0048571E">
        <w:rPr>
          <w:lang w:val="en-US"/>
        </w:rPr>
        <w:t>Înainte de a continua cu examinarea codului, este important</w:t>
      </w:r>
      <w:r>
        <w:rPr>
          <w:lang w:val="en-US"/>
        </w:rPr>
        <w:t>ă</w:t>
      </w:r>
      <w:r w:rsidRPr="0048571E">
        <w:rPr>
          <w:lang w:val="en-US"/>
        </w:rPr>
        <w:t xml:space="preserve"> </w:t>
      </w:r>
      <w:r>
        <w:rPr>
          <w:lang w:val="en-US"/>
        </w:rPr>
        <w:t>prezentarea</w:t>
      </w:r>
      <w:r w:rsidRPr="0048571E">
        <w:rPr>
          <w:lang w:val="en-US"/>
        </w:rPr>
        <w:t xml:space="preserve"> bibliotecil</w:t>
      </w:r>
      <w:r>
        <w:rPr>
          <w:lang w:val="en-US"/>
        </w:rPr>
        <w:t>or</w:t>
      </w:r>
      <w:r w:rsidRPr="0048571E">
        <w:rPr>
          <w:lang w:val="en-US"/>
        </w:rPr>
        <w:t xml:space="preserve"> și modulel</w:t>
      </w:r>
      <w:r>
        <w:rPr>
          <w:lang w:val="en-US"/>
        </w:rPr>
        <w:t>or</w:t>
      </w:r>
      <w:r w:rsidRPr="0048571E">
        <w:rPr>
          <w:lang w:val="en-US"/>
        </w:rPr>
        <w:t xml:space="preserve"> de care depinde sistemul</w:t>
      </w:r>
      <w:r>
        <w:rPr>
          <w:lang w:val="en-US"/>
        </w:rPr>
        <w:t>.</w:t>
      </w:r>
    </w:p>
    <w:p w14:paraId="5AF750D4" w14:textId="5CFC9736" w:rsidR="0048571E" w:rsidRPr="0048571E" w:rsidRDefault="0048571E" w:rsidP="00D93A60">
      <w:pPr>
        <w:ind w:firstLine="708"/>
        <w:rPr>
          <w:lang w:val="en-US"/>
        </w:rPr>
      </w:pPr>
      <w:r w:rsidRPr="0048571E">
        <w:rPr>
          <w:lang w:val="en-US"/>
        </w:rPr>
        <w:t>Bibliotecile și modulele utilizate de sistem sunt:</w:t>
      </w:r>
    </w:p>
    <w:p w14:paraId="5CE4AFAD" w14:textId="1B69CC53" w:rsidR="0048571E" w:rsidRPr="0048571E" w:rsidRDefault="0048571E" w:rsidP="00D93A60">
      <w:pPr>
        <w:pStyle w:val="Listparagraf"/>
        <w:numPr>
          <w:ilvl w:val="0"/>
          <w:numId w:val="8"/>
        </w:numPr>
        <w:ind w:left="426"/>
        <w:rPr>
          <w:lang w:val="en-US"/>
        </w:rPr>
      </w:pPr>
      <w:r w:rsidRPr="0048571E">
        <w:rPr>
          <w:lang w:val="en-US"/>
        </w:rPr>
        <w:t xml:space="preserve">os: </w:t>
      </w:r>
      <w:r w:rsidR="00D93A60">
        <w:rPr>
          <w:lang w:val="en-US"/>
        </w:rPr>
        <w:t xml:space="preserve">bibliotecă pentru </w:t>
      </w:r>
      <w:r w:rsidRPr="0048571E">
        <w:rPr>
          <w:lang w:val="en-US"/>
        </w:rPr>
        <w:t>interacțiunea cu sistemul de operare pentru manipularea fișierelor și directoarelor.</w:t>
      </w:r>
    </w:p>
    <w:p w14:paraId="4C3477CF" w14:textId="3F9F7BA0" w:rsidR="0048571E" w:rsidRPr="0048571E" w:rsidRDefault="0048571E" w:rsidP="00D93A60">
      <w:pPr>
        <w:pStyle w:val="Listparagraf"/>
        <w:numPr>
          <w:ilvl w:val="0"/>
          <w:numId w:val="8"/>
        </w:numPr>
        <w:ind w:left="426"/>
        <w:rPr>
          <w:lang w:val="en-US"/>
        </w:rPr>
      </w:pPr>
      <w:r w:rsidRPr="0048571E">
        <w:rPr>
          <w:lang w:val="en-US"/>
        </w:rPr>
        <w:t>listdir și isdir din os:</w:t>
      </w:r>
      <w:r w:rsidR="00D93A60">
        <w:rPr>
          <w:lang w:val="en-US"/>
        </w:rPr>
        <w:t xml:space="preserve"> module pentru</w:t>
      </w:r>
      <w:r w:rsidRPr="0048571E">
        <w:rPr>
          <w:lang w:val="en-US"/>
        </w:rPr>
        <w:t xml:space="preserve"> manipularea fișierelor și directoarelor.</w:t>
      </w:r>
    </w:p>
    <w:p w14:paraId="13E512A0" w14:textId="09B2C0F5" w:rsidR="0048571E" w:rsidRPr="00D93A60" w:rsidRDefault="0048571E" w:rsidP="00D93A60">
      <w:pPr>
        <w:pStyle w:val="Listparagraf"/>
        <w:numPr>
          <w:ilvl w:val="0"/>
          <w:numId w:val="8"/>
        </w:numPr>
        <w:ind w:left="426"/>
        <w:rPr>
          <w:lang w:val="en-US"/>
        </w:rPr>
      </w:pPr>
      <w:r w:rsidRPr="00D93A60">
        <w:rPr>
          <w:lang w:val="en-US"/>
        </w:rPr>
        <w:t>tarfile:</w:t>
      </w:r>
      <w:r w:rsidR="00D93A60">
        <w:rPr>
          <w:lang w:val="en-US"/>
        </w:rPr>
        <w:t xml:space="preserve"> bibliotecă pentru</w:t>
      </w:r>
      <w:r w:rsidRPr="00D93A60">
        <w:rPr>
          <w:lang w:val="en-US"/>
        </w:rPr>
        <w:t xml:space="preserve"> manipularea fișierelor tar.</w:t>
      </w:r>
    </w:p>
    <w:p w14:paraId="5608301B" w14:textId="0CBFACCD" w:rsidR="0048571E" w:rsidRPr="00D93A60" w:rsidRDefault="0048571E" w:rsidP="00D93A60">
      <w:pPr>
        <w:pStyle w:val="Listparagraf"/>
        <w:numPr>
          <w:ilvl w:val="0"/>
          <w:numId w:val="8"/>
        </w:numPr>
        <w:ind w:left="426"/>
        <w:rPr>
          <w:lang w:val="en-US"/>
        </w:rPr>
      </w:pPr>
      <w:r w:rsidRPr="00D93A60">
        <w:rPr>
          <w:lang w:val="en-US"/>
        </w:rPr>
        <w:t>tensorflow și tensorflow.lite:</w:t>
      </w:r>
      <w:r w:rsidR="00D93A60">
        <w:rPr>
          <w:lang w:val="en-US"/>
        </w:rPr>
        <w:t xml:space="preserve"> biblioteci pentru</w:t>
      </w:r>
      <w:r w:rsidRPr="00D93A60">
        <w:rPr>
          <w:lang w:val="en-US"/>
        </w:rPr>
        <w:t xml:space="preserve"> construirea, antrenarea și evaluarea modelelor de învățare profundă și conversia acestora în format TFLite.</w:t>
      </w:r>
    </w:p>
    <w:p w14:paraId="132A6D8E" w14:textId="22B58F08" w:rsidR="0048571E" w:rsidRPr="00D93A60" w:rsidRDefault="0048571E" w:rsidP="00D93A60">
      <w:pPr>
        <w:pStyle w:val="Listparagraf"/>
        <w:numPr>
          <w:ilvl w:val="0"/>
          <w:numId w:val="8"/>
        </w:numPr>
        <w:ind w:left="426"/>
        <w:rPr>
          <w:lang w:val="en-US"/>
        </w:rPr>
      </w:pPr>
      <w:r w:rsidRPr="00D93A60">
        <w:rPr>
          <w:lang w:val="en-US"/>
        </w:rPr>
        <w:t>keras.models din tensorflow.keras:</w:t>
      </w:r>
      <w:r w:rsidR="00D93A60">
        <w:rPr>
          <w:lang w:val="en-US"/>
        </w:rPr>
        <w:t xml:space="preserve"> modul pentru</w:t>
      </w:r>
      <w:r w:rsidRPr="00D93A60">
        <w:rPr>
          <w:lang w:val="en-US"/>
        </w:rPr>
        <w:t xml:space="preserve"> definirea modelului CNN.</w:t>
      </w:r>
    </w:p>
    <w:p w14:paraId="5DB989B8" w14:textId="1D8692EE" w:rsidR="0048571E" w:rsidRPr="00D93A60" w:rsidRDefault="0048571E" w:rsidP="00D93A60">
      <w:pPr>
        <w:pStyle w:val="Listparagraf"/>
        <w:numPr>
          <w:ilvl w:val="0"/>
          <w:numId w:val="8"/>
        </w:numPr>
        <w:ind w:left="426"/>
        <w:rPr>
          <w:lang w:val="en-US"/>
        </w:rPr>
      </w:pPr>
      <w:r w:rsidRPr="00D93A60">
        <w:rPr>
          <w:lang w:val="en-US"/>
        </w:rPr>
        <w:t>librosa:</w:t>
      </w:r>
      <w:r w:rsidR="00D93A60">
        <w:rPr>
          <w:lang w:val="en-US"/>
        </w:rPr>
        <w:t xml:space="preserve"> bibliotecă pentru</w:t>
      </w:r>
      <w:r w:rsidRPr="00D93A60">
        <w:rPr>
          <w:lang w:val="en-US"/>
        </w:rPr>
        <w:t xml:space="preserve"> analiza și prelucrarea semnalelor audio - încărcarea și redimensionarea fișierelor audio.</w:t>
      </w:r>
    </w:p>
    <w:p w14:paraId="31E54D55" w14:textId="0D3F9C35" w:rsidR="0048571E" w:rsidRPr="00D93A60" w:rsidRDefault="0048571E" w:rsidP="00D93A60">
      <w:pPr>
        <w:pStyle w:val="Listparagraf"/>
        <w:numPr>
          <w:ilvl w:val="0"/>
          <w:numId w:val="8"/>
        </w:numPr>
        <w:ind w:left="426"/>
        <w:rPr>
          <w:lang w:val="en-US"/>
        </w:rPr>
      </w:pPr>
      <w:r w:rsidRPr="00D93A60">
        <w:rPr>
          <w:lang w:val="en-US"/>
        </w:rPr>
        <w:t>python_speech_features:</w:t>
      </w:r>
      <w:r w:rsidR="00D93A60">
        <w:rPr>
          <w:lang w:val="en-US"/>
        </w:rPr>
        <w:t xml:space="preserve"> bibliotecă pentru</w:t>
      </w:r>
      <w:r w:rsidRPr="00D93A60">
        <w:rPr>
          <w:lang w:val="en-US"/>
        </w:rPr>
        <w:t xml:space="preserve"> extragerea de caracteristici din semnalele audio.</w:t>
      </w:r>
    </w:p>
    <w:p w14:paraId="44D48886" w14:textId="2010D90D" w:rsidR="0048571E" w:rsidRPr="00D93A60" w:rsidRDefault="0048571E" w:rsidP="00D93A60">
      <w:pPr>
        <w:pStyle w:val="Listparagraf"/>
        <w:numPr>
          <w:ilvl w:val="0"/>
          <w:numId w:val="8"/>
        </w:numPr>
        <w:ind w:left="426"/>
        <w:rPr>
          <w:lang w:val="en-US"/>
        </w:rPr>
      </w:pPr>
      <w:r w:rsidRPr="00D93A60">
        <w:rPr>
          <w:lang w:val="en-US"/>
        </w:rPr>
        <w:t>random:</w:t>
      </w:r>
      <w:r w:rsidR="00D93A60">
        <w:rPr>
          <w:lang w:val="en-US"/>
        </w:rPr>
        <w:t xml:space="preserve"> modul pentru</w:t>
      </w:r>
      <w:r w:rsidRPr="00D93A60">
        <w:rPr>
          <w:lang w:val="en-US"/>
        </w:rPr>
        <w:t xml:space="preserve"> generarea de numere aleatoare pentru shuffle.</w:t>
      </w:r>
    </w:p>
    <w:p w14:paraId="288663EF" w14:textId="0D8B37FF" w:rsidR="0048571E" w:rsidRPr="00D93A60" w:rsidRDefault="0048571E" w:rsidP="00D93A60">
      <w:pPr>
        <w:pStyle w:val="Listparagraf"/>
        <w:numPr>
          <w:ilvl w:val="0"/>
          <w:numId w:val="8"/>
        </w:numPr>
        <w:ind w:left="426"/>
        <w:rPr>
          <w:lang w:val="en-US"/>
        </w:rPr>
      </w:pPr>
      <w:r w:rsidRPr="00D93A60">
        <w:rPr>
          <w:lang w:val="en-US"/>
        </w:rPr>
        <w:t>numpy:</w:t>
      </w:r>
      <w:r w:rsidR="00D93A60">
        <w:rPr>
          <w:lang w:val="en-US"/>
        </w:rPr>
        <w:t xml:space="preserve"> bibliotecă pentru</w:t>
      </w:r>
      <w:r w:rsidRPr="00D93A60">
        <w:rPr>
          <w:lang w:val="en-US"/>
        </w:rPr>
        <w:t xml:space="preserve"> operații cu matric</w:t>
      </w:r>
      <w:r w:rsidR="00D93A60">
        <w:rPr>
          <w:lang w:val="en-US"/>
        </w:rPr>
        <w:t>i</w:t>
      </w:r>
      <w:r w:rsidRPr="00D93A60">
        <w:rPr>
          <w:lang w:val="en-US"/>
        </w:rPr>
        <w:t xml:space="preserve"> și vectori.</w:t>
      </w:r>
    </w:p>
    <w:p w14:paraId="46B486D7" w14:textId="07AB91EA" w:rsidR="0048571E" w:rsidRPr="00D93A60" w:rsidRDefault="0048571E" w:rsidP="00D93A60">
      <w:pPr>
        <w:pStyle w:val="Listparagraf"/>
        <w:numPr>
          <w:ilvl w:val="0"/>
          <w:numId w:val="8"/>
        </w:numPr>
        <w:ind w:left="426"/>
        <w:rPr>
          <w:lang w:val="en-US"/>
        </w:rPr>
      </w:pPr>
      <w:r w:rsidRPr="00D93A60">
        <w:rPr>
          <w:lang w:val="en-US"/>
        </w:rPr>
        <w:t>matplotlib.pyplot:</w:t>
      </w:r>
      <w:r w:rsidR="00D93A60">
        <w:rPr>
          <w:lang w:val="en-US"/>
        </w:rPr>
        <w:t xml:space="preserve"> modul pentru</w:t>
      </w:r>
      <w:r w:rsidRPr="00D93A60">
        <w:rPr>
          <w:lang w:val="en-US"/>
        </w:rPr>
        <w:t xml:space="preserve"> crearea de grafice și vizualizări.</w:t>
      </w:r>
    </w:p>
    <w:p w14:paraId="16A5B6BB" w14:textId="74548440" w:rsidR="0048571E" w:rsidRPr="00D93A60" w:rsidRDefault="0048571E" w:rsidP="00D93A60">
      <w:pPr>
        <w:pStyle w:val="Listparagraf"/>
        <w:numPr>
          <w:ilvl w:val="0"/>
          <w:numId w:val="8"/>
        </w:numPr>
        <w:ind w:left="426"/>
        <w:rPr>
          <w:lang w:val="en-US"/>
        </w:rPr>
      </w:pPr>
      <w:r w:rsidRPr="00D93A60">
        <w:rPr>
          <w:lang w:val="en-US"/>
        </w:rPr>
        <w:t>AudioSegment din pydub:</w:t>
      </w:r>
      <w:r w:rsidR="00D93A60">
        <w:rPr>
          <w:lang w:val="en-US"/>
        </w:rPr>
        <w:t xml:space="preserve"> bibliotecă pentru</w:t>
      </w:r>
      <w:r w:rsidRPr="00D93A60">
        <w:rPr>
          <w:lang w:val="en-US"/>
        </w:rPr>
        <w:t xml:space="preserve"> conversia și redimensionarea fișierelor audio.</w:t>
      </w:r>
    </w:p>
    <w:p w14:paraId="3919B1A1" w14:textId="7AA8DAA7" w:rsidR="0048571E" w:rsidRDefault="0048571E" w:rsidP="00D93A60">
      <w:pPr>
        <w:pStyle w:val="Listparagraf"/>
        <w:numPr>
          <w:ilvl w:val="0"/>
          <w:numId w:val="8"/>
        </w:numPr>
        <w:ind w:left="426"/>
        <w:rPr>
          <w:lang w:val="en-US"/>
        </w:rPr>
      </w:pPr>
      <w:r w:rsidRPr="00D93A60">
        <w:rPr>
          <w:lang w:val="en-US"/>
        </w:rPr>
        <w:lastRenderedPageBreak/>
        <w:t xml:space="preserve">Audio din IPython.display: </w:t>
      </w:r>
      <w:r w:rsidR="00D93A60">
        <w:rPr>
          <w:lang w:val="en-US"/>
        </w:rPr>
        <w:t>modul</w:t>
      </w:r>
      <w:r w:rsidRPr="00D93A60">
        <w:rPr>
          <w:lang w:val="en-US"/>
        </w:rPr>
        <w:t xml:space="preserve"> pentru redarea fișierelor audio în cadrul notebook-ului.</w:t>
      </w:r>
    </w:p>
    <w:p w14:paraId="689EB3B5" w14:textId="50B89C58" w:rsidR="007912B9" w:rsidRDefault="007912B9" w:rsidP="007912B9">
      <w:pPr>
        <w:pStyle w:val="Listparagraf"/>
        <w:ind w:left="426"/>
        <w:rPr>
          <w:lang w:val="en-US"/>
        </w:rPr>
      </w:pPr>
    </w:p>
    <w:p w14:paraId="2B349DCF" w14:textId="009D7734" w:rsidR="00340341" w:rsidRDefault="00340341" w:rsidP="00F70A25">
      <w:pPr>
        <w:pStyle w:val="Titlu2"/>
        <w:rPr>
          <w:lang w:val="ro-MD"/>
        </w:rPr>
      </w:pPr>
      <w:bookmarkStart w:id="107" w:name="_Toc133689319"/>
      <w:r>
        <w:rPr>
          <w:lang w:val="en-US"/>
        </w:rPr>
        <w:t>Colectarea datelor</w:t>
      </w:r>
      <w:r w:rsidR="00163009">
        <w:rPr>
          <w:lang w:val="en-US"/>
        </w:rPr>
        <w:t xml:space="preserve"> </w:t>
      </w:r>
      <w:r w:rsidR="00163009">
        <w:rPr>
          <w:lang w:val="ro-MD"/>
        </w:rPr>
        <w:t>și extragerea caracteristicilor</w:t>
      </w:r>
      <w:bookmarkEnd w:id="107"/>
    </w:p>
    <w:p w14:paraId="76FADC12" w14:textId="0113798F" w:rsidR="00163009" w:rsidRDefault="00163009" w:rsidP="00163009">
      <w:pPr>
        <w:ind w:firstLine="709"/>
        <w:rPr>
          <w:lang w:val="ro-MD"/>
        </w:rPr>
      </w:pPr>
      <w:r>
        <w:rPr>
          <w:lang w:val="ro-MD"/>
        </w:rPr>
        <w:t xml:space="preserve">După afișarea numelor subdirectoarelor ce alcătuiesc setul de date și a numărului de fișiere incluse în fiecare subdirector, </w:t>
      </w:r>
      <w:r w:rsidR="006260F3">
        <w:rPr>
          <w:lang w:val="ro-MD"/>
        </w:rPr>
        <w:t xml:space="preserve">codul continuă cu </w:t>
      </w:r>
      <w:r>
        <w:rPr>
          <w:lang w:val="ro-MD"/>
        </w:rPr>
        <w:t xml:space="preserve"> </w:t>
      </w:r>
      <w:r w:rsidR="006260F3">
        <w:rPr>
          <w:lang w:val="ro-MD"/>
        </w:rPr>
        <w:t xml:space="preserve">declarearea unor variabile preliminare. </w:t>
      </w:r>
    </w:p>
    <w:p w14:paraId="632B0651" w14:textId="6F847C46" w:rsidR="006260F3" w:rsidRDefault="006260F3" w:rsidP="00163009">
      <w:pPr>
        <w:ind w:firstLine="709"/>
        <w:rPr>
          <w:lang w:val="ro-MD"/>
        </w:rPr>
      </w:pPr>
      <w:r>
        <w:rPr>
          <w:lang w:val="ro-MD"/>
        </w:rPr>
        <w:t>În special, următoarele necesită explicații suplimentare:</w:t>
      </w:r>
    </w:p>
    <w:p w14:paraId="48A077A6" w14:textId="08A8FFAC" w:rsidR="006260F3" w:rsidRDefault="006260F3" w:rsidP="006260F3">
      <w:pPr>
        <w:pStyle w:val="Listparagraf"/>
        <w:numPr>
          <w:ilvl w:val="0"/>
          <w:numId w:val="9"/>
        </w:numPr>
        <w:ind w:left="426"/>
        <w:rPr>
          <w:lang w:val="ro-MD"/>
        </w:rPr>
      </w:pPr>
      <w:r w:rsidRPr="006260F3">
        <w:rPr>
          <w:lang w:val="ro-MD"/>
        </w:rPr>
        <w:t>target_list</w:t>
      </w:r>
      <w:r>
        <w:rPr>
          <w:lang w:val="ro-MD"/>
        </w:rPr>
        <w:t xml:space="preserve"> – Fiecare subdirector din setul de antrenament este denumit după cuvântul rostit în fișierele audio din acel folder. </w:t>
      </w:r>
      <w:r w:rsidRPr="006260F3">
        <w:rPr>
          <w:lang w:val="ro-MD"/>
        </w:rPr>
        <w:t>Așadar, pentru a avea o listă a cuvintelor disponibile, se pot lua numele folderelor</w:t>
      </w:r>
      <w:r w:rsidR="008C1C94">
        <w:t>;</w:t>
      </w:r>
    </w:p>
    <w:p w14:paraId="41F79E7A" w14:textId="0360D071" w:rsidR="006260F3" w:rsidRDefault="006260F3" w:rsidP="006260F3">
      <w:pPr>
        <w:pStyle w:val="Listparagraf"/>
        <w:numPr>
          <w:ilvl w:val="0"/>
          <w:numId w:val="9"/>
        </w:numPr>
        <w:ind w:left="426"/>
        <w:rPr>
          <w:lang w:val="ro-MD"/>
        </w:rPr>
      </w:pPr>
      <w:r>
        <w:rPr>
          <w:lang w:val="ro-MD"/>
        </w:rPr>
        <w:t xml:space="preserve">val_ratio, test_ratio - </w:t>
      </w:r>
      <w:r w:rsidRPr="006260F3">
        <w:rPr>
          <w:lang w:val="ro-MD"/>
        </w:rPr>
        <w:t xml:space="preserve">Aceste valori sunt necesare pentru a împărți numărul de mostre audio alese aleatoriu </w:t>
      </w:r>
      <w:r w:rsidR="00A60F77">
        <w:rPr>
          <w:lang w:val="ro-MD"/>
        </w:rPr>
        <w:t xml:space="preserve">în set de </w:t>
      </w:r>
      <w:r w:rsidRPr="006260F3">
        <w:rPr>
          <w:lang w:val="ro-MD"/>
        </w:rPr>
        <w:t>antrenament, validare și testare;</w:t>
      </w:r>
    </w:p>
    <w:p w14:paraId="342922CB" w14:textId="5854CE2A" w:rsidR="00A60F77" w:rsidRDefault="00A60F77" w:rsidP="006260F3">
      <w:pPr>
        <w:pStyle w:val="Listparagraf"/>
        <w:numPr>
          <w:ilvl w:val="0"/>
          <w:numId w:val="9"/>
        </w:numPr>
        <w:ind w:left="426"/>
        <w:rPr>
          <w:lang w:val="ro-MD"/>
        </w:rPr>
      </w:pPr>
      <w:r>
        <w:rPr>
          <w:lang w:val="ro-MD"/>
        </w:rPr>
        <w:t xml:space="preserve">len_mfcc - </w:t>
      </w:r>
      <w:r w:rsidRPr="00A60F77">
        <w:rPr>
          <w:lang w:val="ro-MD"/>
        </w:rPr>
        <w:t>Această variabilă depinde de al</w:t>
      </w:r>
      <w:r>
        <w:rPr>
          <w:lang w:val="ro-MD"/>
        </w:rPr>
        <w:t>ți</w:t>
      </w:r>
      <w:r w:rsidRPr="00A60F77">
        <w:rPr>
          <w:lang w:val="ro-MD"/>
        </w:rPr>
        <w:t xml:space="preserve"> parametri definiți în funcția cal</w:t>
      </w:r>
      <w:r>
        <w:rPr>
          <w:lang w:val="ro-MD"/>
        </w:rPr>
        <w:t>_</w:t>
      </w:r>
      <w:r w:rsidRPr="00A60F77">
        <w:rPr>
          <w:lang w:val="ro-MD"/>
        </w:rPr>
        <w:t>mfcc</w:t>
      </w:r>
      <w:r>
        <w:rPr>
          <w:lang w:val="ro-MD"/>
        </w:rPr>
        <w:t>_</w:t>
      </w:r>
      <w:r w:rsidRPr="00A60F77">
        <w:rPr>
          <w:lang w:val="ro-MD"/>
        </w:rPr>
        <w:t>delta. Este folosită pentru a verifica dimensiunea fiecărui vector MFCC și a găsi eventuale eșantioane corupte sau scurte</w:t>
      </w:r>
      <w:r w:rsidR="005D5D21">
        <w:rPr>
          <w:lang w:val="ro-MD"/>
        </w:rPr>
        <w:t xml:space="preserve">. În cazul meu len_mfcc are valoarea </w:t>
      </w:r>
      <w:r w:rsidR="00E3126B">
        <w:rPr>
          <w:lang w:val="ro-MD"/>
        </w:rPr>
        <w:t>98</w:t>
      </w:r>
      <w:r w:rsidR="008C1C94">
        <w:rPr>
          <w:lang w:val="ro-MD"/>
        </w:rPr>
        <w:t>;</w:t>
      </w:r>
    </w:p>
    <w:p w14:paraId="491ED84D" w14:textId="19FD6A65" w:rsidR="00A60F77" w:rsidRDefault="00A60F77" w:rsidP="006260F3">
      <w:pPr>
        <w:pStyle w:val="Listparagraf"/>
        <w:numPr>
          <w:ilvl w:val="0"/>
          <w:numId w:val="9"/>
        </w:numPr>
        <w:ind w:left="426"/>
        <w:rPr>
          <w:lang w:val="ro-MD"/>
        </w:rPr>
      </w:pPr>
      <w:r w:rsidRPr="00A60F77">
        <w:rPr>
          <w:lang w:val="ro-MD"/>
        </w:rPr>
        <w:t>neg_labels_percent</w:t>
      </w:r>
      <w:r>
        <w:rPr>
          <w:lang w:val="ro-MD"/>
        </w:rPr>
        <w:t xml:space="preserve"> - </w:t>
      </w:r>
      <w:r w:rsidR="00B5138A" w:rsidRPr="00B5138A">
        <w:rPr>
          <w:lang w:val="ro-MD"/>
        </w:rPr>
        <w:t xml:space="preserve">Pentru a evita un dezechilibru semnificativ al setului de antrenament, se </w:t>
      </w:r>
      <w:r w:rsidR="00B5138A">
        <w:rPr>
          <w:lang w:val="ro-MD"/>
        </w:rPr>
        <w:t>păstrează</w:t>
      </w:r>
      <w:r w:rsidR="00B5138A" w:rsidRPr="00B5138A">
        <w:rPr>
          <w:lang w:val="ro-MD"/>
        </w:rPr>
        <w:t xml:space="preserve"> </w:t>
      </w:r>
      <w:r w:rsidR="00B5138A">
        <w:rPr>
          <w:lang w:val="ro-MD"/>
        </w:rPr>
        <w:t>un procent din</w:t>
      </w:r>
      <w:r w:rsidR="00B5138A" w:rsidRPr="00B5138A">
        <w:rPr>
          <w:lang w:val="ro-MD"/>
        </w:rPr>
        <w:t xml:space="preserve"> numărul de mostre c</w:t>
      </w:r>
      <w:r w:rsidR="00B5138A">
        <w:rPr>
          <w:lang w:val="ro-MD"/>
        </w:rPr>
        <w:t>e au</w:t>
      </w:r>
      <w:r w:rsidR="00B5138A" w:rsidRPr="00B5138A">
        <w:rPr>
          <w:lang w:val="ro-MD"/>
        </w:rPr>
        <w:t xml:space="preserve"> etichete negative</w:t>
      </w:r>
      <w:r w:rsidR="00B5138A">
        <w:rPr>
          <w:lang w:val="ro-MD"/>
        </w:rPr>
        <w:t>. Definim etichete negative, etichetele ce nu au fost alese în lista de cuvinte de activare – „wake_words”</w:t>
      </w:r>
      <w:r w:rsidR="008C1C94">
        <w:rPr>
          <w:lang w:val="ro-MD"/>
        </w:rPr>
        <w:t>.</w:t>
      </w:r>
    </w:p>
    <w:p w14:paraId="50F0A2C6" w14:textId="372D6D77" w:rsidR="00B5138A" w:rsidRDefault="00B5138A" w:rsidP="00B5138A">
      <w:pPr>
        <w:pStyle w:val="Listparagraf"/>
        <w:ind w:left="426"/>
        <w:rPr>
          <w:lang w:val="ro-MD"/>
        </w:rPr>
      </w:pPr>
    </w:p>
    <w:p w14:paraId="06FBAA37" w14:textId="0347B676" w:rsidR="00A33FE6" w:rsidRPr="00A33FE6" w:rsidRDefault="00A33FE6" w:rsidP="00A33FE6">
      <w:pPr>
        <w:pStyle w:val="Listparagraf"/>
        <w:ind w:left="0" w:firstLine="709"/>
        <w:rPr>
          <w:lang w:val="ro-MD"/>
        </w:rPr>
      </w:pPr>
      <w:r>
        <w:rPr>
          <w:lang w:val="ro-MD"/>
        </w:rPr>
        <w:t>În</w:t>
      </w:r>
      <w:r w:rsidR="00FF26C6">
        <w:rPr>
          <w:lang w:val="ro-MD"/>
        </w:rPr>
        <w:t xml:space="preserve"> </w:t>
      </w:r>
      <w:r w:rsidR="00FF26C6">
        <w:rPr>
          <w:lang w:val="ro-MD"/>
        </w:rPr>
        <w:fldChar w:fldCharType="begin"/>
      </w:r>
      <w:r w:rsidR="00FF26C6">
        <w:rPr>
          <w:lang w:val="ro-MD"/>
        </w:rPr>
        <w:instrText xml:space="preserve"> REF _Ref130902077 \h  \* MERGEFORMAT </w:instrText>
      </w:r>
      <w:r w:rsidR="00FF26C6">
        <w:rPr>
          <w:lang w:val="ro-MD"/>
        </w:rPr>
      </w:r>
      <w:r w:rsidR="00FF26C6">
        <w:rPr>
          <w:lang w:val="ro-MD"/>
        </w:rPr>
        <w:fldChar w:fldCharType="separate"/>
      </w:r>
      <w:r w:rsidR="00FF26C6" w:rsidRPr="00FF26C6">
        <w:rPr>
          <w:szCs w:val="28"/>
        </w:rPr>
        <w:t>Fig.</w:t>
      </w:r>
      <w:r w:rsidR="00FF26C6" w:rsidRPr="00FF26C6">
        <w:rPr>
          <w:sz w:val="24"/>
          <w:szCs w:val="24"/>
        </w:rPr>
        <w:t xml:space="preserve"> </w:t>
      </w:r>
      <w:r w:rsidR="00FF26C6" w:rsidRPr="00FF26C6">
        <w:rPr>
          <w:noProof/>
          <w:sz w:val="24"/>
          <w:szCs w:val="24"/>
        </w:rPr>
        <w:t>6</w:t>
      </w:r>
      <w:r w:rsidR="00FF26C6" w:rsidRPr="00FF26C6">
        <w:rPr>
          <w:sz w:val="24"/>
          <w:szCs w:val="24"/>
        </w:rPr>
        <w:t>.</w:t>
      </w:r>
      <w:r w:rsidR="00FF26C6" w:rsidRPr="00FF26C6">
        <w:rPr>
          <w:noProof/>
          <w:sz w:val="24"/>
          <w:szCs w:val="24"/>
        </w:rPr>
        <w:t>1</w:t>
      </w:r>
      <w:r w:rsidR="00FF26C6">
        <w:rPr>
          <w:lang w:val="ro-MD"/>
        </w:rPr>
        <w:fldChar w:fldCharType="end"/>
      </w:r>
      <w:r w:rsidR="00B2462F">
        <w:rPr>
          <w:lang w:val="ro-MD"/>
        </w:rPr>
        <w:t xml:space="preserve">, este prezentat codul utilizat pentru a crea lista de nume de </w:t>
      </w:r>
      <w:r w:rsidR="00B2462F" w:rsidRPr="00B2462F">
        <w:rPr>
          <w:lang w:val="ro-MD"/>
        </w:rPr>
        <w:t xml:space="preserve">fișiere cu calea lor completă și vectorii de etichete, </w:t>
      </w:r>
      <w:r w:rsidR="00B2462F">
        <w:rPr>
          <w:lang w:val="ro-MD"/>
        </w:rPr>
        <w:t>din setul de date.</w:t>
      </w:r>
    </w:p>
    <w:p w14:paraId="517E3787" w14:textId="5D585EB4" w:rsidR="000D541D" w:rsidRPr="000D541D" w:rsidRDefault="000D541D" w:rsidP="000D541D">
      <w:pPr>
        <w:rPr>
          <w:lang w:val="en-US"/>
        </w:rPr>
      </w:pPr>
      <w:r>
        <w:rPr>
          <w:lang w:val="en-US"/>
        </w:rPr>
        <w:tab/>
      </w:r>
      <w:r w:rsidRPr="000D541D">
        <w:rPr>
          <w:lang w:val="en-US"/>
        </w:rPr>
        <w:t>Pentru fiecare subdirector din target_list:</w:t>
      </w:r>
    </w:p>
    <w:p w14:paraId="72252037" w14:textId="77777777" w:rsidR="000D541D" w:rsidRPr="000D541D" w:rsidRDefault="000D541D" w:rsidP="004E13AE">
      <w:pPr>
        <w:pStyle w:val="Listparagraf"/>
        <w:numPr>
          <w:ilvl w:val="0"/>
          <w:numId w:val="10"/>
        </w:numPr>
        <w:ind w:left="426"/>
        <w:rPr>
          <w:lang w:val="en-US"/>
        </w:rPr>
      </w:pPr>
      <w:r w:rsidRPr="000D541D">
        <w:rPr>
          <w:lang w:val="en-US"/>
        </w:rPr>
        <w:t>Se construiește calea către subdirector utilizând os.path.join().</w:t>
      </w:r>
    </w:p>
    <w:p w14:paraId="1551C695" w14:textId="77777777" w:rsidR="000D541D" w:rsidRPr="000D541D" w:rsidRDefault="000D541D" w:rsidP="004E13AE">
      <w:pPr>
        <w:pStyle w:val="Listparagraf"/>
        <w:numPr>
          <w:ilvl w:val="0"/>
          <w:numId w:val="10"/>
        </w:numPr>
        <w:ind w:left="426"/>
        <w:rPr>
          <w:lang w:val="en-US"/>
        </w:rPr>
      </w:pPr>
      <w:r w:rsidRPr="000D541D">
        <w:rPr>
          <w:lang w:val="en-US"/>
        </w:rPr>
        <w:t>Se creează o listă de nume de fișiere din subdirector folosind os.listdir().</w:t>
      </w:r>
    </w:p>
    <w:p w14:paraId="7D3C0B7B" w14:textId="77777777" w:rsidR="000D541D" w:rsidRPr="000D541D" w:rsidRDefault="000D541D" w:rsidP="004E13AE">
      <w:pPr>
        <w:pStyle w:val="Listparagraf"/>
        <w:numPr>
          <w:ilvl w:val="0"/>
          <w:numId w:val="10"/>
        </w:numPr>
        <w:ind w:left="426"/>
        <w:rPr>
          <w:lang w:val="en-US"/>
        </w:rPr>
      </w:pPr>
      <w:r w:rsidRPr="000D541D">
        <w:rPr>
          <w:lang w:val="en-US"/>
        </w:rPr>
        <w:t>Numele fișierelor și vectorul de etichete pentru fiecare subdirector sunt adăugate la lista corespunzătoare, filenames și y.</w:t>
      </w:r>
    </w:p>
    <w:p w14:paraId="03916739" w14:textId="000E3165" w:rsidR="000D541D" w:rsidRPr="000D541D" w:rsidRDefault="000D541D" w:rsidP="004E13AE">
      <w:pPr>
        <w:pStyle w:val="Listparagraf"/>
        <w:numPr>
          <w:ilvl w:val="0"/>
          <w:numId w:val="10"/>
        </w:numPr>
        <w:ind w:left="426"/>
        <w:rPr>
          <w:lang w:val="en-US"/>
        </w:rPr>
      </w:pPr>
      <w:r w:rsidRPr="000D541D">
        <w:rPr>
          <w:lang w:val="en-US"/>
        </w:rPr>
        <w:t xml:space="preserve">Dacă subdirectorul nu se află în lista </w:t>
      </w:r>
      <w:r w:rsidR="004E13AE">
        <w:t>„</w:t>
      </w:r>
      <w:r w:rsidRPr="000D541D">
        <w:rPr>
          <w:lang w:val="en-US"/>
        </w:rPr>
        <w:t>wake_words</w:t>
      </w:r>
      <w:r w:rsidR="004E13AE">
        <w:rPr>
          <w:lang w:val="en-US"/>
        </w:rPr>
        <w:t>”</w:t>
      </w:r>
      <w:r w:rsidRPr="000D541D">
        <w:rPr>
          <w:lang w:val="en-US"/>
        </w:rPr>
        <w:t>, se va păstra doar un procent din numărul total de fișiere și vectorul de etichete corespunzător, pentru a avea o distribuție echilibrată a datelor de antrenare.</w:t>
      </w:r>
    </w:p>
    <w:p w14:paraId="7C319ACB" w14:textId="132C4392" w:rsidR="000D541D" w:rsidRPr="000D541D" w:rsidRDefault="000D541D" w:rsidP="004E13AE">
      <w:pPr>
        <w:pStyle w:val="Listparagraf"/>
        <w:numPr>
          <w:ilvl w:val="0"/>
          <w:numId w:val="10"/>
        </w:numPr>
        <w:ind w:left="426"/>
        <w:rPr>
          <w:lang w:val="en-US"/>
        </w:rPr>
      </w:pPr>
      <w:r w:rsidRPr="000D541D">
        <w:rPr>
          <w:lang w:val="en-US"/>
        </w:rPr>
        <w:lastRenderedPageBreak/>
        <w:t xml:space="preserve">Pentru subdirectoarele care se află în lista </w:t>
      </w:r>
      <w:r w:rsidR="004E13AE">
        <w:rPr>
          <w:lang w:val="en-US"/>
        </w:rPr>
        <w:t>de cuvinte de activare</w:t>
      </w:r>
      <w:r w:rsidRPr="000D541D">
        <w:rPr>
          <w:lang w:val="en-US"/>
        </w:rPr>
        <w:t>, se va adăuga doar întregul număr de fișiere și vectorul de etichete corespunzător.</w:t>
      </w:r>
    </w:p>
    <w:p w14:paraId="07494C6F" w14:textId="6FEF5CAE" w:rsidR="007912B9" w:rsidRPr="004E13AE" w:rsidRDefault="000D541D" w:rsidP="004E13AE">
      <w:pPr>
        <w:pStyle w:val="Listparagraf"/>
        <w:numPr>
          <w:ilvl w:val="0"/>
          <w:numId w:val="10"/>
        </w:numPr>
        <w:ind w:left="426"/>
        <w:rPr>
          <w:lang w:val="en-US"/>
        </w:rPr>
      </w:pPr>
      <w:r w:rsidRPr="004E13AE">
        <w:rPr>
          <w:lang w:val="en-US"/>
        </w:rPr>
        <w:t xml:space="preserve">La final, listele – </w:t>
      </w:r>
      <w:r w:rsidR="004E13AE">
        <w:t>„</w:t>
      </w:r>
      <w:r w:rsidRPr="004E13AE">
        <w:rPr>
          <w:lang w:val="en-US"/>
        </w:rPr>
        <w:t>filenames</w:t>
      </w:r>
      <w:r w:rsidR="004E13AE" w:rsidRPr="004E13AE">
        <w:rPr>
          <w:lang w:val="en-US"/>
        </w:rPr>
        <w:t>”</w:t>
      </w:r>
      <w:r w:rsidRPr="004E13AE">
        <w:rPr>
          <w:lang w:val="en-US"/>
        </w:rPr>
        <w:t xml:space="preserve"> </w:t>
      </w:r>
      <w:r w:rsidR="004E13AE" w:rsidRPr="004E13AE">
        <w:rPr>
          <w:lang w:val="en-US"/>
        </w:rPr>
        <w:t>și</w:t>
      </w:r>
      <w:r w:rsidR="004E13AE" w:rsidRPr="004E13AE">
        <w:rPr>
          <w:lang w:val="ro-MD"/>
        </w:rPr>
        <w:t xml:space="preserve"> </w:t>
      </w:r>
      <w:r w:rsidR="004E13AE">
        <w:t>„</w:t>
      </w:r>
      <w:r w:rsidRPr="004E13AE">
        <w:rPr>
          <w:lang w:val="en-US"/>
        </w:rPr>
        <w:t xml:space="preserve">y” </w:t>
      </w:r>
      <w:r w:rsidR="004E13AE" w:rsidRPr="004E13AE">
        <w:rPr>
          <w:lang w:val="en-US"/>
        </w:rPr>
        <w:t>sunt aplatizate la liste simple.</w:t>
      </w:r>
    </w:p>
    <w:bookmarkStart w:id="108" w:name="_MON_1741509744"/>
    <w:bookmarkEnd w:id="108"/>
    <w:p w14:paraId="297973E6" w14:textId="0CD109B6" w:rsidR="00FF26C6" w:rsidRDefault="00A07744" w:rsidP="007C0F6D">
      <w:pPr>
        <w:keepNext/>
        <w:jc w:val="center"/>
      </w:pPr>
      <w:r>
        <w:rPr>
          <w:b/>
          <w:sz w:val="32"/>
          <w:szCs w:val="32"/>
        </w:rPr>
        <w:object w:dxaOrig="8796" w:dyaOrig="6840" w14:anchorId="236D35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2pt;height:342pt" o:ole="">
            <v:imagedata r:id="rId22" o:title=""/>
          </v:shape>
          <o:OLEObject Type="Embed" ProgID="Word.Document.12" ShapeID="_x0000_i1025" DrawAspect="Content" ObjectID="_1745081503" r:id="rId23">
            <o:FieldCodes>\s</o:FieldCodes>
          </o:OLEObject>
        </w:object>
      </w:r>
    </w:p>
    <w:p w14:paraId="648A6C6E" w14:textId="58ECFE65" w:rsidR="00A33FE6" w:rsidRDefault="00FF26C6" w:rsidP="00FF26C6">
      <w:pPr>
        <w:jc w:val="center"/>
        <w:rPr>
          <w:sz w:val="24"/>
          <w:szCs w:val="24"/>
        </w:rPr>
      </w:pPr>
      <w:bookmarkStart w:id="109" w:name="_Ref130902077"/>
      <w:bookmarkStart w:id="110" w:name="_Toc133340132"/>
      <w:bookmarkStart w:id="111" w:name="_Toc133340308"/>
      <w:r w:rsidRPr="00FF26C6">
        <w:rPr>
          <w:sz w:val="24"/>
          <w:szCs w:val="24"/>
        </w:rPr>
        <w:t xml:space="preserve">Fig. </w:t>
      </w:r>
      <w:r w:rsidR="00AA4D4B">
        <w:rPr>
          <w:sz w:val="24"/>
          <w:szCs w:val="24"/>
        </w:rPr>
        <w:fldChar w:fldCharType="begin"/>
      </w:r>
      <w:r w:rsidR="00AA4D4B">
        <w:rPr>
          <w:sz w:val="24"/>
          <w:szCs w:val="24"/>
        </w:rPr>
        <w:instrText xml:space="preserve"> STYLEREF 1 \s </w:instrText>
      </w:r>
      <w:r w:rsidR="00AA4D4B">
        <w:rPr>
          <w:sz w:val="24"/>
          <w:szCs w:val="24"/>
        </w:rPr>
        <w:fldChar w:fldCharType="separate"/>
      </w:r>
      <w:r w:rsidR="00AA4D4B">
        <w:rPr>
          <w:noProof/>
          <w:sz w:val="24"/>
          <w:szCs w:val="24"/>
        </w:rPr>
        <w:t>5</w:t>
      </w:r>
      <w:r w:rsidR="00AA4D4B">
        <w:rPr>
          <w:sz w:val="24"/>
          <w:szCs w:val="24"/>
        </w:rPr>
        <w:fldChar w:fldCharType="end"/>
      </w:r>
      <w:r w:rsidR="00AA4D4B">
        <w:rPr>
          <w:sz w:val="24"/>
          <w:szCs w:val="24"/>
        </w:rPr>
        <w:t>.</w:t>
      </w:r>
      <w:r w:rsidR="00AA4D4B">
        <w:rPr>
          <w:sz w:val="24"/>
          <w:szCs w:val="24"/>
        </w:rPr>
        <w:fldChar w:fldCharType="begin"/>
      </w:r>
      <w:r w:rsidR="00AA4D4B">
        <w:rPr>
          <w:sz w:val="24"/>
          <w:szCs w:val="24"/>
        </w:rPr>
        <w:instrText xml:space="preserve"> SEQ Fig. \* ARABIC \s 1 </w:instrText>
      </w:r>
      <w:r w:rsidR="00AA4D4B">
        <w:rPr>
          <w:sz w:val="24"/>
          <w:szCs w:val="24"/>
        </w:rPr>
        <w:fldChar w:fldCharType="separate"/>
      </w:r>
      <w:r w:rsidR="00AA4D4B">
        <w:rPr>
          <w:noProof/>
          <w:sz w:val="24"/>
          <w:szCs w:val="24"/>
        </w:rPr>
        <w:t>1</w:t>
      </w:r>
      <w:r w:rsidR="00AA4D4B">
        <w:rPr>
          <w:sz w:val="24"/>
          <w:szCs w:val="24"/>
        </w:rPr>
        <w:fldChar w:fldCharType="end"/>
      </w:r>
      <w:bookmarkEnd w:id="109"/>
      <w:r w:rsidRPr="00FF26C6">
        <w:rPr>
          <w:sz w:val="24"/>
          <w:szCs w:val="24"/>
        </w:rPr>
        <w:t xml:space="preserve"> Crearea listelor cu monstre și etichetele acestora</w:t>
      </w:r>
      <w:bookmarkEnd w:id="110"/>
      <w:bookmarkEnd w:id="111"/>
    </w:p>
    <w:p w14:paraId="47EDEF8A" w14:textId="1C04AC82" w:rsidR="00FF26C6" w:rsidRDefault="00FF26C6" w:rsidP="00FF26C6">
      <w:pPr>
        <w:rPr>
          <w:sz w:val="24"/>
          <w:szCs w:val="24"/>
        </w:rPr>
      </w:pPr>
    </w:p>
    <w:p w14:paraId="7A5AABD3" w14:textId="0C53CAF8" w:rsidR="00725AE0" w:rsidRPr="0036236F" w:rsidRDefault="00725AE0" w:rsidP="00FF26C6">
      <w:pPr>
        <w:rPr>
          <w:szCs w:val="28"/>
        </w:rPr>
      </w:pPr>
      <w:r w:rsidRPr="0036236F">
        <w:rPr>
          <w:szCs w:val="28"/>
        </w:rPr>
        <w:t>La acest punct, listele filename și y sunt încă independente una de alta. Prin urmare, înainte de a fi amestecate prin metoda shuffle, listele sunt unite în filenames_y. Apoi, lista rezultată este împărțită din nou și din aceste liste sunt create seturile de antrenare, validare și testare</w:t>
      </w:r>
    </w:p>
    <w:p w14:paraId="1D1FBE1E" w14:textId="7FBD5822" w:rsidR="00725AE0" w:rsidRPr="0036236F" w:rsidRDefault="00725AE0" w:rsidP="00725AE0">
      <w:pPr>
        <w:rPr>
          <w:szCs w:val="28"/>
          <w:lang w:val="en-US"/>
        </w:rPr>
      </w:pPr>
      <w:r w:rsidRPr="0036236F">
        <w:rPr>
          <w:szCs w:val="28"/>
          <w:lang w:val="en-US"/>
        </w:rPr>
        <w:t xml:space="preserve">Definiția funcției pentru calcularea coeficienților MFCC și Delta dintr-un fișier audio este prezentată în </w:t>
      </w:r>
      <w:r w:rsidRPr="0036236F">
        <w:rPr>
          <w:szCs w:val="28"/>
          <w:lang w:val="en-US"/>
        </w:rPr>
        <w:fldChar w:fldCharType="begin"/>
      </w:r>
      <w:r w:rsidRPr="0036236F">
        <w:rPr>
          <w:szCs w:val="28"/>
          <w:lang w:val="en-US"/>
        </w:rPr>
        <w:instrText xml:space="preserve"> REF _Ref130902392 \h </w:instrText>
      </w:r>
      <w:r w:rsidR="0036236F">
        <w:rPr>
          <w:szCs w:val="28"/>
          <w:lang w:val="en-US"/>
        </w:rPr>
        <w:instrText xml:space="preserve"> \* MERGEFORMAT </w:instrText>
      </w:r>
      <w:r w:rsidRPr="0036236F">
        <w:rPr>
          <w:szCs w:val="28"/>
          <w:lang w:val="en-US"/>
        </w:rPr>
      </w:r>
      <w:r w:rsidRPr="0036236F">
        <w:rPr>
          <w:szCs w:val="28"/>
          <w:lang w:val="en-US"/>
        </w:rPr>
        <w:fldChar w:fldCharType="separate"/>
      </w:r>
      <w:r w:rsidRPr="0036236F">
        <w:rPr>
          <w:szCs w:val="28"/>
        </w:rPr>
        <w:t xml:space="preserve">Fig. </w:t>
      </w:r>
      <w:r w:rsidRPr="0036236F">
        <w:rPr>
          <w:noProof/>
          <w:szCs w:val="28"/>
        </w:rPr>
        <w:t>6</w:t>
      </w:r>
      <w:r w:rsidRPr="0036236F">
        <w:rPr>
          <w:szCs w:val="28"/>
        </w:rPr>
        <w:t>.</w:t>
      </w:r>
      <w:r w:rsidRPr="0036236F">
        <w:rPr>
          <w:noProof/>
          <w:szCs w:val="28"/>
        </w:rPr>
        <w:t>2</w:t>
      </w:r>
      <w:r w:rsidRPr="0036236F">
        <w:rPr>
          <w:szCs w:val="28"/>
          <w:lang w:val="en-US"/>
        </w:rPr>
        <w:fldChar w:fldCharType="end"/>
      </w:r>
      <w:r w:rsidRPr="0036236F">
        <w:rPr>
          <w:szCs w:val="28"/>
          <w:lang w:val="en-US"/>
        </w:rPr>
        <w:t>. După cum se poate vedea din cod, această metodă primește ca argument calea către fișierul WAV, care este încărcat ca o serie temporală de numere în virgulă mobilă prin intermediul funcției librosa.load.</w:t>
      </w:r>
    </w:p>
    <w:p w14:paraId="19019793" w14:textId="6D209E6B" w:rsidR="00487D6D" w:rsidRDefault="00487D6D" w:rsidP="001874D6">
      <w:pPr>
        <w:rPr>
          <w:sz w:val="24"/>
          <w:szCs w:val="24"/>
        </w:rPr>
      </w:pPr>
    </w:p>
    <w:p w14:paraId="6E8DDE11" w14:textId="6BC2ABD5" w:rsidR="009B3760" w:rsidRDefault="001874D6" w:rsidP="001874D6">
      <w:pPr>
        <w:ind w:firstLine="708"/>
        <w:rPr>
          <w:sz w:val="24"/>
          <w:szCs w:val="24"/>
          <w:lang w:val="en-US"/>
        </w:rPr>
      </w:pPr>
      <w:r w:rsidRPr="00AB4630">
        <w:rPr>
          <w:szCs w:val="28"/>
          <w:lang w:val="en-US"/>
        </w:rPr>
        <w:lastRenderedPageBreak/>
        <w:t>În primul rând, sunt calculați coeficienții MFCC și Delta folosind funcțiile python_speech_features.base.mfcc și python_speech_features.base.delta. O explicație detaliată a tuturor parametrilor disponibili pentru aceste funcții poate fi găsită în documentația oficială</w:t>
      </w:r>
      <w:sdt>
        <w:sdtPr>
          <w:rPr>
            <w:szCs w:val="28"/>
            <w:lang w:val="en-US"/>
          </w:rPr>
          <w:id w:val="1570541900"/>
          <w:citation/>
        </w:sdtPr>
        <w:sdtContent>
          <w:r w:rsidR="00AD22C8">
            <w:rPr>
              <w:szCs w:val="28"/>
              <w:lang w:val="en-US"/>
            </w:rPr>
            <w:fldChar w:fldCharType="begin"/>
          </w:r>
          <w:r w:rsidR="00AD22C8">
            <w:rPr>
              <w:szCs w:val="28"/>
              <w:lang w:val="ro-MD"/>
            </w:rPr>
            <w:instrText xml:space="preserve"> CITATION Lyo20 \l 2072 </w:instrText>
          </w:r>
          <w:r w:rsidR="00AD22C8">
            <w:rPr>
              <w:szCs w:val="28"/>
              <w:lang w:val="en-US"/>
            </w:rPr>
            <w:fldChar w:fldCharType="separate"/>
          </w:r>
          <w:r w:rsidR="00183007">
            <w:rPr>
              <w:noProof/>
              <w:szCs w:val="28"/>
              <w:lang w:val="ro-MD"/>
            </w:rPr>
            <w:t xml:space="preserve"> </w:t>
          </w:r>
          <w:r w:rsidR="00183007" w:rsidRPr="00183007">
            <w:rPr>
              <w:noProof/>
              <w:szCs w:val="28"/>
              <w:lang w:val="ro-MD"/>
            </w:rPr>
            <w:t>[20]</w:t>
          </w:r>
          <w:r w:rsidR="00AD22C8">
            <w:rPr>
              <w:szCs w:val="28"/>
              <w:lang w:val="en-US"/>
            </w:rPr>
            <w:fldChar w:fldCharType="end"/>
          </w:r>
        </w:sdtContent>
      </w:sdt>
      <w:r w:rsidRPr="001874D6">
        <w:rPr>
          <w:sz w:val="24"/>
          <w:szCs w:val="24"/>
          <w:lang w:val="en-US"/>
        </w:rPr>
        <w:t xml:space="preserve">. </w:t>
      </w:r>
    </w:p>
    <w:p w14:paraId="176A5BAB" w14:textId="4E103EED" w:rsidR="00487D6D" w:rsidRPr="00AB4630" w:rsidRDefault="001874D6" w:rsidP="001874D6">
      <w:pPr>
        <w:ind w:firstLine="708"/>
        <w:rPr>
          <w:szCs w:val="28"/>
          <w:lang w:val="en-US"/>
        </w:rPr>
      </w:pPr>
      <w:r w:rsidRPr="00AB4630">
        <w:rPr>
          <w:szCs w:val="28"/>
          <w:lang w:val="en-US"/>
        </w:rPr>
        <w:t xml:space="preserve">Cei mai relevanți parametri </w:t>
      </w:r>
      <w:r w:rsidR="0036236F">
        <w:rPr>
          <w:szCs w:val="28"/>
          <w:lang w:val="en-US"/>
        </w:rPr>
        <w:t xml:space="preserve">ai </w:t>
      </w:r>
      <w:r w:rsidR="0036236F" w:rsidRPr="00AB4630">
        <w:rPr>
          <w:szCs w:val="28"/>
          <w:lang w:val="en-US"/>
        </w:rPr>
        <w:t>python_speech_features.base.mfcc</w:t>
      </w:r>
      <w:r w:rsidR="0036236F">
        <w:rPr>
          <w:szCs w:val="28"/>
          <w:lang w:val="en-US"/>
        </w:rPr>
        <w:t xml:space="preserve"> </w:t>
      </w:r>
      <w:r w:rsidR="0036236F" w:rsidRPr="00AB4630">
        <w:rPr>
          <w:szCs w:val="28"/>
          <w:lang w:val="en-US"/>
        </w:rPr>
        <w:t>sunt</w:t>
      </w:r>
      <w:r w:rsidRPr="00AB4630">
        <w:rPr>
          <w:szCs w:val="28"/>
          <w:lang w:val="en-US"/>
        </w:rPr>
        <w:t>:</w:t>
      </w:r>
    </w:p>
    <w:p w14:paraId="6FDD5DF3" w14:textId="7EAE95AB" w:rsidR="001874D6" w:rsidRPr="008C1C94" w:rsidRDefault="008C1C94" w:rsidP="005D5D21">
      <w:pPr>
        <w:pStyle w:val="Listparagraf"/>
        <w:numPr>
          <w:ilvl w:val="0"/>
          <w:numId w:val="11"/>
        </w:numPr>
        <w:ind w:left="426"/>
        <w:rPr>
          <w:lang w:val="en-US"/>
        </w:rPr>
      </w:pPr>
      <w:r w:rsidRPr="008C1C94">
        <w:rPr>
          <w:lang w:val="en-US"/>
        </w:rPr>
        <w:t>winlen - Lungimea ferestrei de analiză, în secunde. Se utilizează o valoare de 0,0</w:t>
      </w:r>
      <w:r w:rsidR="009F0119">
        <w:rPr>
          <w:lang w:val="en-US"/>
        </w:rPr>
        <w:t>3</w:t>
      </w:r>
      <w:r w:rsidRPr="008C1C94">
        <w:rPr>
          <w:lang w:val="en-US"/>
        </w:rPr>
        <w:t xml:space="preserve"> s;</w:t>
      </w:r>
    </w:p>
    <w:p w14:paraId="22349F39" w14:textId="37185FCE" w:rsidR="001874D6" w:rsidRDefault="008C1C94" w:rsidP="005D5D21">
      <w:pPr>
        <w:pStyle w:val="Listparagraf"/>
        <w:numPr>
          <w:ilvl w:val="0"/>
          <w:numId w:val="11"/>
        </w:numPr>
        <w:ind w:left="426"/>
        <w:rPr>
          <w:lang w:val="ro-MD"/>
        </w:rPr>
      </w:pPr>
      <w:r w:rsidRPr="008C1C94">
        <w:rPr>
          <w:lang w:val="ro-MD"/>
        </w:rPr>
        <w:t>winstep - Pasul dintre ferestrele succesive, în secunde. Se utilizează o valoare de 0,0</w:t>
      </w:r>
      <w:r w:rsidR="009F0119">
        <w:rPr>
          <w:lang w:val="ro-MD"/>
        </w:rPr>
        <w:t>1</w:t>
      </w:r>
      <w:r w:rsidRPr="008C1C94">
        <w:rPr>
          <w:lang w:val="ro-MD"/>
        </w:rPr>
        <w:t xml:space="preserve"> s;</w:t>
      </w:r>
    </w:p>
    <w:p w14:paraId="674DF77C" w14:textId="54505705" w:rsidR="008C1C94" w:rsidRDefault="00CB45FD" w:rsidP="005D5D21">
      <w:pPr>
        <w:pStyle w:val="Listparagraf"/>
        <w:numPr>
          <w:ilvl w:val="0"/>
          <w:numId w:val="11"/>
        </w:numPr>
        <w:ind w:left="426"/>
        <w:rPr>
          <w:lang w:val="ro-MD"/>
        </w:rPr>
      </w:pPr>
      <w:r w:rsidRPr="00CB45FD">
        <w:rPr>
          <w:lang w:val="ro-MD"/>
        </w:rPr>
        <w:t>nfft - Dimensiunea FFT. Valoarea introdusă este de 512, ceea ce înseamnă că rezoluția frecvenței pentru fiecare linie spectrală este de 15,625</w:t>
      </w:r>
      <w:r>
        <w:rPr>
          <w:lang w:val="ro-MD"/>
        </w:rPr>
        <w:t xml:space="preserve"> Hz</w:t>
      </w:r>
      <w:r>
        <w:rPr>
          <w:vertAlign w:val="superscript"/>
          <w:lang w:val="ro-MD"/>
        </w:rPr>
        <w:t>2</w:t>
      </w:r>
      <w:r w:rsidR="003E2BCF">
        <w:rPr>
          <w:lang w:val="ro-MD"/>
        </w:rPr>
        <w:t>. Unde  rezoluția_frecvenței</w:t>
      </w:r>
      <w:r w:rsidR="00FD7A57">
        <w:rPr>
          <w:lang w:val="ro-MD"/>
        </w:rPr>
        <w:t xml:space="preserve"> </w:t>
      </w:r>
      <w:r w:rsidR="003E2BCF">
        <w:rPr>
          <w:lang w:val="ro-MD"/>
        </w:rPr>
        <w:t>=</w:t>
      </w:r>
      <w:r w:rsidR="00FD7A57">
        <w:rPr>
          <w:lang w:val="ro-MD"/>
        </w:rPr>
        <w:t xml:space="preserve"> </w:t>
      </w:r>
      <w:r w:rsidR="003E2BCF">
        <w:rPr>
          <w:lang w:val="ro-MD"/>
        </w:rPr>
        <w:t>frecvența_eșantionare/dimensiune_fft</w:t>
      </w:r>
    </w:p>
    <w:p w14:paraId="4C5C7E7F" w14:textId="558446D9" w:rsidR="003E2BCF" w:rsidRDefault="003E2BCF" w:rsidP="005D5D21">
      <w:pPr>
        <w:pStyle w:val="Listparagraf"/>
        <w:numPr>
          <w:ilvl w:val="0"/>
          <w:numId w:val="11"/>
        </w:numPr>
        <w:ind w:left="426"/>
        <w:rPr>
          <w:lang w:val="ro-MD"/>
        </w:rPr>
      </w:pPr>
      <w:r w:rsidRPr="003E2BCF">
        <w:rPr>
          <w:lang w:val="ro-MD"/>
        </w:rPr>
        <w:t>appendEnergy - Dacă este True, metoda înlocuiește coeficientul cepstral zero  cu logaritmul energiei totale a cadrelor. Motivul este acela că cel mai mic coeficient poartă puține informații specifice vorbitorului și, prin urmare, este inutil pentru scopul acestui program;</w:t>
      </w:r>
    </w:p>
    <w:p w14:paraId="4E9EDA28" w14:textId="3D2023EC" w:rsidR="003E2BCF" w:rsidRDefault="003E2BCF" w:rsidP="005D5D21">
      <w:pPr>
        <w:pStyle w:val="Listparagraf"/>
        <w:numPr>
          <w:ilvl w:val="0"/>
          <w:numId w:val="11"/>
        </w:numPr>
        <w:ind w:left="426"/>
        <w:rPr>
          <w:lang w:val="ro-MD"/>
        </w:rPr>
      </w:pPr>
      <w:r w:rsidRPr="003E2BCF">
        <w:rPr>
          <w:lang w:val="ro-MD"/>
        </w:rPr>
        <w:t>winfunc - Fereastra de analiză aplicată fiecăr</w:t>
      </w:r>
      <w:r>
        <w:rPr>
          <w:lang w:val="ro-MD"/>
        </w:rPr>
        <w:t>ui</w:t>
      </w:r>
      <w:r w:rsidRPr="003E2BCF">
        <w:rPr>
          <w:lang w:val="ro-MD"/>
        </w:rPr>
        <w:t xml:space="preserve"> cadr</w:t>
      </w:r>
      <w:r>
        <w:rPr>
          <w:lang w:val="ro-MD"/>
        </w:rPr>
        <w:t>u</w:t>
      </w:r>
      <w:r w:rsidRPr="003E2BCF">
        <w:rPr>
          <w:lang w:val="ro-MD"/>
        </w:rPr>
        <w:t>. S-a ales să se aplice o funcție Hann, deoarece produce mai puțină scurgere spectrală și, prin atingerea valorii zero la ambele capete ale ferestrei (</w:t>
      </w:r>
      <w:r w:rsidR="00FD7A57">
        <w:rPr>
          <w:lang w:val="ro-MD"/>
        </w:rPr>
        <w:fldChar w:fldCharType="begin"/>
      </w:r>
      <w:r w:rsidR="00FD7A57">
        <w:rPr>
          <w:lang w:val="ro-MD"/>
        </w:rPr>
        <w:instrText xml:space="preserve"> REF _Ref130933265 \h </w:instrText>
      </w:r>
      <w:r w:rsidR="009F0119">
        <w:rPr>
          <w:lang w:val="ro-MD"/>
        </w:rPr>
        <w:instrText xml:space="preserve"> \* MERGEFORMAT </w:instrText>
      </w:r>
      <w:r w:rsidR="00FD7A57">
        <w:rPr>
          <w:lang w:val="ro-MD"/>
        </w:rPr>
      </w:r>
      <w:r w:rsidR="00FD7A57">
        <w:rPr>
          <w:lang w:val="ro-MD"/>
        </w:rPr>
        <w:fldChar w:fldCharType="separate"/>
      </w:r>
      <w:r w:rsidR="009F333B" w:rsidRPr="00FD7A57">
        <w:rPr>
          <w:sz w:val="24"/>
          <w:szCs w:val="24"/>
        </w:rPr>
        <w:t xml:space="preserve">Fig. </w:t>
      </w:r>
      <w:r w:rsidR="009F333B">
        <w:rPr>
          <w:noProof/>
          <w:sz w:val="24"/>
          <w:szCs w:val="24"/>
        </w:rPr>
        <w:t>5</w:t>
      </w:r>
      <w:r w:rsidR="009F333B">
        <w:rPr>
          <w:sz w:val="24"/>
          <w:szCs w:val="24"/>
        </w:rPr>
        <w:t>.</w:t>
      </w:r>
      <w:r w:rsidR="009F333B">
        <w:rPr>
          <w:noProof/>
          <w:sz w:val="24"/>
          <w:szCs w:val="24"/>
        </w:rPr>
        <w:t>2</w:t>
      </w:r>
      <w:r w:rsidR="00FD7A57">
        <w:rPr>
          <w:lang w:val="ro-MD"/>
        </w:rPr>
        <w:fldChar w:fldCharType="end"/>
      </w:r>
      <w:r w:rsidRPr="003E2BCF">
        <w:rPr>
          <w:lang w:val="ro-MD"/>
        </w:rPr>
        <w:t>), elimină toate discontinuitățile semnalului.</w:t>
      </w:r>
    </w:p>
    <w:p w14:paraId="2D7422D3" w14:textId="77777777" w:rsidR="00FD7A57" w:rsidRDefault="00FD7A57" w:rsidP="00FD7A57">
      <w:pPr>
        <w:pStyle w:val="Listparagraf"/>
        <w:rPr>
          <w:lang w:val="ro-MD"/>
        </w:rPr>
      </w:pPr>
    </w:p>
    <w:p w14:paraId="3803FC5E" w14:textId="31D6F380" w:rsidR="00FD7A57" w:rsidRDefault="00FD7A57" w:rsidP="009F333B">
      <w:pPr>
        <w:pStyle w:val="Listparagraf"/>
        <w:keepNext/>
        <w:ind w:left="0"/>
        <w:jc w:val="center"/>
      </w:pPr>
      <w:r w:rsidRPr="00FD7A57">
        <w:rPr>
          <w:noProof/>
          <w:lang w:val="ro-MD"/>
        </w:rPr>
        <w:drawing>
          <wp:inline distT="0" distB="0" distL="0" distR="0" wp14:anchorId="74162770" wp14:editId="3E7625E3">
            <wp:extent cx="2785489" cy="2103120"/>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5489" cy="2103120"/>
                    </a:xfrm>
                    <a:prstGeom prst="rect">
                      <a:avLst/>
                    </a:prstGeom>
                  </pic:spPr>
                </pic:pic>
              </a:graphicData>
            </a:graphic>
          </wp:inline>
        </w:drawing>
      </w:r>
    </w:p>
    <w:p w14:paraId="637D1BC6" w14:textId="19C7D027" w:rsidR="00FD7A57" w:rsidRDefault="00FD7A57" w:rsidP="00FD7A57">
      <w:pPr>
        <w:jc w:val="center"/>
        <w:rPr>
          <w:sz w:val="24"/>
          <w:szCs w:val="24"/>
        </w:rPr>
      </w:pPr>
      <w:bookmarkStart w:id="112" w:name="_Ref130933265"/>
      <w:bookmarkStart w:id="113" w:name="_Toc133340133"/>
      <w:bookmarkStart w:id="114" w:name="_Toc133340309"/>
      <w:r w:rsidRPr="00FD7A57">
        <w:rPr>
          <w:sz w:val="24"/>
          <w:szCs w:val="24"/>
        </w:rPr>
        <w:t xml:space="preserve">Fig. </w:t>
      </w:r>
      <w:r w:rsidR="00AA4D4B">
        <w:rPr>
          <w:sz w:val="24"/>
          <w:szCs w:val="24"/>
        </w:rPr>
        <w:fldChar w:fldCharType="begin"/>
      </w:r>
      <w:r w:rsidR="00AA4D4B">
        <w:rPr>
          <w:sz w:val="24"/>
          <w:szCs w:val="24"/>
        </w:rPr>
        <w:instrText xml:space="preserve"> STYLEREF 1 \s </w:instrText>
      </w:r>
      <w:r w:rsidR="00AA4D4B">
        <w:rPr>
          <w:sz w:val="24"/>
          <w:szCs w:val="24"/>
        </w:rPr>
        <w:fldChar w:fldCharType="separate"/>
      </w:r>
      <w:r w:rsidR="00AA4D4B">
        <w:rPr>
          <w:noProof/>
          <w:sz w:val="24"/>
          <w:szCs w:val="24"/>
        </w:rPr>
        <w:t>5</w:t>
      </w:r>
      <w:r w:rsidR="00AA4D4B">
        <w:rPr>
          <w:sz w:val="24"/>
          <w:szCs w:val="24"/>
        </w:rPr>
        <w:fldChar w:fldCharType="end"/>
      </w:r>
      <w:r w:rsidR="00AA4D4B">
        <w:rPr>
          <w:sz w:val="24"/>
          <w:szCs w:val="24"/>
        </w:rPr>
        <w:t>.</w:t>
      </w:r>
      <w:r w:rsidR="00AA4D4B">
        <w:rPr>
          <w:sz w:val="24"/>
          <w:szCs w:val="24"/>
        </w:rPr>
        <w:fldChar w:fldCharType="begin"/>
      </w:r>
      <w:r w:rsidR="00AA4D4B">
        <w:rPr>
          <w:sz w:val="24"/>
          <w:szCs w:val="24"/>
        </w:rPr>
        <w:instrText xml:space="preserve"> SEQ Fig. \* ARABIC \s 1 </w:instrText>
      </w:r>
      <w:r w:rsidR="00AA4D4B">
        <w:rPr>
          <w:sz w:val="24"/>
          <w:szCs w:val="24"/>
        </w:rPr>
        <w:fldChar w:fldCharType="separate"/>
      </w:r>
      <w:r w:rsidR="00AA4D4B">
        <w:rPr>
          <w:noProof/>
          <w:sz w:val="24"/>
          <w:szCs w:val="24"/>
        </w:rPr>
        <w:t>2</w:t>
      </w:r>
      <w:r w:rsidR="00AA4D4B">
        <w:rPr>
          <w:sz w:val="24"/>
          <w:szCs w:val="24"/>
        </w:rPr>
        <w:fldChar w:fldCharType="end"/>
      </w:r>
      <w:bookmarkEnd w:id="112"/>
      <w:r w:rsidRPr="00FD7A57">
        <w:rPr>
          <w:sz w:val="24"/>
          <w:szCs w:val="24"/>
        </w:rPr>
        <w:t xml:space="preserve"> Funcția Hann</w:t>
      </w:r>
      <w:bookmarkEnd w:id="113"/>
      <w:bookmarkEnd w:id="114"/>
    </w:p>
    <w:p w14:paraId="21892F94" w14:textId="77777777" w:rsidR="009F333B" w:rsidRPr="00FD7A57" w:rsidRDefault="009F333B" w:rsidP="00FD7A57">
      <w:pPr>
        <w:jc w:val="center"/>
        <w:rPr>
          <w:sz w:val="24"/>
          <w:szCs w:val="24"/>
          <w:lang w:val="ro-MD"/>
        </w:rPr>
      </w:pPr>
    </w:p>
    <w:p w14:paraId="2A95E226" w14:textId="53B1E224" w:rsidR="008C1C94" w:rsidRDefault="003E2BCF" w:rsidP="005D5D21">
      <w:pPr>
        <w:ind w:firstLine="708"/>
        <w:rPr>
          <w:lang w:val="ro-MD"/>
        </w:rPr>
      </w:pPr>
      <w:r w:rsidRPr="003E2BCF">
        <w:rPr>
          <w:lang w:val="ro-MD"/>
        </w:rPr>
        <w:t>În plus, metoda python</w:t>
      </w:r>
      <w:r>
        <w:rPr>
          <w:lang w:val="ro-MD"/>
        </w:rPr>
        <w:t>_</w:t>
      </w:r>
      <w:r w:rsidRPr="003E2BCF">
        <w:rPr>
          <w:lang w:val="ro-MD"/>
        </w:rPr>
        <w:t>speech</w:t>
      </w:r>
      <w:r>
        <w:rPr>
          <w:lang w:val="ro-MD"/>
        </w:rPr>
        <w:t>_</w:t>
      </w:r>
      <w:r w:rsidRPr="003E2BCF">
        <w:rPr>
          <w:lang w:val="ro-MD"/>
        </w:rPr>
        <w:t xml:space="preserve">features.base.delta are doar doi parametri: MFCC-urile extrase anterior și numărul de cadre precedente și următoare pe care </w:t>
      </w:r>
      <w:r w:rsidRPr="003E2BCF">
        <w:rPr>
          <w:lang w:val="ro-MD"/>
        </w:rPr>
        <w:lastRenderedPageBreak/>
        <w:t>trebuie calculate Delta. În cele din urmă, coeficienții MFCC și Delta ai eșantionului selectat sunt combinați într-un array NumPy, care este transpus și returnat de funcție.</w:t>
      </w:r>
    </w:p>
    <w:p w14:paraId="6A3D526F" w14:textId="321EDAED" w:rsidR="00B42CBC" w:rsidRDefault="00B42CBC" w:rsidP="00B42CBC">
      <w:pPr>
        <w:rPr>
          <w:lang w:val="ro-MD"/>
        </w:rPr>
      </w:pPr>
      <w:r>
        <w:rPr>
          <w:lang w:val="ro-MD"/>
        </w:rPr>
        <w:t>Forma rezultată va avea dimensiunile - 32x</w:t>
      </w:r>
      <w:r w:rsidR="00E3126B">
        <w:rPr>
          <w:lang w:val="ro-MD"/>
        </w:rPr>
        <w:t>98</w:t>
      </w:r>
      <w:r>
        <w:rPr>
          <w:lang w:val="ro-MD"/>
        </w:rPr>
        <w:t xml:space="preserve"> (</w:t>
      </w:r>
      <w:r w:rsidRPr="00B42CBC">
        <w:rPr>
          <w:lang w:val="ro-MD"/>
        </w:rPr>
        <w:t>32 în acest caz, 16 MFCC-uri și 16 Delta</w:t>
      </w:r>
      <w:r>
        <w:rPr>
          <w:lang w:val="ro-MD"/>
        </w:rPr>
        <w:t xml:space="preserve">, iar </w:t>
      </w:r>
      <w:r w:rsidR="00E3126B">
        <w:rPr>
          <w:lang w:val="ro-MD"/>
        </w:rPr>
        <w:t>98</w:t>
      </w:r>
      <w:r>
        <w:rPr>
          <w:lang w:val="ro-MD"/>
        </w:rPr>
        <w:t xml:space="preserve"> reprezită </w:t>
      </w:r>
      <w:r w:rsidRPr="00B42CBC">
        <w:rPr>
          <w:lang w:val="ro-MD"/>
        </w:rPr>
        <w:t>numărul de cadre pentru fiecare eșantion audio</w:t>
      </w:r>
      <w:r>
        <w:rPr>
          <w:lang w:val="ro-MD"/>
        </w:rPr>
        <w:t>).</w:t>
      </w:r>
    </w:p>
    <w:bookmarkStart w:id="115" w:name="_Hlk128593995"/>
    <w:bookmarkStart w:id="116" w:name="_MON_1739205586"/>
    <w:bookmarkEnd w:id="116"/>
    <w:p w14:paraId="24D0736A" w14:textId="6EEA03A8" w:rsidR="004729E8" w:rsidRDefault="00E62D29" w:rsidP="00866D2E">
      <w:pPr>
        <w:keepNext/>
        <w:jc w:val="center"/>
      </w:pPr>
      <w:r>
        <w:rPr>
          <w:b/>
          <w:sz w:val="32"/>
          <w:szCs w:val="32"/>
        </w:rPr>
        <w:object w:dxaOrig="8796" w:dyaOrig="6430" w14:anchorId="7B7DD139">
          <v:shape id="_x0000_i1026" type="#_x0000_t75" style="width:439.2pt;height:319.8pt" o:ole="">
            <v:imagedata r:id="rId25" o:title=""/>
          </v:shape>
          <o:OLEObject Type="Embed" ProgID="Word.Document.12" ShapeID="_x0000_i1026" DrawAspect="Content" ObjectID="_1745081504" r:id="rId26">
            <o:FieldCodes>\s</o:FieldCodes>
          </o:OLEObject>
        </w:object>
      </w:r>
      <w:bookmarkEnd w:id="115"/>
    </w:p>
    <w:p w14:paraId="6BE87F26" w14:textId="425C8D90" w:rsidR="004729E8" w:rsidRDefault="004729E8" w:rsidP="004729E8">
      <w:pPr>
        <w:jc w:val="center"/>
        <w:rPr>
          <w:sz w:val="24"/>
          <w:szCs w:val="24"/>
        </w:rPr>
      </w:pPr>
      <w:bookmarkStart w:id="117" w:name="_Ref130902392"/>
      <w:bookmarkStart w:id="118" w:name="_Ref130935681"/>
      <w:bookmarkStart w:id="119" w:name="_Toc133340134"/>
      <w:bookmarkStart w:id="120" w:name="_Toc133340310"/>
      <w:r w:rsidRPr="00487D6D">
        <w:rPr>
          <w:sz w:val="24"/>
          <w:szCs w:val="24"/>
        </w:rPr>
        <w:t xml:space="preserve">Fig. </w:t>
      </w:r>
      <w:r w:rsidR="00AA4D4B">
        <w:rPr>
          <w:sz w:val="24"/>
          <w:szCs w:val="24"/>
        </w:rPr>
        <w:fldChar w:fldCharType="begin"/>
      </w:r>
      <w:r w:rsidR="00AA4D4B">
        <w:rPr>
          <w:sz w:val="24"/>
          <w:szCs w:val="24"/>
        </w:rPr>
        <w:instrText xml:space="preserve"> STYLEREF 1 \s </w:instrText>
      </w:r>
      <w:r w:rsidR="00AA4D4B">
        <w:rPr>
          <w:sz w:val="24"/>
          <w:szCs w:val="24"/>
        </w:rPr>
        <w:fldChar w:fldCharType="separate"/>
      </w:r>
      <w:r w:rsidR="00AA4D4B">
        <w:rPr>
          <w:noProof/>
          <w:sz w:val="24"/>
          <w:szCs w:val="24"/>
        </w:rPr>
        <w:t>5</w:t>
      </w:r>
      <w:r w:rsidR="00AA4D4B">
        <w:rPr>
          <w:sz w:val="24"/>
          <w:szCs w:val="24"/>
        </w:rPr>
        <w:fldChar w:fldCharType="end"/>
      </w:r>
      <w:r w:rsidR="00AA4D4B">
        <w:rPr>
          <w:sz w:val="24"/>
          <w:szCs w:val="24"/>
        </w:rPr>
        <w:t>.</w:t>
      </w:r>
      <w:r w:rsidR="00AA4D4B">
        <w:rPr>
          <w:sz w:val="24"/>
          <w:szCs w:val="24"/>
        </w:rPr>
        <w:fldChar w:fldCharType="begin"/>
      </w:r>
      <w:r w:rsidR="00AA4D4B">
        <w:rPr>
          <w:sz w:val="24"/>
          <w:szCs w:val="24"/>
        </w:rPr>
        <w:instrText xml:space="preserve"> SEQ Fig. \* ARABIC \s 1 </w:instrText>
      </w:r>
      <w:r w:rsidR="00AA4D4B">
        <w:rPr>
          <w:sz w:val="24"/>
          <w:szCs w:val="24"/>
        </w:rPr>
        <w:fldChar w:fldCharType="separate"/>
      </w:r>
      <w:r w:rsidR="00AA4D4B">
        <w:rPr>
          <w:noProof/>
          <w:sz w:val="24"/>
          <w:szCs w:val="24"/>
        </w:rPr>
        <w:t>3</w:t>
      </w:r>
      <w:r w:rsidR="00AA4D4B">
        <w:rPr>
          <w:sz w:val="24"/>
          <w:szCs w:val="24"/>
        </w:rPr>
        <w:fldChar w:fldCharType="end"/>
      </w:r>
      <w:bookmarkEnd w:id="117"/>
      <w:r w:rsidRPr="00487D6D">
        <w:rPr>
          <w:sz w:val="24"/>
          <w:szCs w:val="24"/>
        </w:rPr>
        <w:t xml:space="preserve"> Metoda calc_mfcc_delta</w:t>
      </w:r>
      <w:bookmarkEnd w:id="118"/>
      <w:bookmarkEnd w:id="119"/>
      <w:bookmarkEnd w:id="120"/>
    </w:p>
    <w:p w14:paraId="13B7567E" w14:textId="77777777" w:rsidR="004729E8" w:rsidRDefault="004729E8" w:rsidP="00B42CBC">
      <w:pPr>
        <w:rPr>
          <w:lang w:val="ro-MD"/>
        </w:rPr>
      </w:pPr>
    </w:p>
    <w:p w14:paraId="2389903E" w14:textId="55E120C3" w:rsidR="005A57EA" w:rsidRDefault="005D5D21" w:rsidP="008C1C94">
      <w:pPr>
        <w:rPr>
          <w:lang w:val="ro-MD"/>
        </w:rPr>
      </w:pPr>
      <w:r>
        <w:rPr>
          <w:lang w:val="ro-MD"/>
        </w:rPr>
        <w:tab/>
        <w:t>În continuare, efectuez extragerea caracteristicilor și eliminarea monstrelor corupte. D</w:t>
      </w:r>
      <w:r w:rsidRPr="005D5D21">
        <w:rPr>
          <w:lang w:val="ro-MD"/>
        </w:rPr>
        <w:t xml:space="preserve">imensiunea fiecărui </w:t>
      </w:r>
      <w:r>
        <w:rPr>
          <w:lang w:val="ro-MD"/>
        </w:rPr>
        <w:t>vector</w:t>
      </w:r>
      <w:r w:rsidRPr="005D5D21">
        <w:rPr>
          <w:lang w:val="ro-MD"/>
        </w:rPr>
        <w:t xml:space="preserve"> NumPy generat de funcția menționată mai sus este comparată cu variabila len</w:t>
      </w:r>
      <w:r>
        <w:rPr>
          <w:lang w:val="ro-MD"/>
        </w:rPr>
        <w:t>_</w:t>
      </w:r>
      <w:r w:rsidRPr="005D5D21">
        <w:rPr>
          <w:lang w:val="ro-MD"/>
        </w:rPr>
        <w:t>mfcc, pentru a găsi fișiere audio corupte sau scurte în setul de antrenament.</w:t>
      </w:r>
      <w:r>
        <w:rPr>
          <w:lang w:val="ro-MD"/>
        </w:rPr>
        <w:t xml:space="preserve"> Dimensiunea corectă a matricei rezultate în urma calculării </w:t>
      </w:r>
      <w:r w:rsidR="005A57EA">
        <w:rPr>
          <w:lang w:val="ro-MD"/>
        </w:rPr>
        <w:t xml:space="preserve">coeficienților MFCC și Delta depinte de lungimea și pasul ferestrei de analiză plus lungimea semnalului.  </w:t>
      </w:r>
      <w:r w:rsidR="005A57EA" w:rsidRPr="005A57EA">
        <w:rPr>
          <w:lang w:val="ro-MD"/>
        </w:rPr>
        <w:t xml:space="preserve">Aceasta poate fi calculată prin </w:t>
      </w:r>
      <w:r w:rsidR="005A57EA">
        <w:rPr>
          <w:lang w:val="ro-MD"/>
        </w:rPr>
        <w:t>rotunjirea prin adaos</w:t>
      </w:r>
      <w:r w:rsidR="005A57EA" w:rsidRPr="005A57EA">
        <w:rPr>
          <w:lang w:val="ro-MD"/>
        </w:rPr>
        <w:t xml:space="preserve"> a valorii x obținute din</w:t>
      </w:r>
      <w:r w:rsidR="00D71B6E">
        <w:rPr>
          <w:lang w:val="ro-MD"/>
        </w:rPr>
        <w:t xml:space="preserve"> ecuația</w:t>
      </w:r>
      <w:r w:rsidR="005A57EA" w:rsidRPr="005A57EA">
        <w:rPr>
          <w:lang w:val="ro-MD"/>
        </w:rPr>
        <w:t xml:space="preserve"> </w:t>
      </w:r>
      <w:r w:rsidR="00D71B6E">
        <w:rPr>
          <w:lang w:val="ro-MD"/>
        </w:rPr>
        <w:fldChar w:fldCharType="begin"/>
      </w:r>
      <w:r w:rsidR="00D71B6E">
        <w:rPr>
          <w:lang w:val="ro-MD"/>
        </w:rPr>
        <w:instrText xml:space="preserve"> REF _Ref130935352 \h </w:instrText>
      </w:r>
      <w:r w:rsidR="00D71B6E">
        <w:rPr>
          <w:lang w:val="ro-MD"/>
        </w:rPr>
      </w:r>
      <w:r w:rsidR="00D71B6E">
        <w:rPr>
          <w:lang w:val="ro-MD"/>
        </w:rPr>
        <w:fldChar w:fldCharType="separate"/>
      </w:r>
      <w:r w:rsidR="00D71B6E">
        <w:rPr>
          <w:i/>
          <w:iCs/>
          <w:noProof/>
          <w:szCs w:val="28"/>
        </w:rPr>
        <w:t>6</w:t>
      </w:r>
      <w:r w:rsidR="00D71B6E" w:rsidRPr="00422202">
        <w:rPr>
          <w:szCs w:val="28"/>
        </w:rPr>
        <w:t>.</w:t>
      </w:r>
      <w:r w:rsidR="00D71B6E">
        <w:rPr>
          <w:i/>
          <w:iCs/>
          <w:noProof/>
          <w:szCs w:val="28"/>
        </w:rPr>
        <w:t>1</w:t>
      </w:r>
      <w:r w:rsidR="00D71B6E">
        <w:rPr>
          <w:lang w:val="ro-MD"/>
        </w:rPr>
        <w:fldChar w:fldCharType="end"/>
      </w:r>
      <w:r w:rsidR="005A57EA" w:rsidRPr="005A57EA">
        <w:rPr>
          <w:lang w:val="ro-MD"/>
        </w:rPr>
        <w:t>, unde l</w:t>
      </w:r>
      <w:r w:rsidR="00B619B0">
        <w:rPr>
          <w:lang w:val="ro-MD"/>
        </w:rPr>
        <w:t>signal</w:t>
      </w:r>
      <w:r w:rsidR="005A57EA" w:rsidRPr="005A57EA">
        <w:rPr>
          <w:lang w:val="ro-MD"/>
        </w:rPr>
        <w:t xml:space="preserve"> este lungimea semnalului audio exprimată în secunde.</w:t>
      </w:r>
    </w:p>
    <w:p w14:paraId="38B2CF27" w14:textId="77777777" w:rsidR="009F333B" w:rsidRDefault="009F333B" w:rsidP="008C1C94">
      <w:pPr>
        <w:rPr>
          <w:lang w:val="ro-MD"/>
        </w:rPr>
      </w:pPr>
    </w:p>
    <w:p w14:paraId="5455BB46" w14:textId="77777777" w:rsidR="009F333B" w:rsidRDefault="009F333B" w:rsidP="008C1C94">
      <w:pPr>
        <w:rPr>
          <w:lang w:val="ro-MD"/>
        </w:rPr>
      </w:pPr>
    </w:p>
    <w:tbl>
      <w:tblPr>
        <w:tblStyle w:val="Tabelsimplu4"/>
        <w:tblW w:w="9626" w:type="dxa"/>
        <w:tblLook w:val="04A0" w:firstRow="1" w:lastRow="0" w:firstColumn="1" w:lastColumn="0" w:noHBand="0" w:noVBand="1"/>
      </w:tblPr>
      <w:tblGrid>
        <w:gridCol w:w="8784"/>
        <w:gridCol w:w="842"/>
      </w:tblGrid>
      <w:tr w:rsidR="005A57EA" w:rsidRPr="00422202" w14:paraId="67CC139D" w14:textId="77777777" w:rsidTr="00740B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5EE55794" w14:textId="45017852" w:rsidR="005A57EA" w:rsidRPr="00D71B6E" w:rsidRDefault="00D71B6E" w:rsidP="00D71B6E">
            <w:pPr>
              <w:rPr>
                <w:bCs w:val="0"/>
                <w:i/>
                <w:iCs/>
              </w:rPr>
            </w:pPr>
            <m:oMathPara>
              <m:oMath>
                <m:r>
                  <m:rPr>
                    <m:sty m:val="bi"/>
                  </m:rPr>
                  <w:rPr>
                    <w:rFonts w:ascii="Cambria Math" w:hAnsi="Cambria Math"/>
                  </w:rPr>
                  <m:t>x=</m:t>
                </m:r>
                <m:f>
                  <m:fPr>
                    <m:ctrlPr>
                      <w:rPr>
                        <w:rFonts w:ascii="Cambria Math" w:hAnsi="Cambria Math"/>
                        <w:bCs w:val="0"/>
                        <w:i/>
                        <w:iCs/>
                        <w:color w:val="44546A" w:themeColor="text2"/>
                      </w:rPr>
                    </m:ctrlPr>
                  </m:fPr>
                  <m:num>
                    <m:sSub>
                      <m:sSubPr>
                        <m:ctrlPr>
                          <w:rPr>
                            <w:rFonts w:ascii="Cambria Math" w:hAnsi="Cambria Math"/>
                            <w:bCs w:val="0"/>
                            <w:i/>
                            <w:iCs/>
                            <w:color w:val="44546A" w:themeColor="text2"/>
                          </w:rPr>
                        </m:ctrlPr>
                      </m:sSubPr>
                      <m:e>
                        <m:r>
                          <m:rPr>
                            <m:sty m:val="bi"/>
                          </m:rPr>
                          <w:rPr>
                            <w:rFonts w:ascii="Cambria Math" w:hAnsi="Cambria Math"/>
                          </w:rPr>
                          <m:t>l</m:t>
                        </m:r>
                      </m:e>
                      <m:sub>
                        <m:r>
                          <m:rPr>
                            <m:sty m:val="bi"/>
                          </m:rPr>
                          <w:rPr>
                            <w:rFonts w:ascii="Cambria Math" w:hAnsi="Cambria Math"/>
                          </w:rPr>
                          <m:t>signal - winlen + winstep</m:t>
                        </m:r>
                      </m:sub>
                    </m:sSub>
                  </m:num>
                  <m:den>
                    <m:r>
                      <m:rPr>
                        <m:sty m:val="bi"/>
                      </m:rPr>
                      <w:rPr>
                        <w:rFonts w:ascii="Cambria Math" w:hAnsi="Cambria Math"/>
                      </w:rPr>
                      <m:t>winstep</m:t>
                    </m:r>
                  </m:den>
                </m:f>
              </m:oMath>
            </m:oMathPara>
          </w:p>
        </w:tc>
        <w:bookmarkStart w:id="121" w:name="_Ref130935352"/>
        <w:tc>
          <w:tcPr>
            <w:tcW w:w="842" w:type="dxa"/>
          </w:tcPr>
          <w:p w14:paraId="1F5DAD3F" w14:textId="708B56CB" w:rsidR="005A57EA" w:rsidRPr="00422202" w:rsidRDefault="005A57EA" w:rsidP="00740B96">
            <w:pPr>
              <w:pStyle w:val="Legend"/>
              <w:jc w:val="center"/>
              <w:cnfStyle w:val="100000000000" w:firstRow="1" w:lastRow="0" w:firstColumn="0" w:lastColumn="0" w:oddVBand="0" w:evenVBand="0" w:oddHBand="0" w:evenHBand="0" w:firstRowFirstColumn="0" w:firstRowLastColumn="0" w:lastRowFirstColumn="0" w:lastRowLastColumn="0"/>
              <w:rPr>
                <w:i w:val="0"/>
                <w:iCs w:val="0"/>
                <w:sz w:val="28"/>
                <w:szCs w:val="28"/>
              </w:rPr>
            </w:pPr>
            <w:r w:rsidRPr="00422202">
              <w:rPr>
                <w:i w:val="0"/>
                <w:iCs w:val="0"/>
                <w:sz w:val="28"/>
                <w:szCs w:val="28"/>
              </w:rPr>
              <w:fldChar w:fldCharType="begin"/>
            </w:r>
            <w:r w:rsidRPr="00422202">
              <w:rPr>
                <w:i w:val="0"/>
                <w:iCs w:val="0"/>
                <w:sz w:val="28"/>
                <w:szCs w:val="28"/>
              </w:rPr>
              <w:instrText xml:space="preserve"> STYLEREF 1 \s </w:instrText>
            </w:r>
            <w:r w:rsidRPr="00422202">
              <w:rPr>
                <w:i w:val="0"/>
                <w:iCs w:val="0"/>
                <w:sz w:val="28"/>
                <w:szCs w:val="28"/>
              </w:rPr>
              <w:fldChar w:fldCharType="separate"/>
            </w:r>
            <w:r>
              <w:rPr>
                <w:i w:val="0"/>
                <w:iCs w:val="0"/>
                <w:noProof/>
                <w:sz w:val="28"/>
                <w:szCs w:val="28"/>
              </w:rPr>
              <w:t>6</w:t>
            </w:r>
            <w:r w:rsidRPr="00422202">
              <w:rPr>
                <w:i w:val="0"/>
                <w:iCs w:val="0"/>
                <w:sz w:val="28"/>
                <w:szCs w:val="28"/>
              </w:rPr>
              <w:fldChar w:fldCharType="end"/>
            </w:r>
            <w:r w:rsidRPr="00422202">
              <w:rPr>
                <w:i w:val="0"/>
                <w:iCs w:val="0"/>
                <w:sz w:val="28"/>
                <w:szCs w:val="28"/>
              </w:rPr>
              <w:t>.</w:t>
            </w:r>
            <w:r w:rsidRPr="00422202">
              <w:rPr>
                <w:i w:val="0"/>
                <w:iCs w:val="0"/>
                <w:sz w:val="28"/>
                <w:szCs w:val="28"/>
              </w:rPr>
              <w:fldChar w:fldCharType="begin"/>
            </w:r>
            <w:r w:rsidRPr="00422202">
              <w:rPr>
                <w:i w:val="0"/>
                <w:iCs w:val="0"/>
                <w:sz w:val="28"/>
                <w:szCs w:val="28"/>
              </w:rPr>
              <w:instrText xml:space="preserve"> SEQ Ecuație \* ARABIC \s 1 </w:instrText>
            </w:r>
            <w:r w:rsidRPr="00422202">
              <w:rPr>
                <w:i w:val="0"/>
                <w:iCs w:val="0"/>
                <w:sz w:val="28"/>
                <w:szCs w:val="28"/>
              </w:rPr>
              <w:fldChar w:fldCharType="separate"/>
            </w:r>
            <w:r>
              <w:rPr>
                <w:i w:val="0"/>
                <w:iCs w:val="0"/>
                <w:noProof/>
                <w:sz w:val="28"/>
                <w:szCs w:val="28"/>
              </w:rPr>
              <w:t>1</w:t>
            </w:r>
            <w:r w:rsidRPr="00422202">
              <w:rPr>
                <w:i w:val="0"/>
                <w:iCs w:val="0"/>
                <w:sz w:val="28"/>
                <w:szCs w:val="28"/>
              </w:rPr>
              <w:fldChar w:fldCharType="end"/>
            </w:r>
            <w:bookmarkEnd w:id="121"/>
          </w:p>
        </w:tc>
      </w:tr>
    </w:tbl>
    <w:p w14:paraId="3DF04D78" w14:textId="77FE3EEC" w:rsidR="005A57EA" w:rsidRDefault="005A57EA" w:rsidP="008C1C94">
      <w:pPr>
        <w:rPr>
          <w:lang w:val="ro-MD"/>
        </w:rPr>
      </w:pPr>
      <w:r>
        <w:rPr>
          <w:lang w:val="ro-MD"/>
        </w:rPr>
        <w:t xml:space="preserve"> </w:t>
      </w:r>
    </w:p>
    <w:p w14:paraId="6FC0E369" w14:textId="77777777" w:rsidR="009F333B" w:rsidRDefault="009F333B" w:rsidP="008C1C94">
      <w:pPr>
        <w:rPr>
          <w:lang w:val="ro-MD"/>
        </w:rPr>
      </w:pPr>
    </w:p>
    <w:p w14:paraId="6203C6FE" w14:textId="7CCD5368" w:rsidR="00D71B6E" w:rsidRDefault="00D71B6E" w:rsidP="00D71B6E">
      <w:pPr>
        <w:ind w:firstLine="708"/>
        <w:rPr>
          <w:lang w:val="ro-MD"/>
        </w:rPr>
      </w:pPr>
      <w:r>
        <w:rPr>
          <w:lang w:val="ro-MD"/>
        </w:rPr>
        <w:t>M</w:t>
      </w:r>
      <w:r w:rsidRPr="00D71B6E">
        <w:rPr>
          <w:lang w:val="ro-MD"/>
        </w:rPr>
        <w:t>etoda extract_features</w:t>
      </w:r>
      <w:ins w:id="122" w:author="Radu Hereșanu" w:date="2023-04-11T18:35:00Z">
        <w:r w:rsidR="00E62D29">
          <w:rPr>
            <w:lang w:val="ro-MD"/>
          </w:rPr>
          <w:t xml:space="preserve">, prezentată în </w:t>
        </w:r>
        <w:r w:rsidR="00E62D29" w:rsidRPr="00E62D29">
          <w:rPr>
            <w:szCs w:val="28"/>
            <w:lang w:val="ro-MD"/>
          </w:rPr>
          <w:fldChar w:fldCharType="begin"/>
        </w:r>
        <w:r w:rsidR="00E62D29" w:rsidRPr="00E62D29">
          <w:rPr>
            <w:szCs w:val="28"/>
            <w:lang w:val="ro-MD"/>
          </w:rPr>
          <w:instrText xml:space="preserve"> REF _Ref131866665 \h </w:instrText>
        </w:r>
      </w:ins>
      <w:r w:rsidR="00E62D29">
        <w:rPr>
          <w:szCs w:val="28"/>
          <w:lang w:val="ro-MD"/>
        </w:rPr>
        <w:instrText xml:space="preserve"> \* MERGEFORMAT </w:instrText>
      </w:r>
      <w:r w:rsidR="00E62D29" w:rsidRPr="00E62D29">
        <w:rPr>
          <w:szCs w:val="28"/>
          <w:lang w:val="ro-MD"/>
        </w:rPr>
      </w:r>
      <w:r w:rsidR="00E62D29" w:rsidRPr="00E62D29">
        <w:rPr>
          <w:szCs w:val="28"/>
          <w:lang w:val="ro-MD"/>
        </w:rPr>
        <w:fldChar w:fldCharType="separate"/>
      </w:r>
      <w:ins w:id="123" w:author="Radu Hereșanu" w:date="2023-04-11T18:35:00Z">
        <w:r w:rsidR="00E62D29" w:rsidRPr="00E62D29">
          <w:rPr>
            <w:szCs w:val="28"/>
            <w:rPrChange w:id="124" w:author="Radu Hereșanu" w:date="2023-04-11T18:35:00Z">
              <w:rPr>
                <w:sz w:val="24"/>
                <w:szCs w:val="24"/>
              </w:rPr>
            </w:rPrChange>
          </w:rPr>
          <w:t xml:space="preserve">Fig. </w:t>
        </w:r>
        <w:r w:rsidR="00E62D29" w:rsidRPr="00E62D29">
          <w:rPr>
            <w:noProof/>
            <w:szCs w:val="28"/>
            <w:rPrChange w:id="125" w:author="Radu Hereșanu" w:date="2023-04-11T18:35:00Z">
              <w:rPr>
                <w:noProof/>
                <w:sz w:val="24"/>
                <w:szCs w:val="24"/>
              </w:rPr>
            </w:rPrChange>
          </w:rPr>
          <w:t>5</w:t>
        </w:r>
        <w:r w:rsidR="00E62D29" w:rsidRPr="00E62D29">
          <w:rPr>
            <w:szCs w:val="28"/>
            <w:rPrChange w:id="126" w:author="Radu Hereșanu" w:date="2023-04-11T18:35:00Z">
              <w:rPr>
                <w:sz w:val="24"/>
                <w:szCs w:val="24"/>
              </w:rPr>
            </w:rPrChange>
          </w:rPr>
          <w:t>.</w:t>
        </w:r>
        <w:r w:rsidR="00E62D29" w:rsidRPr="00E62D29">
          <w:rPr>
            <w:noProof/>
            <w:szCs w:val="28"/>
            <w:rPrChange w:id="127" w:author="Radu Hereșanu" w:date="2023-04-11T18:35:00Z">
              <w:rPr>
                <w:noProof/>
                <w:sz w:val="24"/>
                <w:szCs w:val="24"/>
              </w:rPr>
            </w:rPrChange>
          </w:rPr>
          <w:t>4</w:t>
        </w:r>
        <w:r w:rsidR="00E62D29" w:rsidRPr="00E62D29">
          <w:rPr>
            <w:szCs w:val="28"/>
            <w:lang w:val="ro-MD"/>
          </w:rPr>
          <w:fldChar w:fldCharType="end"/>
        </w:r>
        <w:r w:rsidR="00E62D29" w:rsidRPr="00E62D29">
          <w:rPr>
            <w:szCs w:val="28"/>
            <w:lang w:val="ro-MD"/>
          </w:rPr>
          <w:t>,</w:t>
        </w:r>
      </w:ins>
      <w:r w:rsidRPr="00D71B6E">
        <w:rPr>
          <w:lang w:val="ro-MD"/>
        </w:rPr>
        <w:t xml:space="preserve"> primește ca argumente două liste: una conținând numele fișierelor și cealaltă conținând etichetele fiecărui eșantion din setul de date brut. </w:t>
      </w:r>
      <w:r>
        <w:rPr>
          <w:lang w:val="ro-MD"/>
        </w:rPr>
        <w:t xml:space="preserve">O buclă for </w:t>
      </w:r>
      <w:r w:rsidRPr="00D71B6E">
        <w:rPr>
          <w:lang w:val="ro-MD"/>
        </w:rPr>
        <w:t>parcurge listele și pentru fiecare enunț</w:t>
      </w:r>
      <w:r>
        <w:rPr>
          <w:lang w:val="ro-MD"/>
        </w:rPr>
        <w:t xml:space="preserve"> se</w:t>
      </w:r>
      <w:r w:rsidRPr="00D71B6E">
        <w:rPr>
          <w:lang w:val="ro-MD"/>
        </w:rPr>
        <w:t xml:space="preserve"> execută următoarele acțiuni:</w:t>
      </w:r>
    </w:p>
    <w:p w14:paraId="3D2D0C49" w14:textId="77777777" w:rsidR="00D71B6E" w:rsidRPr="00D71B6E" w:rsidRDefault="00D71B6E" w:rsidP="00D71B6E">
      <w:pPr>
        <w:pStyle w:val="Listparagraf"/>
        <w:numPr>
          <w:ilvl w:val="0"/>
          <w:numId w:val="12"/>
        </w:numPr>
        <w:ind w:left="426"/>
        <w:rPr>
          <w:lang w:val="ro-MD"/>
        </w:rPr>
      </w:pPr>
      <w:r w:rsidRPr="00D71B6E">
        <w:rPr>
          <w:lang w:val="ro-MD"/>
        </w:rPr>
        <w:t>Definirea căii de fișier specifică prin unirea căii subfolderului cu numele fișierului.</w:t>
      </w:r>
    </w:p>
    <w:p w14:paraId="043D2D68" w14:textId="553EC6AC" w:rsidR="00D71B6E" w:rsidRPr="00D71B6E" w:rsidRDefault="00D71B6E" w:rsidP="00D71B6E">
      <w:pPr>
        <w:pStyle w:val="Listparagraf"/>
        <w:numPr>
          <w:ilvl w:val="0"/>
          <w:numId w:val="12"/>
        </w:numPr>
        <w:ind w:left="426"/>
        <w:rPr>
          <w:lang w:val="ro-MD"/>
        </w:rPr>
      </w:pPr>
      <w:r w:rsidRPr="00D71B6E">
        <w:rPr>
          <w:lang w:val="ro-MD"/>
        </w:rPr>
        <w:t>Verificarea că fișierul este în format WA</w:t>
      </w:r>
      <w:r>
        <w:rPr>
          <w:lang w:val="ro-MD"/>
        </w:rPr>
        <w:t>V</w:t>
      </w:r>
      <w:r w:rsidRPr="00D71B6E">
        <w:rPr>
          <w:lang w:val="ro-MD"/>
        </w:rPr>
        <w:t>. Dacă numele fișierului nu se termină cu .wav, bucla sare peste iterarea curentă.</w:t>
      </w:r>
    </w:p>
    <w:p w14:paraId="3A039CF0" w14:textId="2BCA483C" w:rsidR="00D71B6E" w:rsidRPr="000B737C" w:rsidRDefault="00D71B6E" w:rsidP="00D71B6E">
      <w:pPr>
        <w:pStyle w:val="Listparagraf"/>
        <w:numPr>
          <w:ilvl w:val="0"/>
          <w:numId w:val="12"/>
        </w:numPr>
        <w:ind w:left="426"/>
      </w:pPr>
      <w:r w:rsidRPr="00D71B6E">
        <w:rPr>
          <w:lang w:val="ro-MD"/>
        </w:rPr>
        <w:t>Extracția coeficienților MFCC și Delta prin funcția prezentată în</w:t>
      </w:r>
      <w:del w:id="128" w:author="Radu Hereșanu" w:date="2023-04-11T18:34:00Z">
        <w:r w:rsidDel="00E62D29">
          <w:rPr>
            <w:lang w:val="ro-MD"/>
          </w:rPr>
          <w:delText xml:space="preserve"> </w:delText>
        </w:r>
      </w:del>
      <w:ins w:id="129" w:author="Radu Hereșanu" w:date="2023-04-11T18:34:00Z">
        <w:r w:rsidR="00E62D29">
          <w:rPr>
            <w:lang w:val="ro-MD"/>
          </w:rPr>
          <w:t xml:space="preserve"> </w:t>
        </w:r>
      </w:ins>
      <w:ins w:id="130" w:author="Radu Hereșanu" w:date="2023-04-11T18:35:00Z">
        <w:r w:rsidR="00E62D29" w:rsidRPr="00E62D29">
          <w:rPr>
            <w:szCs w:val="28"/>
            <w:lang w:val="ro-MD"/>
          </w:rPr>
          <w:fldChar w:fldCharType="begin"/>
        </w:r>
        <w:r w:rsidR="00E62D29" w:rsidRPr="00E62D29">
          <w:rPr>
            <w:szCs w:val="28"/>
            <w:lang w:val="ro-MD"/>
          </w:rPr>
          <w:instrText xml:space="preserve"> REF _Ref130902392 \h </w:instrText>
        </w:r>
      </w:ins>
      <w:r w:rsidR="00E62D29">
        <w:rPr>
          <w:szCs w:val="28"/>
          <w:lang w:val="ro-MD"/>
        </w:rPr>
        <w:instrText xml:space="preserve"> \* MERGEFORMAT </w:instrText>
      </w:r>
      <w:r w:rsidR="00E62D29" w:rsidRPr="00E62D29">
        <w:rPr>
          <w:szCs w:val="28"/>
          <w:lang w:val="ro-MD"/>
        </w:rPr>
      </w:r>
      <w:r w:rsidR="00E62D29" w:rsidRPr="00E62D29">
        <w:rPr>
          <w:szCs w:val="28"/>
          <w:lang w:val="ro-MD"/>
        </w:rPr>
        <w:fldChar w:fldCharType="separate"/>
      </w:r>
      <w:ins w:id="131" w:author="Radu Hereșanu" w:date="2023-04-11T18:35:00Z">
        <w:r w:rsidR="00E62D29" w:rsidRPr="00E62D29">
          <w:rPr>
            <w:szCs w:val="28"/>
            <w:rPrChange w:id="132" w:author="Radu Hereșanu" w:date="2023-04-11T18:35:00Z">
              <w:rPr>
                <w:sz w:val="24"/>
                <w:szCs w:val="24"/>
              </w:rPr>
            </w:rPrChange>
          </w:rPr>
          <w:t xml:space="preserve">Fig. </w:t>
        </w:r>
        <w:r w:rsidR="00E62D29" w:rsidRPr="00E62D29">
          <w:rPr>
            <w:noProof/>
            <w:szCs w:val="28"/>
            <w:rPrChange w:id="133" w:author="Radu Hereșanu" w:date="2023-04-11T18:35:00Z">
              <w:rPr>
                <w:noProof/>
                <w:sz w:val="24"/>
                <w:szCs w:val="24"/>
              </w:rPr>
            </w:rPrChange>
          </w:rPr>
          <w:t>5</w:t>
        </w:r>
        <w:r w:rsidR="00E62D29" w:rsidRPr="00E62D29">
          <w:rPr>
            <w:szCs w:val="28"/>
            <w:rPrChange w:id="134" w:author="Radu Hereșanu" w:date="2023-04-11T18:35:00Z">
              <w:rPr>
                <w:sz w:val="24"/>
                <w:szCs w:val="24"/>
              </w:rPr>
            </w:rPrChange>
          </w:rPr>
          <w:t>.</w:t>
        </w:r>
        <w:r w:rsidR="00E62D29" w:rsidRPr="00E62D29">
          <w:rPr>
            <w:noProof/>
            <w:szCs w:val="28"/>
            <w:rPrChange w:id="135" w:author="Radu Hereșanu" w:date="2023-04-11T18:35:00Z">
              <w:rPr>
                <w:noProof/>
                <w:sz w:val="24"/>
                <w:szCs w:val="24"/>
              </w:rPr>
            </w:rPrChange>
          </w:rPr>
          <w:t>3</w:t>
        </w:r>
        <w:r w:rsidR="00E62D29" w:rsidRPr="00E62D29">
          <w:rPr>
            <w:szCs w:val="28"/>
            <w:lang w:val="ro-MD"/>
          </w:rPr>
          <w:fldChar w:fldCharType="end"/>
        </w:r>
      </w:ins>
      <w:del w:id="136" w:author="Radu Hereșanu" w:date="2023-04-11T18:34:00Z">
        <w:r w:rsidR="000B737C" w:rsidRPr="000B737C" w:rsidDel="00E62D29">
          <w:fldChar w:fldCharType="begin"/>
        </w:r>
        <w:r w:rsidR="000B737C" w:rsidRPr="000B737C" w:rsidDel="00E62D29">
          <w:delInstrText xml:space="preserve"> REF _Ref131866665 \h </w:delInstrText>
        </w:r>
        <w:r w:rsidR="000B737C" w:rsidDel="00E62D29">
          <w:delInstrText xml:space="preserve"> \* MERGEFORMAT </w:delInstrText>
        </w:r>
        <w:r w:rsidR="000B737C" w:rsidRPr="000B737C" w:rsidDel="00E62D29">
          <w:fldChar w:fldCharType="separate"/>
        </w:r>
        <w:r w:rsidR="000B737C" w:rsidRPr="000B737C" w:rsidDel="00E62D29">
          <w:delText>Fig. 5.4</w:delText>
        </w:r>
        <w:r w:rsidR="000B737C" w:rsidRPr="000B737C" w:rsidDel="00E62D29">
          <w:fldChar w:fldCharType="end"/>
        </w:r>
      </w:del>
      <w:r w:rsidR="000B737C">
        <w:t>.</w:t>
      </w:r>
    </w:p>
    <w:p w14:paraId="37A878D5" w14:textId="431F5BBB" w:rsidR="00D71B6E" w:rsidRPr="00D71B6E" w:rsidRDefault="00D71B6E" w:rsidP="00D71B6E">
      <w:pPr>
        <w:pStyle w:val="Listparagraf"/>
        <w:numPr>
          <w:ilvl w:val="0"/>
          <w:numId w:val="12"/>
        </w:numPr>
        <w:ind w:left="426"/>
        <w:rPr>
          <w:lang w:val="ro-MD"/>
        </w:rPr>
      </w:pPr>
      <w:r w:rsidRPr="00D71B6E">
        <w:rPr>
          <w:lang w:val="ro-MD"/>
        </w:rPr>
        <w:t>Verificarea că vectorul de caracteristici nou creat respectă cerința de dimensiune. Dacă cerința este satisfăcută, atât coeficienții, cât și eticheta sunt incluse în vectorii de ieșire corespunzători. Dacă nu, eșantionul este eliminat, se afișează o avertizare în consola de ieșire, iar prob</w:t>
      </w:r>
      <w:r>
        <w:rPr>
          <w:lang w:val="ro-MD"/>
        </w:rPr>
        <w:t>_</w:t>
      </w:r>
      <w:r w:rsidRPr="00D71B6E">
        <w:rPr>
          <w:lang w:val="ro-MD"/>
        </w:rPr>
        <w:t>cnt este incrementat cu 1.</w:t>
      </w:r>
    </w:p>
    <w:p w14:paraId="163F27E9" w14:textId="250EE569" w:rsidR="00D71B6E" w:rsidRDefault="00D71B6E" w:rsidP="00D71B6E">
      <w:pPr>
        <w:ind w:firstLine="708"/>
        <w:rPr>
          <w:lang w:val="ro-MD"/>
        </w:rPr>
      </w:pPr>
      <w:r w:rsidRPr="00D71B6E">
        <w:rPr>
          <w:lang w:val="ro-MD"/>
        </w:rPr>
        <w:t>În cele din urmă, metoda returnează un vector de caracteristici, un vector de etichete și numărul de fișiere audio eliminate în proces.</w:t>
      </w:r>
    </w:p>
    <w:p w14:paraId="4783A3C4" w14:textId="4D814A58" w:rsidR="00D71B6E" w:rsidRDefault="00D71B6E" w:rsidP="00D71B6E">
      <w:pPr>
        <w:ind w:firstLine="708"/>
        <w:rPr>
          <w:lang w:val="ro-MD"/>
        </w:rPr>
      </w:pPr>
    </w:p>
    <w:bookmarkStart w:id="137" w:name="_MON_1741546391"/>
    <w:bookmarkEnd w:id="137"/>
    <w:p w14:paraId="0B6F01E3" w14:textId="0A0F4FE1" w:rsidR="00CC3EB7" w:rsidRDefault="002F4B3F" w:rsidP="00866D2E">
      <w:pPr>
        <w:keepNext/>
        <w:jc w:val="center"/>
      </w:pPr>
      <w:r>
        <w:rPr>
          <w:b/>
          <w:sz w:val="32"/>
          <w:szCs w:val="32"/>
        </w:rPr>
        <w:object w:dxaOrig="8796" w:dyaOrig="7855" w14:anchorId="1ADED318">
          <v:shape id="_x0000_i1027" type="#_x0000_t75" style="width:439.2pt;height:394.2pt" o:ole="">
            <v:imagedata r:id="rId27" o:title=""/>
          </v:shape>
          <o:OLEObject Type="Embed" ProgID="Word.Document.12" ShapeID="_x0000_i1027" DrawAspect="Content" ObjectID="_1745081505" r:id="rId28">
            <o:FieldCodes>\s</o:FieldCodes>
          </o:OLEObject>
        </w:object>
      </w:r>
    </w:p>
    <w:p w14:paraId="11FF4191" w14:textId="2599D86C" w:rsidR="00EE53E6" w:rsidRDefault="00CC3EB7" w:rsidP="00EE53E6">
      <w:pPr>
        <w:jc w:val="center"/>
        <w:rPr>
          <w:sz w:val="24"/>
          <w:szCs w:val="24"/>
        </w:rPr>
      </w:pPr>
      <w:bookmarkStart w:id="138" w:name="_Ref131866665"/>
      <w:bookmarkStart w:id="139" w:name="_Toc133340135"/>
      <w:bookmarkStart w:id="140" w:name="_Toc133340311"/>
      <w:r w:rsidRPr="00CC3EB7">
        <w:rPr>
          <w:sz w:val="24"/>
          <w:szCs w:val="24"/>
        </w:rPr>
        <w:t xml:space="preserve">Fig. </w:t>
      </w:r>
      <w:r w:rsidR="00AA4D4B">
        <w:rPr>
          <w:sz w:val="24"/>
          <w:szCs w:val="24"/>
        </w:rPr>
        <w:fldChar w:fldCharType="begin"/>
      </w:r>
      <w:r w:rsidR="00AA4D4B">
        <w:rPr>
          <w:sz w:val="24"/>
          <w:szCs w:val="24"/>
        </w:rPr>
        <w:instrText xml:space="preserve"> STYLEREF 1 \s </w:instrText>
      </w:r>
      <w:r w:rsidR="00AA4D4B">
        <w:rPr>
          <w:sz w:val="24"/>
          <w:szCs w:val="24"/>
        </w:rPr>
        <w:fldChar w:fldCharType="separate"/>
      </w:r>
      <w:r w:rsidR="00AA4D4B">
        <w:rPr>
          <w:noProof/>
          <w:sz w:val="24"/>
          <w:szCs w:val="24"/>
        </w:rPr>
        <w:t>5</w:t>
      </w:r>
      <w:r w:rsidR="00AA4D4B">
        <w:rPr>
          <w:sz w:val="24"/>
          <w:szCs w:val="24"/>
        </w:rPr>
        <w:fldChar w:fldCharType="end"/>
      </w:r>
      <w:r w:rsidR="00AA4D4B">
        <w:rPr>
          <w:sz w:val="24"/>
          <w:szCs w:val="24"/>
        </w:rPr>
        <w:t>.</w:t>
      </w:r>
      <w:r w:rsidR="00AA4D4B">
        <w:rPr>
          <w:sz w:val="24"/>
          <w:szCs w:val="24"/>
        </w:rPr>
        <w:fldChar w:fldCharType="begin"/>
      </w:r>
      <w:r w:rsidR="00AA4D4B">
        <w:rPr>
          <w:sz w:val="24"/>
          <w:szCs w:val="24"/>
        </w:rPr>
        <w:instrText xml:space="preserve"> SEQ Fig. \* ARABIC \s 1 </w:instrText>
      </w:r>
      <w:r w:rsidR="00AA4D4B">
        <w:rPr>
          <w:sz w:val="24"/>
          <w:szCs w:val="24"/>
        </w:rPr>
        <w:fldChar w:fldCharType="separate"/>
      </w:r>
      <w:r w:rsidR="00AA4D4B">
        <w:rPr>
          <w:noProof/>
          <w:sz w:val="24"/>
          <w:szCs w:val="24"/>
        </w:rPr>
        <w:t>4</w:t>
      </w:r>
      <w:r w:rsidR="00AA4D4B">
        <w:rPr>
          <w:sz w:val="24"/>
          <w:szCs w:val="24"/>
        </w:rPr>
        <w:fldChar w:fldCharType="end"/>
      </w:r>
      <w:bookmarkEnd w:id="138"/>
      <w:r w:rsidRPr="00CC3EB7">
        <w:rPr>
          <w:sz w:val="24"/>
          <w:szCs w:val="24"/>
        </w:rPr>
        <w:t xml:space="preserve"> Definirea metodei extract_features</w:t>
      </w:r>
      <w:bookmarkEnd w:id="139"/>
      <w:bookmarkEnd w:id="140"/>
    </w:p>
    <w:p w14:paraId="27525D34" w14:textId="0F6C1D9D" w:rsidR="00EE53E6" w:rsidRDefault="00EE53E6" w:rsidP="002F4B3F">
      <w:pPr>
        <w:rPr>
          <w:sz w:val="24"/>
          <w:szCs w:val="24"/>
        </w:rPr>
      </w:pPr>
    </w:p>
    <w:p w14:paraId="1E3D5CF5" w14:textId="77777777" w:rsidR="00EE53E6" w:rsidRDefault="00EE53E6" w:rsidP="00EE53E6">
      <w:pPr>
        <w:ind w:firstLine="708"/>
        <w:rPr>
          <w:lang w:val="ro-MD"/>
        </w:rPr>
      </w:pPr>
    </w:p>
    <w:p w14:paraId="46D0980C" w14:textId="3CB80474" w:rsidR="00EE53E6" w:rsidRDefault="002F4B3F" w:rsidP="00B6375B">
      <w:pPr>
        <w:ind w:firstLine="708"/>
        <w:rPr>
          <w:lang w:val="ro-MD"/>
        </w:rPr>
      </w:pPr>
      <w:r w:rsidRPr="002F4B3F">
        <w:rPr>
          <w:lang w:val="ro-MD"/>
        </w:rPr>
        <w:t>Următorul pas</w:t>
      </w:r>
      <w:r w:rsidR="000B737C">
        <w:rPr>
          <w:lang w:val="ro-MD"/>
        </w:rPr>
        <w:t xml:space="preserve"> </w:t>
      </w:r>
      <w:r w:rsidRPr="002F4B3F">
        <w:rPr>
          <w:lang w:val="ro-MD"/>
        </w:rPr>
        <w:t>este necesar pentru a organiza mai bine categoriile în care sunt împărțite caracteristicile.</w:t>
      </w:r>
      <w:r w:rsidR="00EE53E6">
        <w:rPr>
          <w:lang w:val="ro-MD"/>
        </w:rPr>
        <w:t xml:space="preserve"> </w:t>
      </w:r>
      <w:r w:rsidR="00EE53E6" w:rsidRPr="00EE53E6">
        <w:rPr>
          <w:lang w:val="ro-MD"/>
        </w:rPr>
        <w:t>Pentru a rezolva această problemă, celula d</w:t>
      </w:r>
      <w:r w:rsidR="00EE53E6">
        <w:rPr>
          <w:lang w:val="ro-MD"/>
        </w:rPr>
        <w:t xml:space="preserve">e cod din </w:t>
      </w:r>
      <w:r w:rsidR="00EE53E6">
        <w:rPr>
          <w:szCs w:val="28"/>
          <w:lang w:val="ro-MD"/>
        </w:rPr>
        <w:fldChar w:fldCharType="begin"/>
      </w:r>
      <w:r w:rsidR="00EE53E6" w:rsidRPr="00A07744">
        <w:rPr>
          <w:szCs w:val="28"/>
          <w:lang w:val="ro-MD"/>
        </w:rPr>
        <w:instrText xml:space="preserve"> REF _Ref130937529 \h </w:instrText>
      </w:r>
      <w:r w:rsidR="00A07744">
        <w:rPr>
          <w:szCs w:val="28"/>
          <w:lang w:val="ro-MD"/>
        </w:rPr>
        <w:instrText xml:space="preserve"> \* MERGEFORMAT </w:instrText>
      </w:r>
      <w:r w:rsidR="00EE53E6">
        <w:rPr>
          <w:szCs w:val="28"/>
          <w:lang w:val="ro-MD"/>
        </w:rPr>
      </w:r>
      <w:r w:rsidR="00EE53E6">
        <w:rPr>
          <w:szCs w:val="28"/>
          <w:lang w:val="ro-MD"/>
        </w:rPr>
        <w:fldChar w:fldCharType="separate"/>
      </w:r>
      <w:r w:rsidR="000B737C" w:rsidRPr="000B737C">
        <w:rPr>
          <w:szCs w:val="28"/>
        </w:rPr>
        <w:t>Fig</w:t>
      </w:r>
      <w:r w:rsidR="000B737C" w:rsidRPr="00EE53E6">
        <w:rPr>
          <w:sz w:val="24"/>
          <w:szCs w:val="24"/>
        </w:rPr>
        <w:t xml:space="preserve">. </w:t>
      </w:r>
      <w:r w:rsidR="000B737C" w:rsidRPr="000B737C">
        <w:rPr>
          <w:noProof/>
          <w:szCs w:val="28"/>
        </w:rPr>
        <w:t>5.5</w:t>
      </w:r>
      <w:r w:rsidR="00EE53E6">
        <w:rPr>
          <w:lang w:val="ro-MD"/>
        </w:rPr>
        <w:fldChar w:fldCharType="end"/>
      </w:r>
      <w:r w:rsidR="00EE53E6" w:rsidRPr="00EE53E6">
        <w:rPr>
          <w:lang w:val="ro-MD"/>
        </w:rPr>
        <w:t xml:space="preserve"> utilizează </w:t>
      </w:r>
      <w:r w:rsidR="00EE53E6">
        <w:rPr>
          <w:lang w:val="ro-MD"/>
        </w:rPr>
        <w:t>listele</w:t>
      </w:r>
      <w:r w:rsidR="00EE53E6" w:rsidRPr="00EE53E6">
        <w:rPr>
          <w:lang w:val="ro-MD"/>
        </w:rPr>
        <w:t xml:space="preserve"> wake</w:t>
      </w:r>
      <w:r w:rsidR="00EE53E6">
        <w:rPr>
          <w:lang w:val="ro-MD"/>
        </w:rPr>
        <w:t>_</w:t>
      </w:r>
      <w:r w:rsidR="00EE53E6" w:rsidRPr="00EE53E6">
        <w:rPr>
          <w:lang w:val="ro-MD"/>
        </w:rPr>
        <w:t>word</w:t>
      </w:r>
      <w:r w:rsidR="00EE53E6">
        <w:rPr>
          <w:lang w:val="ro-MD"/>
        </w:rPr>
        <w:t>_</w:t>
      </w:r>
      <w:r w:rsidR="00EE53E6" w:rsidRPr="00EE53E6">
        <w:rPr>
          <w:lang w:val="ro-MD"/>
        </w:rPr>
        <w:t>index</w:t>
      </w:r>
      <w:r w:rsidR="00EE53E6">
        <w:rPr>
          <w:lang w:val="ro-MD"/>
        </w:rPr>
        <w:t>_</w:t>
      </w:r>
      <w:r w:rsidR="00EE53E6" w:rsidRPr="00EE53E6">
        <w:rPr>
          <w:lang w:val="ro-MD"/>
        </w:rPr>
        <w:t>vec și not</w:t>
      </w:r>
      <w:r w:rsidR="00EE53E6">
        <w:rPr>
          <w:lang w:val="ro-MD"/>
        </w:rPr>
        <w:t>_</w:t>
      </w:r>
      <w:r w:rsidR="00EE53E6" w:rsidRPr="00EE53E6">
        <w:rPr>
          <w:lang w:val="ro-MD"/>
        </w:rPr>
        <w:t>wake</w:t>
      </w:r>
      <w:r w:rsidR="00EE53E6">
        <w:rPr>
          <w:lang w:val="ro-MD"/>
        </w:rPr>
        <w:t>_</w:t>
      </w:r>
      <w:r w:rsidR="00EE53E6" w:rsidRPr="00EE53E6">
        <w:rPr>
          <w:lang w:val="ro-MD"/>
        </w:rPr>
        <w:t>word</w:t>
      </w:r>
      <w:r w:rsidR="00EE53E6">
        <w:rPr>
          <w:lang w:val="ro-MD"/>
        </w:rPr>
        <w:t>_</w:t>
      </w:r>
      <w:r w:rsidR="00EE53E6" w:rsidRPr="00EE53E6">
        <w:rPr>
          <w:lang w:val="ro-MD"/>
        </w:rPr>
        <w:t>index</w:t>
      </w:r>
      <w:r w:rsidR="00EE53E6">
        <w:rPr>
          <w:lang w:val="ro-MD"/>
        </w:rPr>
        <w:t>_</w:t>
      </w:r>
      <w:r w:rsidR="00EE53E6" w:rsidRPr="00EE53E6">
        <w:rPr>
          <w:lang w:val="ro-MD"/>
        </w:rPr>
        <w:t xml:space="preserve">vec definite în </w:t>
      </w:r>
      <w:r w:rsidR="00EE53E6" w:rsidRPr="00A07744">
        <w:rPr>
          <w:szCs w:val="28"/>
          <w:lang w:val="ro-MD"/>
        </w:rPr>
        <w:fldChar w:fldCharType="begin"/>
      </w:r>
      <w:r w:rsidR="00EE53E6" w:rsidRPr="00A07744">
        <w:rPr>
          <w:szCs w:val="28"/>
          <w:lang w:val="ro-MD"/>
        </w:rPr>
        <w:instrText xml:space="preserve"> REF _Ref130902077 \h </w:instrText>
      </w:r>
      <w:r w:rsidR="00A07744">
        <w:rPr>
          <w:szCs w:val="28"/>
          <w:lang w:val="ro-MD"/>
        </w:rPr>
        <w:instrText xml:space="preserve"> \* MERGEFORMAT </w:instrText>
      </w:r>
      <w:r w:rsidR="00EE53E6" w:rsidRPr="00A07744">
        <w:rPr>
          <w:szCs w:val="28"/>
          <w:lang w:val="ro-MD"/>
        </w:rPr>
      </w:r>
      <w:r w:rsidR="00EE53E6" w:rsidRPr="00A07744">
        <w:rPr>
          <w:szCs w:val="28"/>
          <w:lang w:val="ro-MD"/>
        </w:rPr>
        <w:fldChar w:fldCharType="separate"/>
      </w:r>
      <w:r w:rsidR="000B737C" w:rsidRPr="000B737C">
        <w:rPr>
          <w:szCs w:val="28"/>
        </w:rPr>
        <w:t xml:space="preserve">Fig. </w:t>
      </w:r>
      <w:r w:rsidR="000B737C" w:rsidRPr="000B737C">
        <w:rPr>
          <w:noProof/>
          <w:szCs w:val="28"/>
        </w:rPr>
        <w:t>5.1</w:t>
      </w:r>
      <w:r w:rsidR="00EE53E6" w:rsidRPr="00A07744">
        <w:rPr>
          <w:szCs w:val="28"/>
          <w:lang w:val="ro-MD"/>
        </w:rPr>
        <w:fldChar w:fldCharType="end"/>
      </w:r>
      <w:r w:rsidR="00EE53E6" w:rsidRPr="00EE53E6">
        <w:rPr>
          <w:lang w:val="ro-MD"/>
        </w:rPr>
        <w:t xml:space="preserve"> pentru a înlocui fiecare clasă pozitivă cu un număr întreg între</w:t>
      </w:r>
      <w:r w:rsidR="00B6375B">
        <w:rPr>
          <w:lang w:val="ro-MD"/>
        </w:rPr>
        <w:t xml:space="preserve"> </w:t>
      </w:r>
      <w:r w:rsidR="00EE53E6" w:rsidRPr="00EE53E6">
        <w:rPr>
          <w:lang w:val="ro-MD"/>
        </w:rPr>
        <w:t>0 și</w:t>
      </w:r>
      <w:r w:rsidR="00B6375B">
        <w:rPr>
          <w:lang w:val="ro-MD"/>
        </w:rPr>
        <w:t xml:space="preserve"> </w:t>
      </w:r>
      <w:r w:rsidR="00A07744">
        <w:rPr>
          <w:lang w:val="ro-MD"/>
        </w:rPr>
        <w:t>„len(wake_words) –</w:t>
      </w:r>
      <w:r w:rsidR="00B6375B">
        <w:rPr>
          <w:lang w:val="ro-MD"/>
        </w:rPr>
        <w:t xml:space="preserve"> </w:t>
      </w:r>
      <w:r w:rsidR="00A07744">
        <w:rPr>
          <w:lang w:val="ro-MD"/>
        </w:rPr>
        <w:t>1”</w:t>
      </w:r>
      <w:r w:rsidR="00EE53E6" w:rsidRPr="00EE53E6">
        <w:rPr>
          <w:lang w:val="ro-MD"/>
        </w:rPr>
        <w:t>, iar toate clasele negative cu numărul</w:t>
      </w:r>
      <w:r w:rsidR="00B6375B">
        <w:rPr>
          <w:lang w:val="ro-MD"/>
        </w:rPr>
        <w:t xml:space="preserve"> </w:t>
      </w:r>
      <w:r w:rsidR="00A07744">
        <w:rPr>
          <w:lang w:val="ro-MD"/>
        </w:rPr>
        <w:t>„len(wake_words)”</w:t>
      </w:r>
      <w:r w:rsidR="00EE53E6" w:rsidRPr="00EE53E6">
        <w:rPr>
          <w:lang w:val="ro-MD"/>
        </w:rPr>
        <w:t>. Vectorii de etichete care conțin clase</w:t>
      </w:r>
      <w:r w:rsidR="00A07744">
        <w:rPr>
          <w:lang w:val="ro-MD"/>
        </w:rPr>
        <w:t xml:space="preserve"> ordonate</w:t>
      </w:r>
      <w:r w:rsidR="00EE53E6" w:rsidRPr="00EE53E6">
        <w:rPr>
          <w:lang w:val="ro-MD"/>
        </w:rPr>
        <w:t xml:space="preserve"> facilitează procesul ulterior de optimizare și îmbunătățesc performanța CNN. Ultima celulă care trebuie executată în această secțiune salvează matricile într-un fișier .npz astfel încât seturile de antrenament, validare și testare să </w:t>
      </w:r>
      <w:r w:rsidR="00A07744">
        <w:rPr>
          <w:lang w:val="ro-MD"/>
        </w:rPr>
        <w:t xml:space="preserve"> </w:t>
      </w:r>
      <w:r w:rsidR="00EE53E6" w:rsidRPr="00EE53E6">
        <w:rPr>
          <w:lang w:val="ro-MD"/>
        </w:rPr>
        <w:t xml:space="preserve">poată fi încărcate din nou </w:t>
      </w:r>
      <w:r w:rsidR="00EE53E6" w:rsidRPr="00EE53E6">
        <w:rPr>
          <w:lang w:val="ro-MD"/>
        </w:rPr>
        <w:lastRenderedPageBreak/>
        <w:t xml:space="preserve">în </w:t>
      </w:r>
      <w:r w:rsidR="00A07744">
        <w:rPr>
          <w:lang w:val="ro-MD"/>
        </w:rPr>
        <w:t>notebook</w:t>
      </w:r>
      <w:r w:rsidR="00EE53E6" w:rsidRPr="00EE53E6">
        <w:rPr>
          <w:lang w:val="ro-MD"/>
        </w:rPr>
        <w:t xml:space="preserve"> fără a fi nevoie să se ruleze din nou celulele anterioare (cu excepția celor care conțin depend</w:t>
      </w:r>
      <w:r w:rsidR="00A07744">
        <w:rPr>
          <w:lang w:val="ro-MD"/>
        </w:rPr>
        <w:t>i</w:t>
      </w:r>
      <w:r w:rsidR="00EE53E6" w:rsidRPr="00EE53E6">
        <w:rPr>
          <w:lang w:val="ro-MD"/>
        </w:rPr>
        <w:t>nțe).</w:t>
      </w:r>
    </w:p>
    <w:p w14:paraId="4B9D43F8" w14:textId="77777777" w:rsidR="00A07744" w:rsidRPr="00EE53E6" w:rsidRDefault="00A07744" w:rsidP="00A07744">
      <w:pPr>
        <w:ind w:firstLine="708"/>
        <w:rPr>
          <w:lang w:val="ro-MD"/>
        </w:rPr>
      </w:pPr>
    </w:p>
    <w:bookmarkStart w:id="141" w:name="_MON_1741549152"/>
    <w:bookmarkEnd w:id="141"/>
    <w:p w14:paraId="347A88E4" w14:textId="77777777" w:rsidR="00EE53E6" w:rsidRDefault="002F4B3F" w:rsidP="00866D2E">
      <w:pPr>
        <w:keepNext/>
        <w:jc w:val="center"/>
      </w:pPr>
      <w:r>
        <w:rPr>
          <w:b/>
          <w:sz w:val="32"/>
          <w:szCs w:val="32"/>
        </w:rPr>
        <w:object w:dxaOrig="8796" w:dyaOrig="5700" w14:anchorId="2BEFBDBB">
          <v:shape id="_x0000_i1028" type="#_x0000_t75" style="width:439.2pt;height:286.8pt" o:ole="">
            <v:imagedata r:id="rId29" o:title=""/>
          </v:shape>
          <o:OLEObject Type="Embed" ProgID="Word.Document.12" ShapeID="_x0000_i1028" DrawAspect="Content" ObjectID="_1745081506" r:id="rId30">
            <o:FieldCodes>\s</o:FieldCodes>
          </o:OLEObject>
        </w:object>
      </w:r>
    </w:p>
    <w:p w14:paraId="52A518A9" w14:textId="416A837C" w:rsidR="002F4B3F" w:rsidRDefault="00EE53E6" w:rsidP="00EE53E6">
      <w:pPr>
        <w:jc w:val="center"/>
        <w:rPr>
          <w:sz w:val="24"/>
          <w:szCs w:val="24"/>
        </w:rPr>
      </w:pPr>
      <w:bookmarkStart w:id="142" w:name="_Ref130937529"/>
      <w:bookmarkStart w:id="143" w:name="_Toc133340136"/>
      <w:bookmarkStart w:id="144" w:name="_Toc133340312"/>
      <w:r w:rsidRPr="00EE53E6">
        <w:rPr>
          <w:sz w:val="24"/>
          <w:szCs w:val="24"/>
        </w:rPr>
        <w:t xml:space="preserve">Fig. </w:t>
      </w:r>
      <w:r w:rsidR="00AA4D4B">
        <w:rPr>
          <w:sz w:val="24"/>
          <w:szCs w:val="24"/>
        </w:rPr>
        <w:fldChar w:fldCharType="begin"/>
      </w:r>
      <w:r w:rsidR="00AA4D4B">
        <w:rPr>
          <w:sz w:val="24"/>
          <w:szCs w:val="24"/>
        </w:rPr>
        <w:instrText xml:space="preserve"> STYLEREF 1 \s </w:instrText>
      </w:r>
      <w:r w:rsidR="00AA4D4B">
        <w:rPr>
          <w:sz w:val="24"/>
          <w:szCs w:val="24"/>
        </w:rPr>
        <w:fldChar w:fldCharType="separate"/>
      </w:r>
      <w:r w:rsidR="00AA4D4B">
        <w:rPr>
          <w:noProof/>
          <w:sz w:val="24"/>
          <w:szCs w:val="24"/>
        </w:rPr>
        <w:t>5</w:t>
      </w:r>
      <w:r w:rsidR="00AA4D4B">
        <w:rPr>
          <w:sz w:val="24"/>
          <w:szCs w:val="24"/>
        </w:rPr>
        <w:fldChar w:fldCharType="end"/>
      </w:r>
      <w:r w:rsidR="00AA4D4B">
        <w:rPr>
          <w:sz w:val="24"/>
          <w:szCs w:val="24"/>
        </w:rPr>
        <w:t>.</w:t>
      </w:r>
      <w:r w:rsidR="00AA4D4B">
        <w:rPr>
          <w:sz w:val="24"/>
          <w:szCs w:val="24"/>
        </w:rPr>
        <w:fldChar w:fldCharType="begin"/>
      </w:r>
      <w:r w:rsidR="00AA4D4B">
        <w:rPr>
          <w:sz w:val="24"/>
          <w:szCs w:val="24"/>
        </w:rPr>
        <w:instrText xml:space="preserve"> SEQ Fig. \* ARABIC \s 1 </w:instrText>
      </w:r>
      <w:r w:rsidR="00AA4D4B">
        <w:rPr>
          <w:sz w:val="24"/>
          <w:szCs w:val="24"/>
        </w:rPr>
        <w:fldChar w:fldCharType="separate"/>
      </w:r>
      <w:r w:rsidR="00AA4D4B">
        <w:rPr>
          <w:noProof/>
          <w:sz w:val="24"/>
          <w:szCs w:val="24"/>
        </w:rPr>
        <w:t>5</w:t>
      </w:r>
      <w:r w:rsidR="00AA4D4B">
        <w:rPr>
          <w:sz w:val="24"/>
          <w:szCs w:val="24"/>
        </w:rPr>
        <w:fldChar w:fldCharType="end"/>
      </w:r>
      <w:bookmarkEnd w:id="142"/>
      <w:r w:rsidRPr="00EE53E6">
        <w:rPr>
          <w:sz w:val="24"/>
          <w:szCs w:val="24"/>
        </w:rPr>
        <w:t xml:space="preserve"> Înlocuirea etichetelor pentru organizarea categoriilor</w:t>
      </w:r>
      <w:bookmarkEnd w:id="143"/>
      <w:bookmarkEnd w:id="144"/>
      <w:r w:rsidR="00A07744">
        <w:rPr>
          <w:sz w:val="24"/>
          <w:szCs w:val="24"/>
        </w:rPr>
        <w:tab/>
      </w:r>
    </w:p>
    <w:p w14:paraId="41136C64" w14:textId="213201FC" w:rsidR="00A07744" w:rsidRDefault="00A07744" w:rsidP="00A07744">
      <w:pPr>
        <w:rPr>
          <w:sz w:val="24"/>
          <w:szCs w:val="24"/>
        </w:rPr>
      </w:pPr>
    </w:p>
    <w:p w14:paraId="1682E93B" w14:textId="4E665BB4" w:rsidR="00A07744" w:rsidRDefault="00A07744" w:rsidP="00F70A25">
      <w:pPr>
        <w:pStyle w:val="Titlu2"/>
        <w:rPr>
          <w:lang w:val="ro-MD"/>
        </w:rPr>
      </w:pPr>
      <w:bookmarkStart w:id="145" w:name="_Toc133689320"/>
      <w:r>
        <w:rPr>
          <w:lang w:val="ro-MD"/>
        </w:rPr>
        <w:t>Adaptarea modelelor</w:t>
      </w:r>
      <w:bookmarkEnd w:id="145"/>
    </w:p>
    <w:p w14:paraId="2340EE5C" w14:textId="77777777" w:rsidR="004729E8" w:rsidRDefault="009C75B7" w:rsidP="009C75B7">
      <w:pPr>
        <w:ind w:firstLine="708"/>
        <w:rPr>
          <w:lang w:val="ro-MD"/>
        </w:rPr>
      </w:pPr>
      <w:r w:rsidRPr="009C75B7">
        <w:rPr>
          <w:lang w:val="ro-MD"/>
        </w:rPr>
        <w:t>Această secțiune se ocupă de implementarea, antrenarea și evaluarea modelelor prezentate în</w:t>
      </w:r>
      <w:r w:rsidR="00B42CBC">
        <w:rPr>
          <w:lang w:val="ro-MD"/>
        </w:rPr>
        <w:t xml:space="preserve"> </w:t>
      </w:r>
      <w:r w:rsidR="00B42CBC">
        <w:rPr>
          <w:lang w:val="ro-MD"/>
        </w:rPr>
        <w:fldChar w:fldCharType="begin"/>
      </w:r>
      <w:r w:rsidR="00B42CBC">
        <w:rPr>
          <w:lang w:val="ro-MD"/>
        </w:rPr>
        <w:instrText xml:space="preserve"> REF _Ref130939432 \r \h </w:instrText>
      </w:r>
      <w:r w:rsidR="00B42CBC">
        <w:rPr>
          <w:lang w:val="ro-MD"/>
        </w:rPr>
      </w:r>
      <w:r w:rsidR="00B42CBC">
        <w:rPr>
          <w:lang w:val="ro-MD"/>
        </w:rPr>
        <w:fldChar w:fldCharType="separate"/>
      </w:r>
      <w:r w:rsidR="00B42CBC">
        <w:rPr>
          <w:lang w:val="ro-MD"/>
        </w:rPr>
        <w:t>3.7</w:t>
      </w:r>
      <w:r w:rsidR="00B42CBC">
        <w:rPr>
          <w:lang w:val="ro-MD"/>
        </w:rPr>
        <w:fldChar w:fldCharType="end"/>
      </w:r>
      <w:r w:rsidRPr="009C75B7">
        <w:rPr>
          <w:lang w:val="ro-MD"/>
        </w:rPr>
        <w:t>. Înainte de definirea modelelor, sunt prezente mai multe operații suplimentare</w:t>
      </w:r>
      <w:r w:rsidR="004729E8">
        <w:rPr>
          <w:lang w:val="ro-MD"/>
        </w:rPr>
        <w:t xml:space="preserve">. </w:t>
      </w:r>
      <w:r w:rsidRPr="009C75B7">
        <w:rPr>
          <w:lang w:val="ro-MD"/>
        </w:rPr>
        <w:t xml:space="preserve"> </w:t>
      </w:r>
    </w:p>
    <w:p w14:paraId="47D8F7CF" w14:textId="0CE0B308" w:rsidR="009C75B7" w:rsidRDefault="004729E8" w:rsidP="009C75B7">
      <w:pPr>
        <w:ind w:firstLine="708"/>
        <w:rPr>
          <w:lang w:val="ro-MD"/>
        </w:rPr>
      </w:pPr>
      <w:r>
        <w:rPr>
          <w:lang w:val="ro-MD"/>
        </w:rPr>
        <w:t>Î</w:t>
      </w:r>
      <w:r w:rsidR="009C75B7" w:rsidRPr="009C75B7">
        <w:rPr>
          <w:lang w:val="ro-MD"/>
        </w:rPr>
        <w:t xml:space="preserve">n primul rând, </w:t>
      </w:r>
      <w:r w:rsidR="00B42CBC">
        <w:rPr>
          <w:lang w:val="ro-MD"/>
        </w:rPr>
        <w:t xml:space="preserve">se </w:t>
      </w:r>
      <w:r w:rsidR="009C75B7" w:rsidRPr="009C75B7">
        <w:rPr>
          <w:lang w:val="ro-MD"/>
        </w:rPr>
        <w:t>încarcă și pregăte</w:t>
      </w:r>
      <w:r w:rsidR="00B42CBC">
        <w:rPr>
          <w:lang w:val="ro-MD"/>
        </w:rPr>
        <w:t xml:space="preserve">ște </w:t>
      </w:r>
      <w:r w:rsidR="009C75B7" w:rsidRPr="009C75B7">
        <w:rPr>
          <w:lang w:val="ro-MD"/>
        </w:rPr>
        <w:t xml:space="preserve"> fișierul .npz</w:t>
      </w:r>
      <w:r w:rsidR="00B42CBC">
        <w:rPr>
          <w:lang w:val="ro-MD"/>
        </w:rPr>
        <w:t>, pentru a nu repeta</w:t>
      </w:r>
      <w:r w:rsidR="009C75B7" w:rsidRPr="009C75B7">
        <w:rPr>
          <w:lang w:val="ro-MD"/>
        </w:rPr>
        <w:t xml:space="preserve"> procesul de extragere a caracteristicilor</w:t>
      </w:r>
      <w:r w:rsidR="00B42CBC">
        <w:rPr>
          <w:lang w:val="ro-MD"/>
        </w:rPr>
        <w:t xml:space="preserve"> de fiecare dată</w:t>
      </w:r>
      <w:r w:rsidR="009C75B7" w:rsidRPr="009C75B7">
        <w:rPr>
          <w:lang w:val="ro-MD"/>
        </w:rPr>
        <w:t>.</w:t>
      </w:r>
    </w:p>
    <w:p w14:paraId="303DF377" w14:textId="543913D6" w:rsidR="00B42CBC" w:rsidRDefault="004729E8" w:rsidP="009C75B7">
      <w:pPr>
        <w:ind w:firstLine="708"/>
        <w:rPr>
          <w:lang w:val="ro-MD"/>
        </w:rPr>
      </w:pPr>
      <w:r w:rsidRPr="004729E8">
        <w:rPr>
          <w:lang w:val="ro-MD"/>
        </w:rPr>
        <w:t>În al doilea rând, se efectuează o prelucrare finală a seturilor de caracteristici. În special, clasa Conv2D importată din Keras (când este folosită ca prim strat într-o arhitectură de rețea) necesită argumentul cheie input_shape. Acest argument trebuie formatat ca input_shape = (</w:t>
      </w:r>
      <w:r>
        <w:rPr>
          <w:lang w:val="ro-MD"/>
        </w:rPr>
        <w:t>înălțime</w:t>
      </w:r>
      <w:r w:rsidRPr="004729E8">
        <w:rPr>
          <w:lang w:val="ro-MD"/>
        </w:rPr>
        <w:t xml:space="preserve">, </w:t>
      </w:r>
      <w:r>
        <w:rPr>
          <w:lang w:val="ro-MD"/>
        </w:rPr>
        <w:t>lățime</w:t>
      </w:r>
      <w:r w:rsidRPr="004729E8">
        <w:rPr>
          <w:lang w:val="ro-MD"/>
        </w:rPr>
        <w:t xml:space="preserve">, </w:t>
      </w:r>
      <w:r w:rsidR="007D43E4">
        <w:rPr>
          <w:lang w:val="ro-MD"/>
        </w:rPr>
        <w:t>număr_</w:t>
      </w:r>
      <w:r w:rsidRPr="004729E8">
        <w:rPr>
          <w:lang w:val="ro-MD"/>
        </w:rPr>
        <w:t>c</w:t>
      </w:r>
      <w:r>
        <w:rPr>
          <w:lang w:val="ro-MD"/>
        </w:rPr>
        <w:t>anale</w:t>
      </w:r>
      <w:r w:rsidRPr="004729E8">
        <w:rPr>
          <w:lang w:val="ro-MD"/>
        </w:rPr>
        <w:t>)</w:t>
      </w:r>
      <w:r>
        <w:rPr>
          <w:lang w:val="ro-MD"/>
        </w:rPr>
        <w:t xml:space="preserve">. </w:t>
      </w:r>
      <w:r>
        <w:rPr>
          <w:lang w:val="ro-MD"/>
        </w:rPr>
        <w:lastRenderedPageBreak/>
        <w:t xml:space="preserve">Astfel matricilor de caracteristici </w:t>
      </w:r>
      <w:r w:rsidR="008F66EC">
        <w:rPr>
          <w:lang w:val="ro-MD"/>
        </w:rPr>
        <w:t>li se vor adăuga o dimensiune în plus ce va reprezenta numărul de canale</w:t>
      </w:r>
      <w:r w:rsidR="00FB3019">
        <w:rPr>
          <w:lang w:val="ro-MD"/>
        </w:rPr>
        <w:t xml:space="preserve"> (</w:t>
      </w:r>
      <w:r w:rsidR="00FB3019">
        <w:rPr>
          <w:lang w:val="ro-MD"/>
        </w:rPr>
        <w:fldChar w:fldCharType="begin"/>
      </w:r>
      <w:r w:rsidR="00FB3019">
        <w:rPr>
          <w:lang w:val="ro-MD"/>
        </w:rPr>
        <w:instrText xml:space="preserve"> REF _Ref130993519 \h </w:instrText>
      </w:r>
      <w:r w:rsidR="00FB3019">
        <w:rPr>
          <w:lang w:val="ro-MD"/>
        </w:rPr>
      </w:r>
      <w:r w:rsidR="00FB3019">
        <w:rPr>
          <w:lang w:val="ro-MD"/>
        </w:rPr>
        <w:fldChar w:fldCharType="separate"/>
      </w:r>
      <w:r w:rsidR="00FB3019" w:rsidRPr="00F36457">
        <w:rPr>
          <w:sz w:val="24"/>
          <w:szCs w:val="24"/>
        </w:rPr>
        <w:t xml:space="preserve">Fig. </w:t>
      </w:r>
      <w:r w:rsidR="00FB3019" w:rsidRPr="00F36457">
        <w:rPr>
          <w:noProof/>
          <w:sz w:val="24"/>
          <w:szCs w:val="24"/>
        </w:rPr>
        <w:t>6</w:t>
      </w:r>
      <w:r w:rsidR="00FB3019" w:rsidRPr="00F36457">
        <w:rPr>
          <w:sz w:val="24"/>
          <w:szCs w:val="24"/>
        </w:rPr>
        <w:t>.</w:t>
      </w:r>
      <w:r w:rsidR="00FB3019" w:rsidRPr="00F36457">
        <w:rPr>
          <w:noProof/>
          <w:sz w:val="24"/>
          <w:szCs w:val="24"/>
        </w:rPr>
        <w:t>6</w:t>
      </w:r>
      <w:r w:rsidR="00FB3019">
        <w:rPr>
          <w:lang w:val="ro-MD"/>
        </w:rPr>
        <w:fldChar w:fldCharType="end"/>
      </w:r>
      <w:r w:rsidR="00FB3019">
        <w:rPr>
          <w:lang w:val="ro-MD"/>
        </w:rPr>
        <w:t>)</w:t>
      </w:r>
      <w:r w:rsidR="008F66EC">
        <w:rPr>
          <w:lang w:val="ro-MD"/>
        </w:rPr>
        <w:t>.</w:t>
      </w:r>
    </w:p>
    <w:bookmarkStart w:id="146" w:name="_MON_1741606012"/>
    <w:bookmarkEnd w:id="146"/>
    <w:p w14:paraId="22478248" w14:textId="77777777" w:rsidR="00D65BBA" w:rsidRDefault="00D65BBA" w:rsidP="00D65BBA">
      <w:pPr>
        <w:keepNext/>
        <w:jc w:val="center"/>
        <w:rPr>
          <w:b/>
          <w:sz w:val="32"/>
          <w:szCs w:val="32"/>
        </w:rPr>
      </w:pPr>
      <w:r>
        <w:rPr>
          <w:b/>
          <w:sz w:val="32"/>
          <w:szCs w:val="32"/>
        </w:rPr>
        <w:object w:dxaOrig="8796" w:dyaOrig="3420" w14:anchorId="0A25C3D4">
          <v:shape id="_x0000_i1029" type="#_x0000_t75" style="width:439.2pt;height:171.6pt" o:ole="">
            <v:imagedata r:id="rId31" o:title=""/>
          </v:shape>
          <o:OLEObject Type="Embed" ProgID="Word.Document.12" ShapeID="_x0000_i1029" DrawAspect="Content" ObjectID="_1745081507" r:id="rId32">
            <o:FieldCodes>\s</o:FieldCodes>
          </o:OLEObject>
        </w:object>
      </w:r>
      <w:bookmarkStart w:id="147" w:name="_Ref130993519"/>
    </w:p>
    <w:p w14:paraId="188A3BD3" w14:textId="4B7F9D50" w:rsidR="00F36457" w:rsidRPr="00D65BBA" w:rsidRDefault="00F36457" w:rsidP="00D65BBA">
      <w:pPr>
        <w:keepNext/>
        <w:jc w:val="center"/>
        <w:rPr>
          <w:b/>
          <w:sz w:val="32"/>
          <w:szCs w:val="32"/>
        </w:rPr>
      </w:pPr>
      <w:bookmarkStart w:id="148" w:name="_Ref132023890"/>
      <w:bookmarkStart w:id="149" w:name="_Toc133340137"/>
      <w:bookmarkStart w:id="150" w:name="_Toc133340313"/>
      <w:r w:rsidRPr="00F36457">
        <w:rPr>
          <w:sz w:val="24"/>
          <w:szCs w:val="24"/>
        </w:rPr>
        <w:t xml:space="preserve">Fig. </w:t>
      </w:r>
      <w:r w:rsidR="00AA4D4B">
        <w:rPr>
          <w:sz w:val="24"/>
          <w:szCs w:val="24"/>
        </w:rPr>
        <w:fldChar w:fldCharType="begin"/>
      </w:r>
      <w:r w:rsidR="00AA4D4B">
        <w:rPr>
          <w:sz w:val="24"/>
          <w:szCs w:val="24"/>
        </w:rPr>
        <w:instrText xml:space="preserve"> STYLEREF 1 \s </w:instrText>
      </w:r>
      <w:r w:rsidR="00AA4D4B">
        <w:rPr>
          <w:sz w:val="24"/>
          <w:szCs w:val="24"/>
        </w:rPr>
        <w:fldChar w:fldCharType="separate"/>
      </w:r>
      <w:r w:rsidR="00AA4D4B">
        <w:rPr>
          <w:noProof/>
          <w:sz w:val="24"/>
          <w:szCs w:val="24"/>
        </w:rPr>
        <w:t>5</w:t>
      </w:r>
      <w:r w:rsidR="00AA4D4B">
        <w:rPr>
          <w:sz w:val="24"/>
          <w:szCs w:val="24"/>
        </w:rPr>
        <w:fldChar w:fldCharType="end"/>
      </w:r>
      <w:r w:rsidR="00AA4D4B">
        <w:rPr>
          <w:sz w:val="24"/>
          <w:szCs w:val="24"/>
        </w:rPr>
        <w:t>.</w:t>
      </w:r>
      <w:r w:rsidR="00AA4D4B">
        <w:rPr>
          <w:sz w:val="24"/>
          <w:szCs w:val="24"/>
        </w:rPr>
        <w:fldChar w:fldCharType="begin"/>
      </w:r>
      <w:r w:rsidR="00AA4D4B">
        <w:rPr>
          <w:sz w:val="24"/>
          <w:szCs w:val="24"/>
        </w:rPr>
        <w:instrText xml:space="preserve"> SEQ Fig. \* ARABIC \s 1 </w:instrText>
      </w:r>
      <w:r w:rsidR="00AA4D4B">
        <w:rPr>
          <w:sz w:val="24"/>
          <w:szCs w:val="24"/>
        </w:rPr>
        <w:fldChar w:fldCharType="separate"/>
      </w:r>
      <w:r w:rsidR="00AA4D4B">
        <w:rPr>
          <w:noProof/>
          <w:sz w:val="24"/>
          <w:szCs w:val="24"/>
        </w:rPr>
        <w:t>6</w:t>
      </w:r>
      <w:r w:rsidR="00AA4D4B">
        <w:rPr>
          <w:sz w:val="24"/>
          <w:szCs w:val="24"/>
        </w:rPr>
        <w:fldChar w:fldCharType="end"/>
      </w:r>
      <w:bookmarkEnd w:id="147"/>
      <w:bookmarkEnd w:id="148"/>
      <w:r w:rsidRPr="00F36457">
        <w:rPr>
          <w:sz w:val="24"/>
          <w:szCs w:val="24"/>
        </w:rPr>
        <w:t xml:space="preserve"> Redimensionarea tensorilor din 3D în 4D</w:t>
      </w:r>
      <w:bookmarkEnd w:id="149"/>
      <w:bookmarkEnd w:id="150"/>
    </w:p>
    <w:p w14:paraId="4FB1AE69" w14:textId="1809DDC5" w:rsidR="00F36457" w:rsidRDefault="00F36457" w:rsidP="00F36457">
      <w:pPr>
        <w:rPr>
          <w:sz w:val="24"/>
          <w:szCs w:val="24"/>
        </w:rPr>
      </w:pPr>
    </w:p>
    <w:p w14:paraId="31C60B2E" w14:textId="77777777" w:rsidR="003464E2" w:rsidRDefault="007D43E4" w:rsidP="007D43E4">
      <w:pPr>
        <w:ind w:firstLine="576"/>
        <w:rPr>
          <w:szCs w:val="28"/>
          <w:lang w:val="ro-MD"/>
        </w:rPr>
      </w:pPr>
      <w:r w:rsidRPr="007D43E4">
        <w:rPr>
          <w:szCs w:val="28"/>
          <w:lang w:val="ro-MD"/>
        </w:rPr>
        <w:t>Ultimul pas de optimizare</w:t>
      </w:r>
      <w:r>
        <w:rPr>
          <w:szCs w:val="28"/>
          <w:lang w:val="ro-MD"/>
        </w:rPr>
        <w:t>,</w:t>
      </w:r>
      <w:r w:rsidRPr="007D43E4">
        <w:rPr>
          <w:szCs w:val="28"/>
          <w:lang w:val="ro-MD"/>
        </w:rPr>
        <w:t xml:space="preserve"> înainte de construirea rețelei convoluționale </w:t>
      </w:r>
      <w:r>
        <w:rPr>
          <w:szCs w:val="28"/>
          <w:lang w:val="ro-MD"/>
        </w:rPr>
        <w:t xml:space="preserve">ce va fi </w:t>
      </w:r>
      <w:r w:rsidR="003464E2">
        <w:rPr>
          <w:szCs w:val="28"/>
          <w:lang w:val="ro-MD"/>
        </w:rPr>
        <w:t xml:space="preserve">antrenată și evaluată, </w:t>
      </w:r>
      <w:r w:rsidRPr="007D43E4">
        <w:rPr>
          <w:szCs w:val="28"/>
          <w:lang w:val="ro-MD"/>
        </w:rPr>
        <w:t>este de a converti etichetele din clase numerice în vectori binari(one hot encoded). Așa cum am menționat anterior,</w:t>
      </w:r>
      <w:r w:rsidR="003464E2">
        <w:rPr>
          <w:szCs w:val="28"/>
          <w:lang w:val="ro-MD"/>
        </w:rPr>
        <w:t xml:space="preserve"> vectorii de etichete</w:t>
      </w:r>
      <w:r w:rsidRPr="007D43E4">
        <w:rPr>
          <w:szCs w:val="28"/>
          <w:lang w:val="ro-MD"/>
        </w:rPr>
        <w:t xml:space="preserve"> y_train, y_val și y_test conțin valori de la 0 la </w:t>
      </w:r>
      <w:r w:rsidR="003464E2">
        <w:rPr>
          <w:szCs w:val="28"/>
          <w:lang w:val="ro-MD"/>
        </w:rPr>
        <w:t>len(wake_words)</w:t>
      </w:r>
      <w:r w:rsidRPr="007D43E4">
        <w:rPr>
          <w:szCs w:val="28"/>
          <w:lang w:val="ro-MD"/>
        </w:rPr>
        <w:t xml:space="preserve">. </w:t>
      </w:r>
    </w:p>
    <w:p w14:paraId="5E36C65E" w14:textId="77777777" w:rsidR="003464E2" w:rsidRDefault="007D43E4" w:rsidP="007D43E4">
      <w:pPr>
        <w:ind w:firstLine="576"/>
        <w:rPr>
          <w:szCs w:val="28"/>
          <w:lang w:val="ro-MD"/>
        </w:rPr>
      </w:pPr>
      <w:r w:rsidRPr="007D43E4">
        <w:rPr>
          <w:szCs w:val="28"/>
          <w:lang w:val="ro-MD"/>
        </w:rPr>
        <w:t xml:space="preserve">Acest tip de etichete reduce drastic performanța arhitecturilor de învățare profundă atunci când se efectuează clasificarea multi-clasă. Motivul este că etichetele întregi stochează informații suplimentare care sunt absolut arbitrare (ca urmare a ordinii subdirectoriilor inițiale). Un exemplu pentru a clarifica conceptul este următorul: dacă procesul de extragere a caracteristicilor a convertit cuvintele "on", "off" și "bed" în clase numerice 1, 2 și 3, în timpul antrenării, algoritmul ar învăța să emită clasa 3 atunci când se spune cuvântul "bed". Dar, în plus față de asta, rețeaua ar cunoaște și faptul că clasa "bed" este mai mare decât "off", deoarece 3 este mai mare decât 2, și acest lucru este evident o informație incorectă și suplimentară. </w:t>
      </w:r>
    </w:p>
    <w:p w14:paraId="0E95542E" w14:textId="6C1FF2AB" w:rsidR="000E5707" w:rsidRDefault="007D43E4" w:rsidP="000E5707">
      <w:pPr>
        <w:ind w:firstLine="576"/>
        <w:rPr>
          <w:szCs w:val="28"/>
          <w:lang w:val="ro-MD"/>
        </w:rPr>
      </w:pPr>
      <w:r w:rsidRPr="007D43E4">
        <w:rPr>
          <w:szCs w:val="28"/>
          <w:lang w:val="ro-MD"/>
        </w:rPr>
        <w:t>Această problemă este rezolvată prin acordarea aceleiași "greutăți matematice" fiecărei clase, adică prin crearea unui vector binar care conține atâtea elemente câte clase</w:t>
      </w:r>
      <w:r w:rsidR="003464E2">
        <w:rPr>
          <w:szCs w:val="28"/>
          <w:lang w:val="ro-MD"/>
        </w:rPr>
        <w:t xml:space="preserve"> este antrenat </w:t>
      </w:r>
      <w:r w:rsidRPr="007D43E4">
        <w:rPr>
          <w:szCs w:val="28"/>
          <w:lang w:val="ro-MD"/>
        </w:rPr>
        <w:t>să le recunoască. Acest vector binar are valoare</w:t>
      </w:r>
      <w:r w:rsidR="003464E2">
        <w:rPr>
          <w:szCs w:val="28"/>
          <w:lang w:val="ro-MD"/>
        </w:rPr>
        <w:t>a</w:t>
      </w:r>
      <w:r w:rsidRPr="007D43E4">
        <w:rPr>
          <w:szCs w:val="28"/>
          <w:lang w:val="ro-MD"/>
        </w:rPr>
        <w:t xml:space="preserve"> </w:t>
      </w:r>
      <w:r w:rsidR="003464E2">
        <w:rPr>
          <w:szCs w:val="28"/>
        </w:rPr>
        <w:t>„</w:t>
      </w:r>
      <w:r w:rsidRPr="007D43E4">
        <w:rPr>
          <w:szCs w:val="28"/>
          <w:lang w:val="ro-MD"/>
        </w:rPr>
        <w:t>1</w:t>
      </w:r>
      <w:r w:rsidR="003464E2">
        <w:rPr>
          <w:szCs w:val="28"/>
          <w:lang w:val="ro-MD"/>
        </w:rPr>
        <w:t>”</w:t>
      </w:r>
      <w:r w:rsidRPr="007D43E4">
        <w:rPr>
          <w:szCs w:val="28"/>
          <w:lang w:val="ro-MD"/>
        </w:rPr>
        <w:t xml:space="preserve"> plasată într-o poziție diferită în funcție de categoria specifică reprezentată, în timp ce toate celelalte poziții conțin valor</w:t>
      </w:r>
      <w:r w:rsidR="003464E2">
        <w:rPr>
          <w:szCs w:val="28"/>
          <w:lang w:val="ro-MD"/>
        </w:rPr>
        <w:t>ea</w:t>
      </w:r>
      <w:r w:rsidRPr="007D43E4">
        <w:rPr>
          <w:szCs w:val="28"/>
          <w:lang w:val="ro-MD"/>
        </w:rPr>
        <w:t xml:space="preserve"> </w:t>
      </w:r>
      <w:r w:rsidR="003464E2">
        <w:rPr>
          <w:szCs w:val="28"/>
          <w:lang w:val="ro-MD"/>
        </w:rPr>
        <w:t>„</w:t>
      </w:r>
      <w:r w:rsidRPr="007D43E4">
        <w:rPr>
          <w:szCs w:val="28"/>
          <w:lang w:val="ro-MD"/>
        </w:rPr>
        <w:t>0</w:t>
      </w:r>
      <w:r w:rsidR="003464E2">
        <w:rPr>
          <w:szCs w:val="28"/>
          <w:lang w:val="ro-MD"/>
        </w:rPr>
        <w:t>”</w:t>
      </w:r>
      <w:r w:rsidRPr="007D43E4">
        <w:rPr>
          <w:szCs w:val="28"/>
          <w:lang w:val="ro-MD"/>
        </w:rPr>
        <w:t>.</w:t>
      </w:r>
      <w:r w:rsidR="000E5707">
        <w:rPr>
          <w:szCs w:val="28"/>
          <w:lang w:val="ro-MD"/>
        </w:rPr>
        <w:t xml:space="preserve"> Pentru efectuarea acestei operații folosesc funcția „to_categorical” din biblioteca „utils”</w:t>
      </w:r>
      <w:r w:rsidR="00CB1FD6">
        <w:rPr>
          <w:szCs w:val="28"/>
          <w:lang w:val="ro-MD"/>
        </w:rPr>
        <w:t xml:space="preserve"> (</w:t>
      </w:r>
      <w:r w:rsidR="00CB1FD6">
        <w:rPr>
          <w:szCs w:val="28"/>
          <w:lang w:val="ro-MD"/>
        </w:rPr>
        <w:fldChar w:fldCharType="begin"/>
      </w:r>
      <w:r w:rsidR="00CB1FD6">
        <w:rPr>
          <w:szCs w:val="28"/>
          <w:lang w:val="ro-MD"/>
        </w:rPr>
        <w:instrText xml:space="preserve"> REF _Ref131007902 \h </w:instrText>
      </w:r>
      <w:r w:rsidR="00CB1FD6">
        <w:rPr>
          <w:szCs w:val="28"/>
          <w:lang w:val="ro-MD"/>
        </w:rPr>
      </w:r>
      <w:r w:rsidR="00CB1FD6">
        <w:rPr>
          <w:szCs w:val="28"/>
          <w:lang w:val="ro-MD"/>
        </w:rPr>
        <w:fldChar w:fldCharType="separate"/>
      </w:r>
      <w:r w:rsidR="00CB1FD6" w:rsidRPr="006E42EA">
        <w:rPr>
          <w:sz w:val="24"/>
          <w:szCs w:val="24"/>
        </w:rPr>
        <w:t xml:space="preserve">Fig. </w:t>
      </w:r>
      <w:r w:rsidR="00CB1FD6" w:rsidRPr="006E42EA">
        <w:rPr>
          <w:noProof/>
          <w:sz w:val="24"/>
          <w:szCs w:val="24"/>
        </w:rPr>
        <w:t>6</w:t>
      </w:r>
      <w:r w:rsidR="00CB1FD6" w:rsidRPr="006E42EA">
        <w:rPr>
          <w:sz w:val="24"/>
          <w:szCs w:val="24"/>
        </w:rPr>
        <w:t>.</w:t>
      </w:r>
      <w:r w:rsidR="00CB1FD6" w:rsidRPr="006E42EA">
        <w:rPr>
          <w:noProof/>
          <w:sz w:val="24"/>
          <w:szCs w:val="24"/>
        </w:rPr>
        <w:t>7</w:t>
      </w:r>
      <w:r w:rsidR="00CB1FD6">
        <w:rPr>
          <w:szCs w:val="28"/>
          <w:lang w:val="ro-MD"/>
        </w:rPr>
        <w:fldChar w:fldCharType="end"/>
      </w:r>
      <w:r w:rsidR="00CB1FD6">
        <w:rPr>
          <w:szCs w:val="28"/>
          <w:lang w:val="ro-MD"/>
        </w:rPr>
        <w:t>)</w:t>
      </w:r>
      <w:r w:rsidR="000E5707">
        <w:rPr>
          <w:szCs w:val="28"/>
          <w:lang w:val="ro-MD"/>
        </w:rPr>
        <w:t>.</w:t>
      </w:r>
    </w:p>
    <w:p w14:paraId="4D8D7C92" w14:textId="11CB2910" w:rsidR="00F36457" w:rsidRPr="000E5707" w:rsidRDefault="00F36457" w:rsidP="007D43E4">
      <w:pPr>
        <w:ind w:firstLine="576"/>
        <w:rPr>
          <w:szCs w:val="28"/>
        </w:rPr>
      </w:pPr>
    </w:p>
    <w:bookmarkStart w:id="151" w:name="_Toc133340138"/>
    <w:bookmarkStart w:id="152" w:name="_MON_1741620105"/>
    <w:bookmarkEnd w:id="152"/>
    <w:p w14:paraId="6589C9C0" w14:textId="332E09CF" w:rsidR="00AA4D4B" w:rsidRDefault="00AA4D4B" w:rsidP="00AA4D4B">
      <w:pPr>
        <w:keepNext/>
        <w:ind w:firstLine="576"/>
        <w:jc w:val="center"/>
      </w:pPr>
      <w:r>
        <w:rPr>
          <w:b/>
          <w:sz w:val="32"/>
          <w:szCs w:val="32"/>
        </w:rPr>
        <w:object w:dxaOrig="8796" w:dyaOrig="3135" w14:anchorId="14A22D7D">
          <v:shape id="_x0000_i1030" type="#_x0000_t75" style="width:439.2pt;height:156.6pt" o:ole="">
            <v:imagedata r:id="rId33" o:title=""/>
          </v:shape>
          <o:OLEObject Type="Embed" ProgID="Word.Document.12" ShapeID="_x0000_i1030" DrawAspect="Content" ObjectID="_1745081508" r:id="rId34">
            <o:FieldCodes>\s</o:FieldCodes>
          </o:OLEObject>
        </w:object>
      </w:r>
      <w:bookmarkEnd w:id="151"/>
    </w:p>
    <w:p w14:paraId="560EE634" w14:textId="3162E623" w:rsidR="006E42EA" w:rsidRPr="00AA4D4B" w:rsidRDefault="00AA4D4B" w:rsidP="00AA4D4B">
      <w:pPr>
        <w:jc w:val="center"/>
        <w:rPr>
          <w:sz w:val="24"/>
          <w:szCs w:val="24"/>
        </w:rPr>
      </w:pPr>
      <w:bookmarkStart w:id="153" w:name="_Toc133340314"/>
      <w:r w:rsidRPr="00AA4D4B">
        <w:rPr>
          <w:sz w:val="24"/>
          <w:szCs w:val="24"/>
        </w:rPr>
        <w:t xml:space="preserve">Fig. </w:t>
      </w:r>
      <w:r w:rsidRPr="00AA4D4B">
        <w:rPr>
          <w:sz w:val="24"/>
          <w:szCs w:val="24"/>
        </w:rPr>
        <w:fldChar w:fldCharType="begin"/>
      </w:r>
      <w:r w:rsidRPr="00AA4D4B">
        <w:rPr>
          <w:sz w:val="24"/>
          <w:szCs w:val="24"/>
        </w:rPr>
        <w:instrText xml:space="preserve"> STYLEREF 1 \s </w:instrText>
      </w:r>
      <w:r w:rsidRPr="00AA4D4B">
        <w:rPr>
          <w:sz w:val="24"/>
          <w:szCs w:val="24"/>
        </w:rPr>
        <w:fldChar w:fldCharType="separate"/>
      </w:r>
      <w:r w:rsidRPr="00AA4D4B">
        <w:rPr>
          <w:noProof/>
          <w:sz w:val="24"/>
          <w:szCs w:val="24"/>
        </w:rPr>
        <w:t>5</w:t>
      </w:r>
      <w:r w:rsidRPr="00AA4D4B">
        <w:rPr>
          <w:sz w:val="24"/>
          <w:szCs w:val="24"/>
        </w:rPr>
        <w:fldChar w:fldCharType="end"/>
      </w:r>
      <w:r w:rsidRPr="00AA4D4B">
        <w:rPr>
          <w:sz w:val="24"/>
          <w:szCs w:val="24"/>
        </w:rPr>
        <w:t>.</w:t>
      </w:r>
      <w:r w:rsidRPr="00AA4D4B">
        <w:rPr>
          <w:sz w:val="24"/>
          <w:szCs w:val="24"/>
        </w:rPr>
        <w:fldChar w:fldCharType="begin"/>
      </w:r>
      <w:r w:rsidRPr="00AA4D4B">
        <w:rPr>
          <w:sz w:val="24"/>
          <w:szCs w:val="24"/>
        </w:rPr>
        <w:instrText xml:space="preserve"> SEQ Fig. \* ARABIC \s 1 </w:instrText>
      </w:r>
      <w:r w:rsidRPr="00AA4D4B">
        <w:rPr>
          <w:sz w:val="24"/>
          <w:szCs w:val="24"/>
        </w:rPr>
        <w:fldChar w:fldCharType="separate"/>
      </w:r>
      <w:r w:rsidRPr="00AA4D4B">
        <w:rPr>
          <w:noProof/>
          <w:sz w:val="24"/>
          <w:szCs w:val="24"/>
        </w:rPr>
        <w:t>7</w:t>
      </w:r>
      <w:r w:rsidRPr="00AA4D4B">
        <w:rPr>
          <w:sz w:val="24"/>
          <w:szCs w:val="24"/>
        </w:rPr>
        <w:fldChar w:fldCharType="end"/>
      </w:r>
      <w:r w:rsidRPr="00AA4D4B">
        <w:rPr>
          <w:sz w:val="24"/>
          <w:szCs w:val="24"/>
        </w:rPr>
        <w:t xml:space="preserve"> Conversia etichetelor din numere întregi în vectori binari</w:t>
      </w:r>
      <w:bookmarkEnd w:id="153"/>
    </w:p>
    <w:p w14:paraId="2D6116D8" w14:textId="10B5423F" w:rsidR="001B3127" w:rsidRDefault="001B3127" w:rsidP="006E42EA">
      <w:pPr>
        <w:jc w:val="center"/>
        <w:rPr>
          <w:sz w:val="24"/>
          <w:szCs w:val="24"/>
        </w:rPr>
      </w:pPr>
    </w:p>
    <w:p w14:paraId="14BB355E" w14:textId="77777777" w:rsidR="00A2182B" w:rsidRDefault="00A2182B" w:rsidP="006E42EA">
      <w:pPr>
        <w:jc w:val="center"/>
        <w:rPr>
          <w:sz w:val="24"/>
          <w:szCs w:val="24"/>
        </w:rPr>
      </w:pPr>
    </w:p>
    <w:p w14:paraId="78FE0953" w14:textId="6C3BED57" w:rsidR="00A2182B" w:rsidRPr="00A2182B" w:rsidRDefault="001B3127" w:rsidP="00A2182B">
      <w:pPr>
        <w:pStyle w:val="Titlu2"/>
      </w:pPr>
      <w:bookmarkStart w:id="154" w:name="_Toc133689321"/>
      <w:r>
        <w:t>VGG16</w:t>
      </w:r>
      <w:bookmarkEnd w:id="154"/>
    </w:p>
    <w:p w14:paraId="0C07735E" w14:textId="3343D314" w:rsidR="001B3127" w:rsidRDefault="001B3127" w:rsidP="0000618D">
      <w:pPr>
        <w:ind w:firstLine="708"/>
      </w:pPr>
      <w:r>
        <w:t xml:space="preserve">Modificările aduse modelului VGG16 au fost inspirate de Geifman </w:t>
      </w:r>
      <w:sdt>
        <w:sdtPr>
          <w:id w:val="-2029551432"/>
          <w:citation/>
        </w:sdtPr>
        <w:sdtContent>
          <w:r w:rsidR="0000618D">
            <w:fldChar w:fldCharType="begin"/>
          </w:r>
          <w:r w:rsidR="0000618D">
            <w:rPr>
              <w:lang w:val="ro-MD"/>
            </w:rPr>
            <w:instrText xml:space="preserve"> CITATION Gei17 \l 2072 </w:instrText>
          </w:r>
          <w:r w:rsidR="0000618D">
            <w:fldChar w:fldCharType="separate"/>
          </w:r>
          <w:r w:rsidR="00183007" w:rsidRPr="00183007">
            <w:rPr>
              <w:noProof/>
              <w:lang w:val="ro-MD"/>
            </w:rPr>
            <w:t>[21]</w:t>
          </w:r>
          <w:r w:rsidR="0000618D">
            <w:fldChar w:fldCharType="end"/>
          </w:r>
        </w:sdtContent>
      </w:sdt>
      <w:r>
        <w:t xml:space="preserve">, care a proiectat o variantă a acestui model pentru setul de date CIFAR-10, care este format din 60000 de imagini RGB de dimensiunea 32x32 împărțite în 10 clase diferite. Pe baza lucrării lui Geifman, modificările aplicate designului original propus de Simonyan și Zisserman </w:t>
      </w:r>
      <w:sdt>
        <w:sdtPr>
          <w:id w:val="674848124"/>
          <w:citation/>
        </w:sdtPr>
        <w:sdtContent>
          <w:r w:rsidR="00A2182B">
            <w:fldChar w:fldCharType="begin"/>
          </w:r>
          <w:r w:rsidR="00A2182B">
            <w:rPr>
              <w:lang w:val="ro-MD"/>
            </w:rPr>
            <w:instrText xml:space="preserve"> CITATION Sim15 \l 2072 </w:instrText>
          </w:r>
          <w:r w:rsidR="00A2182B">
            <w:fldChar w:fldCharType="separate"/>
          </w:r>
          <w:r w:rsidR="00183007" w:rsidRPr="00183007">
            <w:rPr>
              <w:noProof/>
              <w:lang w:val="ro-MD"/>
            </w:rPr>
            <w:t>[12]</w:t>
          </w:r>
          <w:r w:rsidR="00A2182B">
            <w:fldChar w:fldCharType="end"/>
          </w:r>
        </w:sdtContent>
      </w:sdt>
      <w:r>
        <w:t xml:space="preserve"> sunt următoarele:</w:t>
      </w:r>
    </w:p>
    <w:p w14:paraId="14E19C04" w14:textId="4E9CF20A" w:rsidR="001B3127" w:rsidRDefault="001B3127" w:rsidP="00491E60">
      <w:pPr>
        <w:pStyle w:val="Listparagraf"/>
        <w:numPr>
          <w:ilvl w:val="0"/>
          <w:numId w:val="14"/>
        </w:numPr>
        <w:ind w:left="426"/>
      </w:pPr>
      <w:r>
        <w:t xml:space="preserve">Forma de intrare a fost modificată de la 224 × 224 × 3 la 32 × </w:t>
      </w:r>
      <w:r w:rsidR="009F0119">
        <w:t>98</w:t>
      </w:r>
      <w:r>
        <w:t xml:space="preserve"> × 1;</w:t>
      </w:r>
    </w:p>
    <w:p w14:paraId="2E2B0824" w14:textId="1510EDF1" w:rsidR="001B3127" w:rsidRDefault="001B3127" w:rsidP="00491E60">
      <w:pPr>
        <w:pStyle w:val="Listparagraf"/>
        <w:numPr>
          <w:ilvl w:val="0"/>
          <w:numId w:val="14"/>
        </w:numPr>
        <w:ind w:left="426"/>
      </w:pPr>
      <w:r>
        <w:t xml:space="preserve">Dropout a fost adăugat după </w:t>
      </w:r>
      <w:r w:rsidR="00A2182B">
        <w:t>straturile convoluționale:</w:t>
      </w:r>
      <w:r>
        <w:t xml:space="preserve"> 1, 3, 5, 6, 8, 9, 11, 12 și 13 (procentele de </w:t>
      </w:r>
      <w:r w:rsidR="00EF7104">
        <w:t>dropare</w:t>
      </w:r>
      <w:r>
        <w:t xml:space="preserve"> pentru fiecare strat sunt listate în</w:t>
      </w:r>
      <w:r w:rsidR="00491E60">
        <w:t xml:space="preserve"> </w:t>
      </w:r>
      <w:r w:rsidR="00491E60">
        <w:rPr>
          <w:szCs w:val="28"/>
        </w:rPr>
        <w:fldChar w:fldCharType="begin"/>
      </w:r>
      <w:r w:rsidR="00491E60" w:rsidRPr="00491E60">
        <w:rPr>
          <w:szCs w:val="28"/>
        </w:rPr>
        <w:instrText xml:space="preserve"> REF _Ref131012776 \h  \* MERGEFORMAT </w:instrText>
      </w:r>
      <w:r w:rsidR="00491E60">
        <w:rPr>
          <w:szCs w:val="28"/>
        </w:rPr>
      </w:r>
      <w:r w:rsidR="00491E60">
        <w:rPr>
          <w:szCs w:val="28"/>
        </w:rPr>
        <w:fldChar w:fldCharType="separate"/>
      </w:r>
      <w:r w:rsidR="00491E60" w:rsidRPr="00491E60">
        <w:rPr>
          <w:szCs w:val="28"/>
        </w:rPr>
        <w:t>Tabelul</w:t>
      </w:r>
      <w:r w:rsidR="00491E60" w:rsidRPr="00491E60">
        <w:rPr>
          <w:sz w:val="24"/>
          <w:szCs w:val="24"/>
        </w:rPr>
        <w:t xml:space="preserve"> </w:t>
      </w:r>
      <w:r w:rsidR="00491E60" w:rsidRPr="00491E60">
        <w:rPr>
          <w:noProof/>
          <w:sz w:val="24"/>
          <w:szCs w:val="24"/>
        </w:rPr>
        <w:t>4</w:t>
      </w:r>
      <w:r w:rsidR="00491E60">
        <w:fldChar w:fldCharType="end"/>
      </w:r>
      <w:r>
        <w:t>);</w:t>
      </w:r>
    </w:p>
    <w:p w14:paraId="43E419E1" w14:textId="362F51F0" w:rsidR="001B3127" w:rsidRDefault="001B3127" w:rsidP="00491E60">
      <w:pPr>
        <w:pStyle w:val="Listparagraf"/>
        <w:numPr>
          <w:ilvl w:val="0"/>
          <w:numId w:val="14"/>
        </w:numPr>
        <w:ind w:left="426"/>
      </w:pPr>
      <w:r>
        <w:t>Primul strat complet conectat și următorul</w:t>
      </w:r>
      <w:r w:rsidR="00A2182B">
        <w:t xml:space="preserve"> de</w:t>
      </w:r>
      <w:r>
        <w:t xml:space="preserve"> dropout au fost eliminate pentru a simplifica modelul și a evita supraa</w:t>
      </w:r>
      <w:r w:rsidR="00EF7104">
        <w:t>daptarea(overfitting)</w:t>
      </w:r>
      <w:r>
        <w:t>;</w:t>
      </w:r>
    </w:p>
    <w:p w14:paraId="20C1AD8C" w14:textId="03B5234B" w:rsidR="001B3127" w:rsidRDefault="001B3127" w:rsidP="00491E60">
      <w:pPr>
        <w:pStyle w:val="Listparagraf"/>
        <w:numPr>
          <w:ilvl w:val="0"/>
          <w:numId w:val="14"/>
        </w:numPr>
        <w:ind w:left="426"/>
      </w:pPr>
      <w:r>
        <w:t>Numărul de unități din al doilea strat dens a fost modificat de la 4096 la 512;</w:t>
      </w:r>
    </w:p>
    <w:p w14:paraId="412BA169" w14:textId="35A87C1F" w:rsidR="001B3127" w:rsidRDefault="001B3127" w:rsidP="00491E60">
      <w:pPr>
        <w:pStyle w:val="Listparagraf"/>
        <w:numPr>
          <w:ilvl w:val="0"/>
          <w:numId w:val="14"/>
        </w:numPr>
        <w:ind w:left="426"/>
      </w:pPr>
      <w:r>
        <w:t>Normalizarea lotului (batch normalization) a fost adăugată după fiecare strat, cu excepția stratului de ieșire;</w:t>
      </w:r>
    </w:p>
    <w:p w14:paraId="60A0F4C8" w14:textId="5AA50A82" w:rsidR="00491E60" w:rsidRDefault="001B3127" w:rsidP="00491E60">
      <w:pPr>
        <w:pStyle w:val="Listparagraf"/>
        <w:numPr>
          <w:ilvl w:val="0"/>
          <w:numId w:val="14"/>
        </w:numPr>
        <w:ind w:left="426"/>
      </w:pPr>
      <w:r>
        <w:t xml:space="preserve">Lungimea stratului de ieșire a fost redusă de la 1000 la </w:t>
      </w:r>
      <w:r w:rsidR="00EF7104">
        <w:t>„len(wake_words)+1”</w:t>
      </w:r>
      <w:r>
        <w:t>.</w:t>
      </w:r>
    </w:p>
    <w:tbl>
      <w:tblPr>
        <w:tblStyle w:val="Tabelgril"/>
        <w:tblW w:w="0" w:type="auto"/>
        <w:jc w:val="center"/>
        <w:tblLook w:val="04A0" w:firstRow="1" w:lastRow="0" w:firstColumn="1" w:lastColumn="0" w:noHBand="0" w:noVBand="1"/>
      </w:tblPr>
      <w:tblGrid>
        <w:gridCol w:w="1978"/>
        <w:gridCol w:w="1800"/>
      </w:tblGrid>
      <w:tr w:rsidR="00EF7104" w14:paraId="51764B76" w14:textId="77777777" w:rsidTr="00491E60">
        <w:trPr>
          <w:trHeight w:val="258"/>
          <w:jc w:val="center"/>
        </w:trPr>
        <w:tc>
          <w:tcPr>
            <w:tcW w:w="1978" w:type="dxa"/>
          </w:tcPr>
          <w:p w14:paraId="2027FCA5" w14:textId="2021B26D" w:rsidR="00EF7104" w:rsidRPr="00EF7104" w:rsidRDefault="00EF7104" w:rsidP="00EF7104">
            <w:pPr>
              <w:jc w:val="center"/>
              <w:rPr>
                <w:lang w:val="ro-MD"/>
              </w:rPr>
            </w:pPr>
            <w:r>
              <w:t>Num</w:t>
            </w:r>
            <w:r>
              <w:rPr>
                <w:lang w:val="ro-MD"/>
              </w:rPr>
              <w:t>ăr strat convoluțional</w:t>
            </w:r>
          </w:p>
        </w:tc>
        <w:tc>
          <w:tcPr>
            <w:tcW w:w="1800" w:type="dxa"/>
          </w:tcPr>
          <w:p w14:paraId="39140E53" w14:textId="09375656" w:rsidR="00EF7104" w:rsidRDefault="00EF7104" w:rsidP="00EF7104">
            <w:pPr>
              <w:jc w:val="center"/>
            </w:pPr>
            <w:r>
              <w:t>Procentul de dropare</w:t>
            </w:r>
          </w:p>
        </w:tc>
      </w:tr>
      <w:tr w:rsidR="00EF7104" w14:paraId="6727B400" w14:textId="77777777" w:rsidTr="00491E60">
        <w:trPr>
          <w:trHeight w:val="258"/>
          <w:jc w:val="center"/>
        </w:trPr>
        <w:tc>
          <w:tcPr>
            <w:tcW w:w="1978" w:type="dxa"/>
          </w:tcPr>
          <w:p w14:paraId="4239C861" w14:textId="2AF7E966" w:rsidR="00EF7104" w:rsidRDefault="00EF7104" w:rsidP="00EF7104">
            <w:pPr>
              <w:jc w:val="center"/>
            </w:pPr>
            <w:r>
              <w:t>1</w:t>
            </w:r>
          </w:p>
        </w:tc>
        <w:tc>
          <w:tcPr>
            <w:tcW w:w="1800" w:type="dxa"/>
          </w:tcPr>
          <w:p w14:paraId="3DC91B43" w14:textId="47AD0E29" w:rsidR="00EF7104" w:rsidRDefault="00EF7104" w:rsidP="00EF7104">
            <w:pPr>
              <w:jc w:val="center"/>
            </w:pPr>
            <w:r>
              <w:t>0,3</w:t>
            </w:r>
          </w:p>
        </w:tc>
      </w:tr>
      <w:tr w:rsidR="00EF7104" w14:paraId="59211DBA" w14:textId="77777777" w:rsidTr="00491E60">
        <w:trPr>
          <w:trHeight w:val="248"/>
          <w:jc w:val="center"/>
        </w:trPr>
        <w:tc>
          <w:tcPr>
            <w:tcW w:w="1978" w:type="dxa"/>
          </w:tcPr>
          <w:p w14:paraId="79315BF5" w14:textId="03C1C4D3" w:rsidR="00EF7104" w:rsidRDefault="00EF7104" w:rsidP="00EF7104">
            <w:pPr>
              <w:jc w:val="center"/>
            </w:pPr>
            <w:r>
              <w:t>3</w:t>
            </w:r>
          </w:p>
        </w:tc>
        <w:tc>
          <w:tcPr>
            <w:tcW w:w="1800" w:type="dxa"/>
          </w:tcPr>
          <w:p w14:paraId="75A1BEC9" w14:textId="2B00D283" w:rsidR="00EF7104" w:rsidRDefault="00EF7104" w:rsidP="00EF7104">
            <w:pPr>
              <w:jc w:val="center"/>
            </w:pPr>
            <w:r>
              <w:t>0,4</w:t>
            </w:r>
          </w:p>
        </w:tc>
      </w:tr>
      <w:tr w:rsidR="00EF7104" w14:paraId="77599353" w14:textId="77777777" w:rsidTr="00491E60">
        <w:trPr>
          <w:trHeight w:val="258"/>
          <w:jc w:val="center"/>
        </w:trPr>
        <w:tc>
          <w:tcPr>
            <w:tcW w:w="1978" w:type="dxa"/>
          </w:tcPr>
          <w:p w14:paraId="667E5A62" w14:textId="3BA8932B" w:rsidR="00EF7104" w:rsidRDefault="00EF7104" w:rsidP="00EF7104">
            <w:pPr>
              <w:jc w:val="center"/>
            </w:pPr>
            <w:r>
              <w:lastRenderedPageBreak/>
              <w:t>5</w:t>
            </w:r>
          </w:p>
        </w:tc>
        <w:tc>
          <w:tcPr>
            <w:tcW w:w="1800" w:type="dxa"/>
          </w:tcPr>
          <w:p w14:paraId="185E5E6F" w14:textId="5083CA3C" w:rsidR="00EF7104" w:rsidRDefault="00EF7104" w:rsidP="00EF7104">
            <w:pPr>
              <w:jc w:val="center"/>
            </w:pPr>
            <w:r>
              <w:t>0,4</w:t>
            </w:r>
          </w:p>
        </w:tc>
      </w:tr>
      <w:tr w:rsidR="00EF7104" w14:paraId="45362E46" w14:textId="77777777" w:rsidTr="00491E60">
        <w:trPr>
          <w:trHeight w:val="258"/>
          <w:jc w:val="center"/>
        </w:trPr>
        <w:tc>
          <w:tcPr>
            <w:tcW w:w="1978" w:type="dxa"/>
          </w:tcPr>
          <w:p w14:paraId="4275D089" w14:textId="4D229B28" w:rsidR="00EF7104" w:rsidRDefault="00EF7104" w:rsidP="00EF7104">
            <w:pPr>
              <w:jc w:val="center"/>
            </w:pPr>
            <w:r>
              <w:t>6</w:t>
            </w:r>
          </w:p>
        </w:tc>
        <w:tc>
          <w:tcPr>
            <w:tcW w:w="1800" w:type="dxa"/>
          </w:tcPr>
          <w:p w14:paraId="3CCDFB80" w14:textId="020E344D" w:rsidR="00EF7104" w:rsidRDefault="00EF7104" w:rsidP="00EF7104">
            <w:pPr>
              <w:jc w:val="center"/>
            </w:pPr>
            <w:r>
              <w:t>0,4</w:t>
            </w:r>
          </w:p>
        </w:tc>
      </w:tr>
      <w:tr w:rsidR="00EF7104" w14:paraId="2D1B5FC4" w14:textId="77777777" w:rsidTr="00491E60">
        <w:trPr>
          <w:trHeight w:val="258"/>
          <w:jc w:val="center"/>
        </w:trPr>
        <w:tc>
          <w:tcPr>
            <w:tcW w:w="1978" w:type="dxa"/>
          </w:tcPr>
          <w:p w14:paraId="4A9A05ED" w14:textId="10D378D9" w:rsidR="00EF7104" w:rsidRDefault="00EF7104" w:rsidP="00EF7104">
            <w:pPr>
              <w:jc w:val="center"/>
            </w:pPr>
            <w:r>
              <w:t>8</w:t>
            </w:r>
          </w:p>
        </w:tc>
        <w:tc>
          <w:tcPr>
            <w:tcW w:w="1800" w:type="dxa"/>
          </w:tcPr>
          <w:p w14:paraId="11E22E6A" w14:textId="2A05BBAD" w:rsidR="00EF7104" w:rsidRDefault="00EF7104" w:rsidP="00EF7104">
            <w:pPr>
              <w:jc w:val="center"/>
            </w:pPr>
            <w:r>
              <w:t>0,4</w:t>
            </w:r>
          </w:p>
        </w:tc>
      </w:tr>
      <w:tr w:rsidR="00EF7104" w14:paraId="62794D0D" w14:textId="77777777" w:rsidTr="00491E60">
        <w:trPr>
          <w:trHeight w:val="258"/>
          <w:jc w:val="center"/>
        </w:trPr>
        <w:tc>
          <w:tcPr>
            <w:tcW w:w="1978" w:type="dxa"/>
          </w:tcPr>
          <w:p w14:paraId="0E35B214" w14:textId="1BCFD748" w:rsidR="00EF7104" w:rsidRDefault="00EF7104" w:rsidP="00EF7104">
            <w:pPr>
              <w:jc w:val="center"/>
            </w:pPr>
            <w:r>
              <w:t>9</w:t>
            </w:r>
          </w:p>
        </w:tc>
        <w:tc>
          <w:tcPr>
            <w:tcW w:w="1800" w:type="dxa"/>
          </w:tcPr>
          <w:p w14:paraId="3CFD74DE" w14:textId="70860F26" w:rsidR="00EF7104" w:rsidRDefault="00EF7104" w:rsidP="00EF7104">
            <w:pPr>
              <w:jc w:val="center"/>
            </w:pPr>
            <w:r>
              <w:t>0,4</w:t>
            </w:r>
          </w:p>
        </w:tc>
      </w:tr>
      <w:tr w:rsidR="00EF7104" w14:paraId="788C5CA1" w14:textId="77777777" w:rsidTr="00491E60">
        <w:trPr>
          <w:trHeight w:val="248"/>
          <w:jc w:val="center"/>
        </w:trPr>
        <w:tc>
          <w:tcPr>
            <w:tcW w:w="1978" w:type="dxa"/>
          </w:tcPr>
          <w:p w14:paraId="628DD4D8" w14:textId="207614F5" w:rsidR="00EF7104" w:rsidRDefault="00EF7104" w:rsidP="00EF7104">
            <w:pPr>
              <w:jc w:val="center"/>
            </w:pPr>
            <w:r>
              <w:t>11</w:t>
            </w:r>
          </w:p>
        </w:tc>
        <w:tc>
          <w:tcPr>
            <w:tcW w:w="1800" w:type="dxa"/>
          </w:tcPr>
          <w:p w14:paraId="762B5C99" w14:textId="0FEAF854" w:rsidR="00EF7104" w:rsidRDefault="00EF7104" w:rsidP="00EF7104">
            <w:pPr>
              <w:jc w:val="center"/>
            </w:pPr>
            <w:r>
              <w:t>0,4</w:t>
            </w:r>
          </w:p>
        </w:tc>
      </w:tr>
      <w:tr w:rsidR="00EF7104" w14:paraId="47A15EF8" w14:textId="77777777" w:rsidTr="00491E60">
        <w:trPr>
          <w:trHeight w:val="248"/>
          <w:jc w:val="center"/>
        </w:trPr>
        <w:tc>
          <w:tcPr>
            <w:tcW w:w="1978" w:type="dxa"/>
          </w:tcPr>
          <w:p w14:paraId="035E8593" w14:textId="6BBE1DCB" w:rsidR="00EF7104" w:rsidRDefault="00EF7104" w:rsidP="00EF7104">
            <w:pPr>
              <w:jc w:val="center"/>
            </w:pPr>
            <w:r>
              <w:t>12</w:t>
            </w:r>
          </w:p>
        </w:tc>
        <w:tc>
          <w:tcPr>
            <w:tcW w:w="1800" w:type="dxa"/>
          </w:tcPr>
          <w:p w14:paraId="5C371159" w14:textId="08C407F0" w:rsidR="00EF7104" w:rsidRDefault="00EF7104" w:rsidP="00EF7104">
            <w:pPr>
              <w:jc w:val="center"/>
            </w:pPr>
            <w:r>
              <w:t>0,4</w:t>
            </w:r>
          </w:p>
        </w:tc>
      </w:tr>
      <w:tr w:rsidR="00EF7104" w14:paraId="1FAC1D24" w14:textId="77777777" w:rsidTr="00491E60">
        <w:trPr>
          <w:trHeight w:val="248"/>
          <w:jc w:val="center"/>
        </w:trPr>
        <w:tc>
          <w:tcPr>
            <w:tcW w:w="1978" w:type="dxa"/>
          </w:tcPr>
          <w:p w14:paraId="77A9CC91" w14:textId="35125C44" w:rsidR="00EF7104" w:rsidRDefault="00EF7104" w:rsidP="00EF7104">
            <w:pPr>
              <w:jc w:val="center"/>
            </w:pPr>
            <w:r>
              <w:t>13</w:t>
            </w:r>
          </w:p>
        </w:tc>
        <w:tc>
          <w:tcPr>
            <w:tcW w:w="1800" w:type="dxa"/>
          </w:tcPr>
          <w:p w14:paraId="4819C51F" w14:textId="07BD636D" w:rsidR="00EF7104" w:rsidRDefault="00EF7104" w:rsidP="00491E60">
            <w:pPr>
              <w:keepNext/>
              <w:jc w:val="center"/>
            </w:pPr>
            <w:r>
              <w:t>0,5</w:t>
            </w:r>
          </w:p>
        </w:tc>
      </w:tr>
    </w:tbl>
    <w:p w14:paraId="0BA13AB0" w14:textId="34984029" w:rsidR="00EF7104" w:rsidRDefault="00491E60" w:rsidP="00491E60">
      <w:pPr>
        <w:jc w:val="center"/>
        <w:rPr>
          <w:sz w:val="24"/>
          <w:szCs w:val="24"/>
        </w:rPr>
      </w:pPr>
      <w:bookmarkStart w:id="155" w:name="_Ref131012776"/>
      <w:bookmarkStart w:id="156" w:name="_Toc133340341"/>
      <w:r w:rsidRPr="00491E60">
        <w:rPr>
          <w:sz w:val="24"/>
          <w:szCs w:val="24"/>
        </w:rPr>
        <w:t xml:space="preserve">Tabel </w:t>
      </w:r>
      <w:r w:rsidR="002454BA">
        <w:rPr>
          <w:sz w:val="24"/>
          <w:szCs w:val="24"/>
        </w:rPr>
        <w:fldChar w:fldCharType="begin"/>
      </w:r>
      <w:r w:rsidR="002454BA">
        <w:rPr>
          <w:sz w:val="24"/>
          <w:szCs w:val="24"/>
        </w:rPr>
        <w:instrText xml:space="preserve"> SEQ Tabel \* ARABIC </w:instrText>
      </w:r>
      <w:r w:rsidR="002454BA">
        <w:rPr>
          <w:sz w:val="24"/>
          <w:szCs w:val="24"/>
        </w:rPr>
        <w:fldChar w:fldCharType="separate"/>
      </w:r>
      <w:r w:rsidR="002454BA">
        <w:rPr>
          <w:noProof/>
          <w:sz w:val="24"/>
          <w:szCs w:val="24"/>
        </w:rPr>
        <w:t>6</w:t>
      </w:r>
      <w:r w:rsidR="002454BA">
        <w:rPr>
          <w:sz w:val="24"/>
          <w:szCs w:val="24"/>
        </w:rPr>
        <w:fldChar w:fldCharType="end"/>
      </w:r>
      <w:bookmarkEnd w:id="155"/>
      <w:r w:rsidRPr="00491E60">
        <w:rPr>
          <w:sz w:val="24"/>
          <w:szCs w:val="24"/>
        </w:rPr>
        <w:t xml:space="preserve"> Procentele de abandon ale straturilor Dropout în VGG16</w:t>
      </w:r>
      <w:bookmarkEnd w:id="156"/>
    </w:p>
    <w:p w14:paraId="2D13F3E1" w14:textId="77777777" w:rsidR="00491E60" w:rsidRPr="00491E60" w:rsidRDefault="00491E60" w:rsidP="00491E60">
      <w:pPr>
        <w:jc w:val="center"/>
        <w:rPr>
          <w:sz w:val="24"/>
          <w:szCs w:val="24"/>
        </w:rPr>
      </w:pPr>
    </w:p>
    <w:p w14:paraId="36D0E692" w14:textId="46498046" w:rsidR="00CB1FD6" w:rsidRDefault="005E2F93" w:rsidP="00F70A25">
      <w:pPr>
        <w:pStyle w:val="Titlu2"/>
        <w:rPr>
          <w:lang w:val="ro-MD"/>
        </w:rPr>
      </w:pPr>
      <w:bookmarkStart w:id="157" w:name="_Toc133689322"/>
      <w:r>
        <w:rPr>
          <w:lang w:val="ro-MD"/>
        </w:rPr>
        <w:t>AlexNet</w:t>
      </w:r>
      <w:bookmarkEnd w:id="157"/>
    </w:p>
    <w:p w14:paraId="37406EB1" w14:textId="0FA3A83D" w:rsidR="00CB1FD6" w:rsidRDefault="005E2F93" w:rsidP="006914CE">
      <w:pPr>
        <w:ind w:firstLine="708"/>
        <w:rPr>
          <w:lang w:val="ro-MD"/>
        </w:rPr>
      </w:pPr>
      <w:r w:rsidRPr="005E2F93">
        <w:rPr>
          <w:lang w:val="ro-MD"/>
        </w:rPr>
        <w:t xml:space="preserve">Pentru a adapta rețeaua originală creată de Krizhevsky </w:t>
      </w:r>
      <w:r>
        <w:rPr>
          <w:lang w:val="ro-MD"/>
        </w:rPr>
        <w:t xml:space="preserve">și colaboratorii săi </w:t>
      </w:r>
      <w:sdt>
        <w:sdtPr>
          <w:rPr>
            <w:lang w:val="ro-MD"/>
          </w:rPr>
          <w:id w:val="-1705710034"/>
          <w:citation/>
        </w:sdtPr>
        <w:sdtContent>
          <w:r>
            <w:rPr>
              <w:lang w:val="ro-MD"/>
            </w:rPr>
            <w:fldChar w:fldCharType="begin"/>
          </w:r>
          <w:r w:rsidR="00CF043D">
            <w:rPr>
              <w:lang w:val="ro-MD"/>
            </w:rPr>
            <w:instrText xml:space="preserve">CITATION Kri \l 2072 </w:instrText>
          </w:r>
          <w:r>
            <w:rPr>
              <w:lang w:val="ro-MD"/>
            </w:rPr>
            <w:fldChar w:fldCharType="separate"/>
          </w:r>
          <w:r w:rsidR="00183007" w:rsidRPr="00183007">
            <w:rPr>
              <w:noProof/>
              <w:lang w:val="ro-MD"/>
            </w:rPr>
            <w:t>[14]</w:t>
          </w:r>
          <w:r>
            <w:rPr>
              <w:lang w:val="ro-MD"/>
            </w:rPr>
            <w:fldChar w:fldCharType="end"/>
          </w:r>
        </w:sdtContent>
      </w:sdt>
      <w:r>
        <w:rPr>
          <w:lang w:val="ro-MD"/>
        </w:rPr>
        <w:t>,</w:t>
      </w:r>
      <w:r w:rsidRPr="005E2F93">
        <w:rPr>
          <w:lang w:val="ro-MD"/>
        </w:rPr>
        <w:t xml:space="preserve"> au fost aplicate următoarele modificări:</w:t>
      </w:r>
    </w:p>
    <w:p w14:paraId="3ED1A23C" w14:textId="22B99DA1" w:rsidR="00A658F2" w:rsidRDefault="00A658F2" w:rsidP="00A658F2">
      <w:pPr>
        <w:pStyle w:val="Listparagraf"/>
        <w:numPr>
          <w:ilvl w:val="0"/>
          <w:numId w:val="13"/>
        </w:numPr>
        <w:ind w:left="284" w:hanging="284"/>
        <w:rPr>
          <w:lang w:val="ro-MD"/>
        </w:rPr>
      </w:pPr>
      <w:r w:rsidRPr="00A658F2">
        <w:rPr>
          <w:lang w:val="ro-MD"/>
        </w:rPr>
        <w:t xml:space="preserve">Forma de intrare a fost modificată din 224 × 224 × 3 în 32 × </w:t>
      </w:r>
      <w:r w:rsidR="009F0119">
        <w:rPr>
          <w:lang w:val="ro-MD"/>
        </w:rPr>
        <w:t>98</w:t>
      </w:r>
      <w:r w:rsidRPr="00A658F2">
        <w:rPr>
          <w:lang w:val="ro-MD"/>
        </w:rPr>
        <w:t xml:space="preserve"> × 1 pentru a se potrivi cu vectorii de caracteristici extrași  cu metoda calc_mffc_delta</w:t>
      </w:r>
      <w:r w:rsidRPr="00A658F2">
        <w:rPr>
          <w:szCs w:val="28"/>
          <w:lang w:val="ro-MD"/>
        </w:rPr>
        <w:t>(</w:t>
      </w:r>
      <w:r w:rsidRPr="00A658F2">
        <w:rPr>
          <w:szCs w:val="28"/>
          <w:lang w:val="ro-MD"/>
        </w:rPr>
        <w:fldChar w:fldCharType="begin"/>
      </w:r>
      <w:r w:rsidRPr="00A658F2">
        <w:rPr>
          <w:szCs w:val="28"/>
          <w:lang w:val="ro-MD"/>
        </w:rPr>
        <w:instrText xml:space="preserve"> REF _Ref130902392 \h  \* MERGEFORMAT </w:instrText>
      </w:r>
      <w:r w:rsidRPr="00A658F2">
        <w:rPr>
          <w:szCs w:val="28"/>
          <w:lang w:val="ro-MD"/>
        </w:rPr>
      </w:r>
      <w:r w:rsidRPr="00A658F2">
        <w:rPr>
          <w:szCs w:val="28"/>
          <w:lang w:val="ro-MD"/>
        </w:rPr>
        <w:fldChar w:fldCharType="separate"/>
      </w:r>
      <w:r w:rsidRPr="00A658F2">
        <w:rPr>
          <w:szCs w:val="28"/>
        </w:rPr>
        <w:t xml:space="preserve">Fig. </w:t>
      </w:r>
      <w:r w:rsidRPr="00A658F2">
        <w:rPr>
          <w:noProof/>
          <w:szCs w:val="28"/>
        </w:rPr>
        <w:t>6</w:t>
      </w:r>
      <w:r w:rsidRPr="00A658F2">
        <w:rPr>
          <w:szCs w:val="28"/>
        </w:rPr>
        <w:t>.</w:t>
      </w:r>
      <w:r w:rsidRPr="00A658F2">
        <w:rPr>
          <w:noProof/>
          <w:szCs w:val="28"/>
        </w:rPr>
        <w:t>3</w:t>
      </w:r>
      <w:r w:rsidRPr="00A658F2">
        <w:rPr>
          <w:szCs w:val="28"/>
          <w:lang w:val="ro-MD"/>
        </w:rPr>
        <w:fldChar w:fldCharType="end"/>
      </w:r>
      <w:r w:rsidRPr="00A658F2">
        <w:rPr>
          <w:lang w:val="ro-MD"/>
        </w:rPr>
        <w:t>) ;</w:t>
      </w:r>
    </w:p>
    <w:p w14:paraId="7702A37F" w14:textId="190D8435" w:rsidR="00A658F2" w:rsidRDefault="00491E60" w:rsidP="00A658F2">
      <w:pPr>
        <w:pStyle w:val="Listparagraf"/>
        <w:numPr>
          <w:ilvl w:val="0"/>
          <w:numId w:val="13"/>
        </w:numPr>
        <w:ind w:left="284" w:hanging="284"/>
        <w:rPr>
          <w:lang w:val="ro-MD"/>
        </w:rPr>
      </w:pPr>
      <w:r w:rsidRPr="00491E60">
        <w:rPr>
          <w:lang w:val="ro-MD"/>
        </w:rPr>
        <w:t>Pentru a preveni o reducere excesivă a datelor, dimensiunea filtrelor cu kernel în prim</w:t>
      </w:r>
      <w:r>
        <w:rPr>
          <w:lang w:val="ro-MD"/>
        </w:rPr>
        <w:t>ul</w:t>
      </w:r>
      <w:r w:rsidRPr="00491E60">
        <w:rPr>
          <w:lang w:val="ro-MD"/>
        </w:rPr>
        <w:t xml:space="preserve"> strat de convoluție a fost redusă de la 11 × 11 la 7 × 7, iar pasul de la 4 × 4 la 2 × 2;</w:t>
      </w:r>
    </w:p>
    <w:p w14:paraId="36959356" w14:textId="1492576E" w:rsidR="00491E60" w:rsidRDefault="00491E60" w:rsidP="00A658F2">
      <w:pPr>
        <w:pStyle w:val="Listparagraf"/>
        <w:numPr>
          <w:ilvl w:val="0"/>
          <w:numId w:val="13"/>
        </w:numPr>
        <w:ind w:left="284" w:hanging="284"/>
        <w:rPr>
          <w:lang w:val="ro-MD"/>
        </w:rPr>
      </w:pPr>
      <w:r w:rsidRPr="00491E60">
        <w:rPr>
          <w:lang w:val="ro-MD"/>
        </w:rPr>
        <w:t>Pentru ace</w:t>
      </w:r>
      <w:r w:rsidR="00663F4B">
        <w:rPr>
          <w:lang w:val="ro-MD"/>
        </w:rPr>
        <w:t>l</w:t>
      </w:r>
      <w:r w:rsidRPr="00491E60">
        <w:rPr>
          <w:lang w:val="ro-MD"/>
        </w:rPr>
        <w:t>ași motiv ca și</w:t>
      </w:r>
      <w:r>
        <w:rPr>
          <w:lang w:val="ro-MD"/>
        </w:rPr>
        <w:t xml:space="preserve"> la</w:t>
      </w:r>
      <w:r w:rsidRPr="00491E60">
        <w:rPr>
          <w:lang w:val="ro-MD"/>
        </w:rPr>
        <w:t xml:space="preserve"> punctul anterior, dimensiunea câmpului receptiv al tuturor straturilor max-pooling a fost redusă de la 3 × 3 la 3 × 2, în timp ce pasul rămâne neschimbat;</w:t>
      </w:r>
    </w:p>
    <w:p w14:paraId="77B8E8AC" w14:textId="46E59201" w:rsidR="00491E60" w:rsidRDefault="00663F4B" w:rsidP="00A658F2">
      <w:pPr>
        <w:pStyle w:val="Listparagraf"/>
        <w:numPr>
          <w:ilvl w:val="0"/>
          <w:numId w:val="13"/>
        </w:numPr>
        <w:ind w:left="284" w:hanging="284"/>
        <w:rPr>
          <w:lang w:val="ro-MD"/>
        </w:rPr>
      </w:pPr>
      <w:r w:rsidRPr="00663F4B">
        <w:rPr>
          <w:lang w:val="ro-MD"/>
        </w:rPr>
        <w:t>Al patrulea strat de convoluție a fost eliminat pentru a preveni overfitting-ul pe</w:t>
      </w:r>
      <w:r>
        <w:rPr>
          <w:lang w:val="ro-MD"/>
        </w:rPr>
        <w:t xml:space="preserve"> setul de antrenare care este considerabil mai mic decât setul de date ImageNet</w:t>
      </w:r>
      <w:r w:rsidRPr="00491E60">
        <w:rPr>
          <w:lang w:val="ro-MD"/>
        </w:rPr>
        <w:t>;</w:t>
      </w:r>
    </w:p>
    <w:p w14:paraId="701F0FD2" w14:textId="452B7FC9" w:rsidR="00663F4B" w:rsidRDefault="00663F4B" w:rsidP="00A658F2">
      <w:pPr>
        <w:pStyle w:val="Listparagraf"/>
        <w:numPr>
          <w:ilvl w:val="0"/>
          <w:numId w:val="13"/>
        </w:numPr>
        <w:ind w:left="284" w:hanging="284"/>
        <w:rPr>
          <w:lang w:val="ro-MD"/>
        </w:rPr>
      </w:pPr>
      <w:r w:rsidRPr="00663F4B">
        <w:rPr>
          <w:lang w:val="ro-MD"/>
        </w:rPr>
        <w:t>Pentru a reduce numărul de parametri al modelului, precum și pentru a preveni overfitting-</w:t>
      </w:r>
      <w:r w:rsidR="007262B9">
        <w:rPr>
          <w:lang w:val="ro-MD"/>
        </w:rPr>
        <w:t>ul,</w:t>
      </w:r>
      <w:r w:rsidRPr="00663F4B">
        <w:rPr>
          <w:lang w:val="ro-MD"/>
        </w:rPr>
        <w:t xml:space="preserve"> primul strat complet conectat și dropout-ul ulterior au fost eliminate;</w:t>
      </w:r>
    </w:p>
    <w:p w14:paraId="10B2F669" w14:textId="2AC702A1" w:rsidR="007262B9" w:rsidRDefault="007B488D" w:rsidP="00A658F2">
      <w:pPr>
        <w:pStyle w:val="Listparagraf"/>
        <w:numPr>
          <w:ilvl w:val="0"/>
          <w:numId w:val="13"/>
        </w:numPr>
        <w:ind w:left="284" w:hanging="284"/>
        <w:rPr>
          <w:lang w:val="ro-MD"/>
        </w:rPr>
      </w:pPr>
      <w:r>
        <w:rPr>
          <w:lang w:val="ro-MD"/>
        </w:rPr>
        <w:t>În loc de normalizarea răspunsului local (Local response normalization) a fost folosită normalizarea loturilor (Batch normalization)</w:t>
      </w:r>
      <w:r w:rsidRPr="00663F4B">
        <w:rPr>
          <w:lang w:val="ro-MD"/>
        </w:rPr>
        <w:t>;</w:t>
      </w:r>
    </w:p>
    <w:p w14:paraId="7124C5D9" w14:textId="44650EAA" w:rsidR="007B488D" w:rsidRDefault="00375F14" w:rsidP="00A658F2">
      <w:pPr>
        <w:pStyle w:val="Listparagraf"/>
        <w:numPr>
          <w:ilvl w:val="0"/>
          <w:numId w:val="13"/>
        </w:numPr>
        <w:ind w:left="284" w:hanging="284"/>
        <w:rPr>
          <w:lang w:val="ro-MD"/>
        </w:rPr>
      </w:pPr>
      <w:r w:rsidRPr="00375F14">
        <w:rPr>
          <w:lang w:val="ro-MD"/>
        </w:rPr>
        <w:t xml:space="preserve">Lungimea stratului de ieșire a fost redusă de la 1000 la </w:t>
      </w:r>
      <w:r>
        <w:t>„len(wake_words)+1”</w:t>
      </w:r>
      <w:r w:rsidRPr="00375F14">
        <w:rPr>
          <w:lang w:val="ro-MD"/>
        </w:rPr>
        <w:t>, pentru a se potrivi cu categoriile clasificate de sistem.</w:t>
      </w:r>
    </w:p>
    <w:p w14:paraId="73F075A8" w14:textId="77777777" w:rsidR="006914CE" w:rsidRDefault="006914CE" w:rsidP="006914CE">
      <w:pPr>
        <w:pStyle w:val="Listparagraf"/>
        <w:ind w:left="284"/>
        <w:rPr>
          <w:lang w:val="ro-MD"/>
        </w:rPr>
      </w:pPr>
    </w:p>
    <w:p w14:paraId="7C6BCFFC" w14:textId="5F3A7D4A" w:rsidR="00FD01C2" w:rsidRDefault="00FD01C2" w:rsidP="00F70A25">
      <w:pPr>
        <w:pStyle w:val="Titlu2"/>
        <w:rPr>
          <w:lang w:val="ro-MD"/>
        </w:rPr>
      </w:pPr>
      <w:bookmarkStart w:id="158" w:name="_Toc133689323"/>
      <w:r>
        <w:rPr>
          <w:lang w:val="ro-MD"/>
        </w:rPr>
        <w:t>SqueezeNet</w:t>
      </w:r>
      <w:bookmarkEnd w:id="158"/>
    </w:p>
    <w:p w14:paraId="62C474BE" w14:textId="72FDCEB1" w:rsidR="00183DAD" w:rsidRDefault="006914CE" w:rsidP="006914CE">
      <w:pPr>
        <w:ind w:firstLine="708"/>
        <w:rPr>
          <w:lang w:val="ro-MD"/>
        </w:rPr>
      </w:pPr>
      <w:r w:rsidRPr="006914CE">
        <w:rPr>
          <w:lang w:val="ro-MD"/>
        </w:rPr>
        <w:t>Pentru modelul SqueezeNet, arhitectura propusă de Iandola</w:t>
      </w:r>
      <w:r>
        <w:rPr>
          <w:lang w:val="ro-MD"/>
        </w:rPr>
        <w:t xml:space="preserve"> </w:t>
      </w:r>
      <w:sdt>
        <w:sdtPr>
          <w:rPr>
            <w:lang w:val="ro-MD"/>
          </w:rPr>
          <w:id w:val="1531373927"/>
          <w:citation/>
        </w:sdtPr>
        <w:sdtContent>
          <w:r>
            <w:rPr>
              <w:lang w:val="ro-MD"/>
            </w:rPr>
            <w:fldChar w:fldCharType="begin"/>
          </w:r>
          <w:r>
            <w:rPr>
              <w:lang w:val="ro-MD"/>
            </w:rPr>
            <w:instrText xml:space="preserve"> CITATION Ian16 \l 2072 </w:instrText>
          </w:r>
          <w:r>
            <w:rPr>
              <w:lang w:val="ro-MD"/>
            </w:rPr>
            <w:fldChar w:fldCharType="separate"/>
          </w:r>
          <w:r w:rsidR="00183007" w:rsidRPr="00183007">
            <w:rPr>
              <w:noProof/>
              <w:lang w:val="ro-MD"/>
            </w:rPr>
            <w:t>[16]</w:t>
          </w:r>
          <w:r>
            <w:rPr>
              <w:lang w:val="ro-MD"/>
            </w:rPr>
            <w:fldChar w:fldCharType="end"/>
          </w:r>
        </w:sdtContent>
      </w:sdt>
      <w:r>
        <w:rPr>
          <w:lang w:val="ro-MD"/>
        </w:rPr>
        <w:t xml:space="preserve"> </w:t>
      </w:r>
      <w:r w:rsidRPr="006914CE">
        <w:rPr>
          <w:lang w:val="ro-MD"/>
        </w:rPr>
        <w:t xml:space="preserve">are deja un număr limitat de parametri și </w:t>
      </w:r>
      <w:r>
        <w:rPr>
          <w:lang w:val="ro-MD"/>
        </w:rPr>
        <w:t>o</w:t>
      </w:r>
      <w:r w:rsidRPr="006914CE">
        <w:rPr>
          <w:lang w:val="ro-MD"/>
        </w:rPr>
        <w:t xml:space="preserve"> amprentă mică de memorie. Cu toate acestea, la fel </w:t>
      </w:r>
      <w:r w:rsidRPr="006914CE">
        <w:rPr>
          <w:lang w:val="ro-MD"/>
        </w:rPr>
        <w:lastRenderedPageBreak/>
        <w:t>ca celelalte modele, fiind conceput</w:t>
      </w:r>
      <w:r w:rsidR="00183DAD">
        <w:rPr>
          <w:lang w:val="ro-MD"/>
        </w:rPr>
        <w:t>ă</w:t>
      </w:r>
      <w:r w:rsidRPr="006914CE">
        <w:rPr>
          <w:lang w:val="ro-MD"/>
        </w:rPr>
        <w:t xml:space="preserve"> pentru a învăța din imaginile stocate în ImageNet implică faptul că rețeaua așteaptă date mai mari și mai numeroase. </w:t>
      </w:r>
    </w:p>
    <w:p w14:paraId="61E5658F" w14:textId="46F6FBBB" w:rsidR="00FD01C2" w:rsidRDefault="006914CE" w:rsidP="00B73589">
      <w:pPr>
        <w:ind w:firstLine="708"/>
        <w:rPr>
          <w:lang w:val="ro-MD"/>
        </w:rPr>
      </w:pPr>
      <w:r w:rsidRPr="006914CE">
        <w:rPr>
          <w:lang w:val="ro-MD"/>
        </w:rPr>
        <w:t xml:space="preserve">O adaptare a SqueezeNet creată pentru CIFAR-10 de către Hancock </w:t>
      </w:r>
      <w:sdt>
        <w:sdtPr>
          <w:rPr>
            <w:lang w:val="ro-MD"/>
          </w:rPr>
          <w:id w:val="-1691054861"/>
          <w:citation/>
        </w:sdtPr>
        <w:sdtContent>
          <w:r>
            <w:rPr>
              <w:lang w:val="ro-MD"/>
            </w:rPr>
            <w:fldChar w:fldCharType="begin"/>
          </w:r>
          <w:r>
            <w:rPr>
              <w:lang w:val="ro-MD"/>
            </w:rPr>
            <w:instrText xml:space="preserve"> CITATION Han19 \l 2072 </w:instrText>
          </w:r>
          <w:r>
            <w:rPr>
              <w:lang w:val="ro-MD"/>
            </w:rPr>
            <w:fldChar w:fldCharType="separate"/>
          </w:r>
          <w:r w:rsidR="00183007" w:rsidRPr="00183007">
            <w:rPr>
              <w:noProof/>
              <w:lang w:val="ro-MD"/>
            </w:rPr>
            <w:t>[22]</w:t>
          </w:r>
          <w:r>
            <w:rPr>
              <w:lang w:val="ro-MD"/>
            </w:rPr>
            <w:fldChar w:fldCharType="end"/>
          </w:r>
        </w:sdtContent>
      </w:sdt>
      <w:r w:rsidRPr="006914CE">
        <w:rPr>
          <w:lang w:val="ro-MD"/>
        </w:rPr>
        <w:t xml:space="preserve"> a fost </w:t>
      </w:r>
      <w:r w:rsidR="00183DAD">
        <w:rPr>
          <w:lang w:val="ro-MD"/>
        </w:rPr>
        <w:t xml:space="preserve">utilizată fără </w:t>
      </w:r>
      <w:r w:rsidR="002B31BE">
        <w:rPr>
          <w:lang w:val="ro-MD"/>
        </w:rPr>
        <w:t>mari modificări</w:t>
      </w:r>
      <w:r w:rsidR="00183DAD">
        <w:rPr>
          <w:lang w:val="ro-MD"/>
        </w:rPr>
        <w:t>, cu execepția dimensiunii formei de intrare și a lungimii str</w:t>
      </w:r>
      <w:r w:rsidR="002B31BE">
        <w:rPr>
          <w:lang w:val="ro-MD"/>
        </w:rPr>
        <w:t xml:space="preserve">atului de ieșire. În plus a fost </w:t>
      </w:r>
      <w:r w:rsidR="009D25D2">
        <w:rPr>
          <w:lang w:val="ro-MD"/>
        </w:rPr>
        <w:t>crescut</w:t>
      </w:r>
      <w:r w:rsidR="002B31BE">
        <w:rPr>
          <w:lang w:val="ro-MD"/>
        </w:rPr>
        <w:t xml:space="preserve"> procentul de dropare din 0.</w:t>
      </w:r>
      <w:r w:rsidR="009D25D2">
        <w:rPr>
          <w:lang w:val="ro-MD"/>
        </w:rPr>
        <w:t>5</w:t>
      </w:r>
      <w:r w:rsidR="002B31BE">
        <w:rPr>
          <w:lang w:val="ro-MD"/>
        </w:rPr>
        <w:t xml:space="preserve"> în 0,</w:t>
      </w:r>
      <w:r w:rsidR="009D25D2">
        <w:rPr>
          <w:lang w:val="ro-MD"/>
        </w:rPr>
        <w:t>6</w:t>
      </w:r>
      <w:r w:rsidR="002B31BE">
        <w:rPr>
          <w:lang w:val="ro-MD"/>
        </w:rPr>
        <w:t xml:space="preserve"> și a fost </w:t>
      </w:r>
      <w:r w:rsidR="009D25D2">
        <w:rPr>
          <w:lang w:val="ro-MD"/>
        </w:rPr>
        <w:t>adăugată</w:t>
      </w:r>
      <w:r w:rsidR="002B31BE">
        <w:rPr>
          <w:lang w:val="ro-MD"/>
        </w:rPr>
        <w:t xml:space="preserve"> regularizarea</w:t>
      </w:r>
      <w:r w:rsidR="00B73589">
        <w:rPr>
          <w:lang w:val="ro-MD"/>
        </w:rPr>
        <w:t xml:space="preserve"> L2 </w:t>
      </w:r>
      <w:r w:rsidR="009D25D2">
        <w:rPr>
          <w:lang w:val="ro-MD"/>
        </w:rPr>
        <w:t>î</w:t>
      </w:r>
      <w:r w:rsidR="00B73589">
        <w:rPr>
          <w:lang w:val="ro-MD"/>
        </w:rPr>
        <w:t>n stratul convoluțional</w:t>
      </w:r>
      <w:r w:rsidR="009D25D2">
        <w:rPr>
          <w:lang w:val="ro-MD"/>
        </w:rPr>
        <w:t xml:space="preserve"> pentru a reduce overfitting-ul.</w:t>
      </w:r>
    </w:p>
    <w:p w14:paraId="73240427" w14:textId="77777777" w:rsidR="00DB23DC" w:rsidRDefault="00DB23DC" w:rsidP="00B73589">
      <w:pPr>
        <w:ind w:firstLine="708"/>
        <w:rPr>
          <w:lang w:val="ro-MD"/>
        </w:rPr>
      </w:pPr>
    </w:p>
    <w:p w14:paraId="45F4656B" w14:textId="6052DB7E" w:rsidR="000B737C" w:rsidRDefault="00DB23DC" w:rsidP="00DB23DC">
      <w:pPr>
        <w:pStyle w:val="Titlu2"/>
        <w:rPr>
          <w:lang w:val="ro-MD"/>
        </w:rPr>
      </w:pPr>
      <w:r>
        <w:rPr>
          <w:lang w:val="ro-MD"/>
        </w:rPr>
        <w:t>Selecția modelului și antrenarea propriu-zisă</w:t>
      </w:r>
    </w:p>
    <w:p w14:paraId="048E624A" w14:textId="77777777" w:rsidR="00EE68DC" w:rsidRDefault="00DB23DC" w:rsidP="00DB23DC">
      <w:pPr>
        <w:ind w:left="708"/>
        <w:contextualSpacing/>
        <w:rPr>
          <w:lang w:val="en-US"/>
        </w:rPr>
      </w:pPr>
      <w:r>
        <w:rPr>
          <w:lang w:val="en-US"/>
        </w:rPr>
        <w:t>Pentru a facilita selectarea, compilarea și antrenarea rețelelor convoluționale</w:t>
      </w:r>
      <w:r w:rsidR="00EE68DC">
        <w:rPr>
          <w:lang w:val="en-US"/>
        </w:rPr>
        <w:t xml:space="preserve">, </w:t>
      </w:r>
    </w:p>
    <w:p w14:paraId="4AAE24F1" w14:textId="1F234340" w:rsidR="00DB23DC" w:rsidRPr="00A96DC6" w:rsidRDefault="00EE68DC" w:rsidP="00DB23DC">
      <w:pPr>
        <w:contextualSpacing/>
        <w:rPr>
          <w:lang w:val="en-US"/>
        </w:rPr>
      </w:pPr>
      <w:r>
        <w:rPr>
          <w:lang w:val="en-US"/>
        </w:rPr>
        <w:t>reprezentative sunt</w:t>
      </w:r>
      <w:r w:rsidR="00DB23DC">
        <w:rPr>
          <w:lang w:val="en-US"/>
        </w:rPr>
        <w:t xml:space="preserve"> celule de cod prezentate în</w:t>
      </w:r>
      <w:r w:rsidR="00DB23DC" w:rsidRPr="00BB53A3">
        <w:rPr>
          <w:szCs w:val="28"/>
          <w:lang w:val="en-US"/>
        </w:rPr>
        <w:t xml:space="preserve"> </w:t>
      </w:r>
      <w:r w:rsidR="00DB23DC" w:rsidRPr="00BB53A3">
        <w:rPr>
          <w:szCs w:val="28"/>
          <w:lang w:val="en-US"/>
        </w:rPr>
        <w:fldChar w:fldCharType="begin"/>
      </w:r>
      <w:r w:rsidR="00DB23DC" w:rsidRPr="00BB53A3">
        <w:rPr>
          <w:szCs w:val="28"/>
          <w:lang w:val="en-US"/>
        </w:rPr>
        <w:instrText xml:space="preserve"> REF _Ref132048416 \h </w:instrText>
      </w:r>
      <w:r w:rsidR="00DB23DC">
        <w:rPr>
          <w:szCs w:val="28"/>
          <w:lang w:val="en-US"/>
        </w:rPr>
        <w:instrText xml:space="preserve"> \* MERGEFORMAT </w:instrText>
      </w:r>
      <w:r w:rsidR="00DB23DC" w:rsidRPr="00BB53A3">
        <w:rPr>
          <w:szCs w:val="28"/>
          <w:lang w:val="en-US"/>
        </w:rPr>
      </w:r>
      <w:r w:rsidR="00DB23DC" w:rsidRPr="00BB53A3">
        <w:rPr>
          <w:szCs w:val="28"/>
          <w:lang w:val="en-US"/>
        </w:rPr>
        <w:fldChar w:fldCharType="separate"/>
      </w:r>
      <w:r w:rsidR="00C746F9">
        <w:rPr>
          <w:szCs w:val="28"/>
        </w:rPr>
        <w:t>f</w:t>
      </w:r>
      <w:r w:rsidR="00DB23DC" w:rsidRPr="00BB53A3">
        <w:rPr>
          <w:szCs w:val="28"/>
        </w:rPr>
        <w:t>ig</w:t>
      </w:r>
      <w:r w:rsidR="00C746F9">
        <w:rPr>
          <w:szCs w:val="28"/>
        </w:rPr>
        <w:t>ura</w:t>
      </w:r>
      <w:r w:rsidR="00DB23DC" w:rsidRPr="00BB53A3">
        <w:rPr>
          <w:szCs w:val="28"/>
        </w:rPr>
        <w:t xml:space="preserve"> </w:t>
      </w:r>
      <w:r w:rsidR="00DB23DC" w:rsidRPr="00BB53A3">
        <w:rPr>
          <w:noProof/>
          <w:szCs w:val="28"/>
        </w:rPr>
        <w:t>7</w:t>
      </w:r>
      <w:r w:rsidR="00DB23DC" w:rsidRPr="00BB53A3">
        <w:rPr>
          <w:szCs w:val="28"/>
        </w:rPr>
        <w:t>.</w:t>
      </w:r>
      <w:r w:rsidR="00DB23DC" w:rsidRPr="00BB53A3">
        <w:rPr>
          <w:noProof/>
          <w:szCs w:val="28"/>
        </w:rPr>
        <w:t>1</w:t>
      </w:r>
      <w:r w:rsidR="00DB23DC" w:rsidRPr="00BB53A3">
        <w:rPr>
          <w:szCs w:val="28"/>
          <w:lang w:val="en-US"/>
        </w:rPr>
        <w:fldChar w:fldCharType="end"/>
      </w:r>
      <w:r>
        <w:rPr>
          <w:szCs w:val="28"/>
          <w:lang w:val="en-US"/>
        </w:rPr>
        <w:t xml:space="preserve"> și </w:t>
      </w:r>
      <w:r w:rsidRPr="00EE68DC">
        <w:rPr>
          <w:szCs w:val="28"/>
          <w:lang w:val="en-US"/>
        </w:rPr>
        <w:fldChar w:fldCharType="begin"/>
      </w:r>
      <w:r w:rsidRPr="00EE68DC">
        <w:rPr>
          <w:szCs w:val="28"/>
          <w:lang w:val="en-US"/>
        </w:rPr>
        <w:instrText xml:space="preserve"> REF _Ref134282465 \h </w:instrText>
      </w:r>
      <w:r>
        <w:rPr>
          <w:szCs w:val="28"/>
          <w:lang w:val="en-US"/>
        </w:rPr>
        <w:instrText xml:space="preserve"> \* MERGEFORMAT </w:instrText>
      </w:r>
      <w:r w:rsidRPr="00EE68DC">
        <w:rPr>
          <w:szCs w:val="28"/>
          <w:lang w:val="en-US"/>
        </w:rPr>
      </w:r>
      <w:r w:rsidRPr="00EE68DC">
        <w:rPr>
          <w:szCs w:val="28"/>
          <w:lang w:val="en-US"/>
        </w:rPr>
        <w:fldChar w:fldCharType="separate"/>
      </w:r>
      <w:r w:rsidRPr="00EE68DC">
        <w:rPr>
          <w:szCs w:val="28"/>
        </w:rPr>
        <w:t xml:space="preserve">figura </w:t>
      </w:r>
      <w:r w:rsidRPr="00EE68DC">
        <w:rPr>
          <w:noProof/>
          <w:szCs w:val="28"/>
        </w:rPr>
        <w:t>7</w:t>
      </w:r>
      <w:r w:rsidRPr="00EE68DC">
        <w:rPr>
          <w:szCs w:val="28"/>
        </w:rPr>
        <w:t>.</w:t>
      </w:r>
      <w:r w:rsidRPr="00EE68DC">
        <w:rPr>
          <w:noProof/>
          <w:szCs w:val="28"/>
        </w:rPr>
        <w:t>2</w:t>
      </w:r>
      <w:r w:rsidRPr="00EE68DC">
        <w:rPr>
          <w:szCs w:val="28"/>
          <w:lang w:val="en-US"/>
        </w:rPr>
        <w:fldChar w:fldCharType="end"/>
      </w:r>
      <w:r w:rsidR="00DB23DC">
        <w:rPr>
          <w:lang w:val="en-US"/>
        </w:rPr>
        <w:t>. Funția de cost (eng. loss function) utilizată pentru calcularea erorii în scorurile rețelei este entropia încrucișată categorică (eng. categorical cross entropy), definită în e</w:t>
      </w:r>
      <w:r w:rsidR="00DB23DC" w:rsidRPr="00C746F9">
        <w:rPr>
          <w:lang w:val="en-US"/>
        </w:rPr>
        <w:t xml:space="preserve">cuația </w:t>
      </w:r>
      <w:r w:rsidR="00DB23DC" w:rsidRPr="00C746F9">
        <w:rPr>
          <w:lang w:val="en-US"/>
        </w:rPr>
        <w:fldChar w:fldCharType="begin"/>
      </w:r>
      <w:r w:rsidR="00DB23DC" w:rsidRPr="00C746F9">
        <w:rPr>
          <w:lang w:val="en-US"/>
        </w:rPr>
        <w:instrText xml:space="preserve"> REF _Ref132045786 \h </w:instrText>
      </w:r>
      <w:r w:rsidR="00C746F9" w:rsidRPr="00C746F9">
        <w:rPr>
          <w:lang w:val="en-US"/>
        </w:rPr>
        <w:instrText xml:space="preserve"> \* MERGEFORMAT </w:instrText>
      </w:r>
      <w:r w:rsidR="00DB23DC" w:rsidRPr="00C746F9">
        <w:rPr>
          <w:lang w:val="en-US"/>
        </w:rPr>
      </w:r>
      <w:r w:rsidR="00DB23DC" w:rsidRPr="00C746F9">
        <w:rPr>
          <w:lang w:val="en-US"/>
        </w:rPr>
        <w:fldChar w:fldCharType="separate"/>
      </w:r>
      <w:r w:rsidR="00DB23DC" w:rsidRPr="00C746F9">
        <w:rPr>
          <w:noProof/>
          <w:szCs w:val="28"/>
        </w:rPr>
        <w:t>7</w:t>
      </w:r>
      <w:r w:rsidR="00DB23DC" w:rsidRPr="00C746F9">
        <w:rPr>
          <w:szCs w:val="28"/>
        </w:rPr>
        <w:t>.</w:t>
      </w:r>
      <w:r w:rsidR="00DB23DC" w:rsidRPr="00C746F9">
        <w:rPr>
          <w:noProof/>
          <w:szCs w:val="28"/>
        </w:rPr>
        <w:t>1</w:t>
      </w:r>
      <w:r w:rsidR="00DB23DC" w:rsidRPr="00C746F9">
        <w:rPr>
          <w:lang w:val="en-US"/>
        </w:rPr>
        <w:fldChar w:fldCharType="end"/>
      </w:r>
      <w:r w:rsidR="00DB23DC">
        <w:rPr>
          <w:lang w:val="en-US"/>
        </w:rPr>
        <w:t>, unde y_true</w:t>
      </w:r>
      <w:r w:rsidR="00DB23DC">
        <w:rPr>
          <w:vertAlign w:val="subscript"/>
          <w:lang w:val="en-US"/>
        </w:rPr>
        <w:t xml:space="preserve">i  </w:t>
      </w:r>
      <w:r w:rsidR="00DB23DC">
        <w:rPr>
          <w:lang w:val="en-US"/>
        </w:rPr>
        <w:t>este eticheta adevărată și y_pred</w:t>
      </w:r>
      <w:r w:rsidR="00DB23DC">
        <w:rPr>
          <w:vertAlign w:val="subscript"/>
          <w:lang w:val="en-US"/>
        </w:rPr>
        <w:t>i</w:t>
      </w:r>
      <w:r w:rsidR="00DB23DC">
        <w:rPr>
          <w:lang w:val="en-US"/>
        </w:rPr>
        <w:t xml:space="preserve"> este eticheta prezisă.</w:t>
      </w:r>
    </w:p>
    <w:p w14:paraId="15CBFEBB" w14:textId="77777777" w:rsidR="00DB23DC" w:rsidRDefault="00DB23DC" w:rsidP="00DB23DC">
      <w:pPr>
        <w:contextualSpacing/>
        <w:rPr>
          <w:lang w:val="en-US"/>
        </w:rPr>
      </w:pPr>
    </w:p>
    <w:tbl>
      <w:tblPr>
        <w:tblStyle w:val="Tabelsimplu4"/>
        <w:tblW w:w="9626" w:type="dxa"/>
        <w:tblLook w:val="04A0" w:firstRow="1" w:lastRow="0" w:firstColumn="1" w:lastColumn="0" w:noHBand="0" w:noVBand="1"/>
      </w:tblPr>
      <w:tblGrid>
        <w:gridCol w:w="8784"/>
        <w:gridCol w:w="842"/>
      </w:tblGrid>
      <w:tr w:rsidR="00DB23DC" w:rsidRPr="00C746F9" w14:paraId="121AA24A" w14:textId="77777777" w:rsidTr="00E31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4DF802DB" w14:textId="27021485" w:rsidR="00DB23DC" w:rsidRPr="00C746F9" w:rsidRDefault="00C746F9" w:rsidP="00E3126B">
            <w:pPr>
              <w:rPr>
                <w:b w:val="0"/>
                <w:bCs w:val="0"/>
                <w:iCs/>
              </w:rPr>
            </w:pPr>
            <m:oMathPara>
              <m:oMath>
                <m:r>
                  <m:rPr>
                    <m:sty m:val="b"/>
                  </m:rPr>
                  <w:rPr>
                    <w:rFonts w:ascii="Cambria Math" w:hAnsi="Cambria Math"/>
                  </w:rPr>
                  <m:t>CE= -</m:t>
                </m:r>
                <m:nary>
                  <m:naryPr>
                    <m:chr m:val="∑"/>
                    <m:limLoc m:val="undOvr"/>
                    <m:ctrlPr>
                      <w:rPr>
                        <w:rFonts w:ascii="Cambria Math" w:hAnsi="Cambria Math"/>
                        <w:b w:val="0"/>
                        <w:bCs w:val="0"/>
                        <w:iCs/>
                        <w:color w:val="44546A" w:themeColor="text2"/>
                      </w:rPr>
                    </m:ctrlPr>
                  </m:naryPr>
                  <m:sub>
                    <m:r>
                      <m:rPr>
                        <m:sty m:val="b"/>
                      </m:rPr>
                      <w:rPr>
                        <w:rFonts w:ascii="Cambria Math" w:hAnsi="Cambria Math"/>
                      </w:rPr>
                      <m:t>i=1</m:t>
                    </m:r>
                  </m:sub>
                  <m:sup>
                    <m:r>
                      <m:rPr>
                        <m:sty m:val="b"/>
                      </m:rPr>
                      <w:rPr>
                        <w:rFonts w:ascii="Cambria Math" w:hAnsi="Cambria Math"/>
                      </w:rPr>
                      <m:t>i=N</m:t>
                    </m:r>
                  </m:sup>
                  <m:e>
                    <m:sSub>
                      <m:sSubPr>
                        <m:ctrlPr>
                          <w:rPr>
                            <w:rFonts w:ascii="Cambria Math" w:hAnsi="Cambria Math"/>
                            <w:b w:val="0"/>
                            <w:bCs w:val="0"/>
                            <w:iCs/>
                            <w:color w:val="44546A" w:themeColor="text2"/>
                          </w:rPr>
                        </m:ctrlPr>
                      </m:sSubPr>
                      <m:e>
                        <m:r>
                          <m:rPr>
                            <m:sty m:val="b"/>
                          </m:rPr>
                          <w:rPr>
                            <w:rFonts w:ascii="Cambria Math" w:hAnsi="Cambria Math"/>
                          </w:rPr>
                          <m:t>y_true</m:t>
                        </m:r>
                      </m:e>
                      <m:sub>
                        <m:r>
                          <m:rPr>
                            <m:sty m:val="b"/>
                          </m:rPr>
                          <w:rPr>
                            <w:rFonts w:ascii="Cambria Math" w:hAnsi="Cambria Math"/>
                          </w:rPr>
                          <m:t>i</m:t>
                        </m:r>
                      </m:sub>
                    </m:sSub>
                    <m:r>
                      <m:rPr>
                        <m:sty m:val="b"/>
                      </m:rPr>
                      <w:rPr>
                        <w:rFonts w:ascii="Cambria Math" w:hAnsi="Cambria Math"/>
                      </w:rPr>
                      <m:t>*log⁡(</m:t>
                    </m:r>
                    <m:sSub>
                      <m:sSubPr>
                        <m:ctrlPr>
                          <w:rPr>
                            <w:rFonts w:ascii="Cambria Math" w:hAnsi="Cambria Math"/>
                            <w:b w:val="0"/>
                            <w:bCs w:val="0"/>
                            <w:iCs/>
                            <w:color w:val="44546A" w:themeColor="text2"/>
                          </w:rPr>
                        </m:ctrlPr>
                      </m:sSubPr>
                      <m:e>
                        <m:r>
                          <m:rPr>
                            <m:sty m:val="b"/>
                          </m:rPr>
                          <w:rPr>
                            <w:rFonts w:ascii="Cambria Math" w:hAnsi="Cambria Math"/>
                          </w:rPr>
                          <m:t>y_pred</m:t>
                        </m:r>
                      </m:e>
                      <m:sub>
                        <m:r>
                          <m:rPr>
                            <m:sty m:val="b"/>
                          </m:rPr>
                          <w:rPr>
                            <w:rFonts w:ascii="Cambria Math" w:hAnsi="Cambria Math"/>
                          </w:rPr>
                          <m:t>i</m:t>
                        </m:r>
                      </m:sub>
                    </m:sSub>
                  </m:e>
                </m:nary>
                <m:r>
                  <m:rPr>
                    <m:sty m:val="b"/>
                  </m:rPr>
                  <w:rPr>
                    <w:rFonts w:ascii="Cambria Math" w:hAnsi="Cambria Math"/>
                  </w:rPr>
                  <m:t>)</m:t>
                </m:r>
              </m:oMath>
            </m:oMathPara>
          </w:p>
        </w:tc>
        <w:tc>
          <w:tcPr>
            <w:tcW w:w="842" w:type="dxa"/>
          </w:tcPr>
          <w:p w14:paraId="3E926ADE" w14:textId="5DECC0A3" w:rsidR="00DB23DC" w:rsidRPr="00C746F9" w:rsidRDefault="00C746F9" w:rsidP="00E3126B">
            <w:pPr>
              <w:cnfStyle w:val="100000000000" w:firstRow="1" w:lastRow="0" w:firstColumn="0" w:lastColumn="0" w:oddVBand="0" w:evenVBand="0" w:oddHBand="0" w:evenHBand="0" w:firstRowFirstColumn="0" w:firstRowLastColumn="0" w:lastRowFirstColumn="0" w:lastRowLastColumn="0"/>
              <w:rPr>
                <w:b w:val="0"/>
                <w:bCs w:val="0"/>
                <w:iCs/>
              </w:rPr>
            </w:pPr>
            <w:bookmarkStart w:id="159" w:name="_Ref132045786"/>
            <w:r w:rsidRPr="00C746F9">
              <w:rPr>
                <w:b w:val="0"/>
                <w:bCs w:val="0"/>
                <w:iCs/>
              </w:rPr>
              <w:t>(</w:t>
            </w:r>
            <w:r w:rsidR="00DB23DC" w:rsidRPr="00C746F9">
              <w:rPr>
                <w:iCs/>
              </w:rPr>
              <w:fldChar w:fldCharType="begin"/>
            </w:r>
            <w:r w:rsidR="00DB23DC" w:rsidRPr="00C746F9">
              <w:rPr>
                <w:b w:val="0"/>
                <w:bCs w:val="0"/>
                <w:iCs/>
              </w:rPr>
              <w:instrText xml:space="preserve"> STYLEREF 1 \s </w:instrText>
            </w:r>
            <w:r w:rsidR="00DB23DC" w:rsidRPr="00C746F9">
              <w:rPr>
                <w:iCs/>
              </w:rPr>
              <w:fldChar w:fldCharType="separate"/>
            </w:r>
            <w:r w:rsidR="00DB23DC" w:rsidRPr="00C746F9">
              <w:rPr>
                <w:b w:val="0"/>
                <w:bCs w:val="0"/>
                <w:iCs/>
                <w:noProof/>
              </w:rPr>
              <w:t>7</w:t>
            </w:r>
            <w:r w:rsidR="00DB23DC" w:rsidRPr="00C746F9">
              <w:rPr>
                <w:iCs/>
              </w:rPr>
              <w:fldChar w:fldCharType="end"/>
            </w:r>
            <w:r w:rsidR="00DB23DC" w:rsidRPr="00C746F9">
              <w:rPr>
                <w:b w:val="0"/>
                <w:bCs w:val="0"/>
                <w:iCs/>
              </w:rPr>
              <w:t>.</w:t>
            </w:r>
            <w:r w:rsidRPr="00C746F9">
              <w:rPr>
                <w:iCs/>
              </w:rPr>
              <w:fldChar w:fldCharType="begin"/>
            </w:r>
            <w:r w:rsidRPr="00C746F9">
              <w:rPr>
                <w:b w:val="0"/>
                <w:bCs w:val="0"/>
                <w:iCs/>
              </w:rPr>
              <w:instrText xml:space="preserve"> SEQ Ecuație \* ARABIC \s 1 </w:instrText>
            </w:r>
            <w:r w:rsidRPr="00C746F9">
              <w:rPr>
                <w:iCs/>
              </w:rPr>
              <w:fldChar w:fldCharType="separate"/>
            </w:r>
            <w:r w:rsidR="00DB23DC" w:rsidRPr="00C746F9">
              <w:rPr>
                <w:b w:val="0"/>
                <w:bCs w:val="0"/>
                <w:iCs/>
                <w:noProof/>
              </w:rPr>
              <w:t>1</w:t>
            </w:r>
            <w:r w:rsidRPr="00C746F9">
              <w:rPr>
                <w:iCs/>
                <w:noProof/>
              </w:rPr>
              <w:fldChar w:fldCharType="end"/>
            </w:r>
            <w:bookmarkEnd w:id="159"/>
            <w:r w:rsidRPr="00C746F9">
              <w:rPr>
                <w:b w:val="0"/>
                <w:bCs w:val="0"/>
                <w:iCs/>
                <w:noProof/>
              </w:rPr>
              <w:t>)</w:t>
            </w:r>
          </w:p>
        </w:tc>
      </w:tr>
    </w:tbl>
    <w:p w14:paraId="22D0A9FB" w14:textId="77777777" w:rsidR="00DB23DC" w:rsidRDefault="00DB23DC" w:rsidP="00DB23DC">
      <w:pPr>
        <w:contextualSpacing/>
        <w:rPr>
          <w:lang w:val="en-US"/>
        </w:rPr>
      </w:pPr>
    </w:p>
    <w:p w14:paraId="3A15C565" w14:textId="77777777" w:rsidR="00DB23DC" w:rsidRDefault="00DB23DC" w:rsidP="00DB23DC">
      <w:pPr>
        <w:ind w:firstLine="708"/>
        <w:contextualSpacing/>
        <w:rPr>
          <w:lang w:val="en-US"/>
        </w:rPr>
      </w:pPr>
    </w:p>
    <w:p w14:paraId="7F40D303" w14:textId="77777777" w:rsidR="00EE68DC" w:rsidRDefault="00CE37E5" w:rsidP="00DB23DC">
      <w:pPr>
        <w:ind w:firstLine="708"/>
        <w:contextualSpacing/>
        <w:rPr>
          <w:lang w:val="en-US"/>
        </w:rPr>
      </w:pPr>
      <w:r>
        <w:rPr>
          <w:lang w:val="en-US"/>
        </w:rPr>
        <w:t xml:space="preserve">Cele trei arhitecturi folosesc funția de optimizare </w:t>
      </w:r>
      <w:r w:rsidR="00CA4FA0">
        <w:rPr>
          <w:lang w:val="en-US"/>
        </w:rPr>
        <w:t>SGD</w:t>
      </w:r>
      <w:r w:rsidR="00536BAA">
        <w:rPr>
          <w:lang w:val="en-US"/>
        </w:rPr>
        <w:t xml:space="preserve"> cu moment Nesterov</w:t>
      </w:r>
      <w:r w:rsidR="00CA4FA0">
        <w:rPr>
          <w:lang w:val="en-US"/>
        </w:rPr>
        <w:t xml:space="preserve"> pentru a estima valoarea gradientului în avans</w:t>
      </w:r>
      <w:r>
        <w:rPr>
          <w:lang w:val="en-US"/>
        </w:rPr>
        <w:t>.</w:t>
      </w:r>
      <w:r w:rsidR="00CA4FA0">
        <w:rPr>
          <w:lang w:val="en-US"/>
        </w:rPr>
        <w:t xml:space="preserve"> Alți parametri ai acestui optimizator sunt:</w:t>
      </w:r>
    </w:p>
    <w:p w14:paraId="0C7C41F4" w14:textId="5824188B" w:rsidR="00EE68DC" w:rsidRDefault="00EE68DC" w:rsidP="00EE68DC">
      <w:pPr>
        <w:pStyle w:val="Listparagraf"/>
        <w:numPr>
          <w:ilvl w:val="0"/>
          <w:numId w:val="20"/>
        </w:numPr>
        <w:ind w:left="426"/>
        <w:rPr>
          <w:lang w:val="en-US"/>
        </w:rPr>
      </w:pPr>
      <w:r w:rsidRPr="00EE68DC">
        <w:rPr>
          <w:lang w:val="en-US"/>
        </w:rPr>
        <w:t>R</w:t>
      </w:r>
      <w:r w:rsidR="00CA4FA0" w:rsidRPr="00EE68DC">
        <w:rPr>
          <w:lang w:val="en-US"/>
        </w:rPr>
        <w:t>ata de învățare ce controlează cât de mult greutățile modelelor sunt actualizate la fiecare pa</w:t>
      </w:r>
      <w:r w:rsidR="00C746F9" w:rsidRPr="00EE68DC">
        <w:rPr>
          <w:lang w:val="en-US"/>
        </w:rPr>
        <w:t>s</w:t>
      </w:r>
      <w:r>
        <w:rPr>
          <w:lang w:val="en-US"/>
        </w:rPr>
        <w:t xml:space="preserve">. </w:t>
      </w:r>
      <w:r w:rsidRPr="00EE68DC">
        <w:rPr>
          <w:lang w:val="en-US"/>
        </w:rPr>
        <w:t>Cu o rată de învățare mai mică, modelele sunt actualizate mai lent, dar pot ajunge la un minim local mai precis și, cu o rată de învățare mai mare, modelele sunt actualizate mai rapid, dar pot sări peste minimul local optim</w:t>
      </w:r>
      <w:r w:rsidR="007E6858">
        <w:rPr>
          <w:lang w:val="en-US"/>
        </w:rPr>
        <w:t>.</w:t>
      </w:r>
    </w:p>
    <w:p w14:paraId="738E87D0" w14:textId="2E62739B" w:rsidR="00CA4FA0" w:rsidRDefault="00EE68DC" w:rsidP="00EE68DC">
      <w:pPr>
        <w:pStyle w:val="Listparagraf"/>
        <w:numPr>
          <w:ilvl w:val="0"/>
          <w:numId w:val="20"/>
        </w:numPr>
        <w:ind w:left="426"/>
        <w:rPr>
          <w:lang w:val="en-US"/>
        </w:rPr>
      </w:pPr>
      <w:r>
        <w:rPr>
          <w:lang w:val="en-US"/>
        </w:rPr>
        <w:t>R</w:t>
      </w:r>
      <w:r w:rsidR="00C746F9" w:rsidRPr="00EE68DC">
        <w:rPr>
          <w:lang w:val="en-US"/>
        </w:rPr>
        <w:t>ata de descompunere a ratei de învățare</w:t>
      </w:r>
      <w:r>
        <w:rPr>
          <w:lang w:val="en-US"/>
        </w:rPr>
        <w:t>(</w:t>
      </w:r>
      <w:r w:rsidR="00723015">
        <w:rPr>
          <w:lang w:val="en-US"/>
        </w:rPr>
        <w:t xml:space="preserve">englezescul </w:t>
      </w:r>
      <w:r>
        <w:rPr>
          <w:lang w:val="en-US"/>
        </w:rPr>
        <w:t>decay) - î</w:t>
      </w:r>
      <w:r w:rsidRPr="00EE68DC">
        <w:rPr>
          <w:lang w:val="en-US"/>
        </w:rPr>
        <w:t>n timpul antrenării, poate fi util să se reducă treptat rata de învățare pentru a ajunge la un minimum local mai precis</w:t>
      </w:r>
      <w:r>
        <w:rPr>
          <w:lang w:val="en-US"/>
        </w:rPr>
        <w:t>.</w:t>
      </w:r>
    </w:p>
    <w:p w14:paraId="0FFF4723" w14:textId="0B2FBAEF" w:rsidR="00EE68DC" w:rsidRPr="00EE68DC" w:rsidRDefault="00EE68DC" w:rsidP="00EE68DC">
      <w:pPr>
        <w:pStyle w:val="Listparagraf"/>
        <w:numPr>
          <w:ilvl w:val="0"/>
          <w:numId w:val="20"/>
        </w:numPr>
        <w:ind w:left="426"/>
        <w:rPr>
          <w:lang w:val="en-US"/>
        </w:rPr>
      </w:pPr>
      <w:r>
        <w:rPr>
          <w:lang w:val="en-US"/>
        </w:rPr>
        <w:t xml:space="preserve">Momentum </w:t>
      </w:r>
      <w:r w:rsidR="007E6858">
        <w:rPr>
          <w:lang w:val="en-US"/>
        </w:rPr>
        <w:t xml:space="preserve"> - parametru ce ajută la accelerarea vitezei de convergență a funcției de cost</w:t>
      </w:r>
      <w:r w:rsidR="00E854A6">
        <w:rPr>
          <w:lang w:val="en-US"/>
        </w:rPr>
        <w:t xml:space="preserve"> prin adăugarea unei fracțiuni din actualizările anterioare la noua actualizare a ponderilor.</w:t>
      </w:r>
    </w:p>
    <w:p w14:paraId="39C3EEAF" w14:textId="2CA8921B" w:rsidR="00C746F9" w:rsidRDefault="00C746F9" w:rsidP="00DB23DC">
      <w:pPr>
        <w:ind w:firstLine="708"/>
        <w:contextualSpacing/>
        <w:rPr>
          <w:lang w:val="en-US"/>
        </w:rPr>
      </w:pPr>
    </w:p>
    <w:p w14:paraId="59F9EA2D" w14:textId="77777777" w:rsidR="00C746F9" w:rsidRDefault="00C746F9" w:rsidP="00E854A6">
      <w:pPr>
        <w:contextualSpacing/>
        <w:rPr>
          <w:lang w:val="en-US"/>
        </w:rPr>
      </w:pPr>
    </w:p>
    <w:bookmarkStart w:id="160" w:name="_MON_1742660782"/>
    <w:bookmarkEnd w:id="160"/>
    <w:p w14:paraId="496A9A8E" w14:textId="5F1CA894" w:rsidR="00DB23DC" w:rsidRDefault="00723015" w:rsidP="00DB23DC">
      <w:pPr>
        <w:keepNext/>
        <w:contextualSpacing/>
        <w:jc w:val="center"/>
      </w:pPr>
      <w:r>
        <w:rPr>
          <w:b/>
          <w:sz w:val="32"/>
          <w:szCs w:val="32"/>
        </w:rPr>
        <w:object w:dxaOrig="7308" w:dyaOrig="1710" w14:anchorId="59A4E778">
          <v:shape id="_x0000_i1047" type="#_x0000_t75" style="width:365.4pt;height:85.8pt" o:ole="">
            <v:imagedata r:id="rId35" o:title=""/>
          </v:shape>
          <o:OLEObject Type="Embed" ProgID="Word.Document.12" ShapeID="_x0000_i1047" DrawAspect="Content" ObjectID="_1745081509" r:id="rId36">
            <o:FieldCodes>\s</o:FieldCodes>
          </o:OLEObject>
        </w:object>
      </w:r>
    </w:p>
    <w:p w14:paraId="19B82808" w14:textId="750C8142" w:rsidR="00DB23DC" w:rsidRPr="00536BAA" w:rsidRDefault="00DB23DC" w:rsidP="00DB23DC">
      <w:pPr>
        <w:jc w:val="center"/>
        <w:rPr>
          <w:szCs w:val="28"/>
        </w:rPr>
      </w:pPr>
      <w:bookmarkStart w:id="161" w:name="_Ref132048416"/>
      <w:bookmarkStart w:id="162" w:name="_Toc133340147"/>
      <w:bookmarkStart w:id="163" w:name="_Toc133340323"/>
      <w:r w:rsidRPr="00536BAA">
        <w:rPr>
          <w:szCs w:val="28"/>
        </w:rPr>
        <w:t xml:space="preserve">Fig. </w:t>
      </w:r>
      <w:r w:rsidRPr="00536BAA">
        <w:rPr>
          <w:szCs w:val="28"/>
        </w:rPr>
        <w:fldChar w:fldCharType="begin"/>
      </w:r>
      <w:r w:rsidRPr="00536BAA">
        <w:rPr>
          <w:szCs w:val="28"/>
        </w:rPr>
        <w:instrText xml:space="preserve"> STYLEREF 1 \s </w:instrText>
      </w:r>
      <w:r w:rsidRPr="00536BAA">
        <w:rPr>
          <w:szCs w:val="28"/>
        </w:rPr>
        <w:fldChar w:fldCharType="separate"/>
      </w:r>
      <w:r w:rsidRPr="00536BAA">
        <w:rPr>
          <w:noProof/>
          <w:szCs w:val="28"/>
        </w:rPr>
        <w:t>7</w:t>
      </w:r>
      <w:r w:rsidRPr="00536BAA">
        <w:rPr>
          <w:szCs w:val="28"/>
        </w:rPr>
        <w:fldChar w:fldCharType="end"/>
      </w:r>
      <w:r w:rsidRPr="00536BAA">
        <w:rPr>
          <w:szCs w:val="28"/>
        </w:rPr>
        <w:t>.</w:t>
      </w:r>
      <w:r w:rsidRPr="00536BAA">
        <w:rPr>
          <w:szCs w:val="28"/>
        </w:rPr>
        <w:fldChar w:fldCharType="begin"/>
      </w:r>
      <w:r w:rsidRPr="00536BAA">
        <w:rPr>
          <w:szCs w:val="28"/>
        </w:rPr>
        <w:instrText xml:space="preserve"> SEQ Fig. \* ARABIC \s 1 </w:instrText>
      </w:r>
      <w:r w:rsidRPr="00536BAA">
        <w:rPr>
          <w:szCs w:val="28"/>
        </w:rPr>
        <w:fldChar w:fldCharType="separate"/>
      </w:r>
      <w:r w:rsidRPr="00536BAA">
        <w:rPr>
          <w:noProof/>
          <w:szCs w:val="28"/>
        </w:rPr>
        <w:t>1</w:t>
      </w:r>
      <w:r w:rsidRPr="00536BAA">
        <w:rPr>
          <w:szCs w:val="28"/>
        </w:rPr>
        <w:fldChar w:fldCharType="end"/>
      </w:r>
      <w:bookmarkEnd w:id="161"/>
      <w:r w:rsidRPr="00536BAA">
        <w:rPr>
          <w:szCs w:val="28"/>
        </w:rPr>
        <w:t xml:space="preserve"> </w:t>
      </w:r>
      <w:bookmarkEnd w:id="162"/>
      <w:bookmarkEnd w:id="163"/>
      <w:r w:rsidR="00C746F9">
        <w:rPr>
          <w:szCs w:val="28"/>
        </w:rPr>
        <w:t>Alegerea modelului, setarea metodei de optimizare și</w:t>
      </w:r>
      <w:r w:rsidR="00723015">
        <w:rPr>
          <w:szCs w:val="28"/>
        </w:rPr>
        <w:t xml:space="preserve"> a</w:t>
      </w:r>
      <w:r w:rsidR="00C746F9">
        <w:rPr>
          <w:szCs w:val="28"/>
        </w:rPr>
        <w:t xml:space="preserve"> funcției de cost</w:t>
      </w:r>
    </w:p>
    <w:p w14:paraId="48E48AB4" w14:textId="77777777" w:rsidR="00DB23DC" w:rsidRDefault="00DB23DC" w:rsidP="00DB23DC">
      <w:pPr>
        <w:jc w:val="center"/>
        <w:rPr>
          <w:sz w:val="24"/>
          <w:szCs w:val="24"/>
        </w:rPr>
      </w:pPr>
    </w:p>
    <w:p w14:paraId="02AA0664" w14:textId="44F416FE" w:rsidR="00DB23DC" w:rsidRDefault="00DB23DC" w:rsidP="00DB23DC">
      <w:pPr>
        <w:ind w:firstLine="708"/>
      </w:pPr>
      <w:r w:rsidRPr="007F7455">
        <w:t>Mai departe, după antrenarea modelului, rezultatele</w:t>
      </w:r>
      <w:r>
        <w:t xml:space="preserve"> rețelelor neuronale convoluționale sunt evaluate folosind precizia(acuratețea) antrenamentului, a validării și a testului. Precizia antrenamentului și a validării sunt calculate ca medie a ultimelor </w:t>
      </w:r>
      <w:r w:rsidR="00831C39">
        <w:t>2</w:t>
      </w:r>
      <w:r>
        <w:t xml:space="preserve">50 de epoci ale procesului corespunzător. </w:t>
      </w:r>
      <w:r w:rsidRPr="000D1A7D">
        <w:t>Modelul este antrenat folosind metoda fit() pe setul de date de antrenament și cu un lot de dimensiune 128.</w:t>
      </w:r>
      <w:r>
        <w:t xml:space="preserve"> Validarea se realizeaz</w:t>
      </w:r>
      <w:r>
        <w:rPr>
          <w:lang w:val="ro-MD"/>
        </w:rPr>
        <w:t>ă folosind setul de validare corespunzător.</w:t>
      </w:r>
      <w:r w:rsidRPr="000D1A7D">
        <w:t xml:space="preserve"> Parametrul steps_per_epoch specifică numărul de pași de antrenament pe epocă și este calculat </w:t>
      </w:r>
      <w:r w:rsidR="00831C39" w:rsidRPr="000D1A7D">
        <w:t xml:space="preserve">ca x_train.shape[0] // 128. </w:t>
      </w:r>
      <w:del w:id="164" w:author="Radu Hereșanu" w:date="2023-04-10T22:37:00Z">
        <w:r w:rsidR="00831C39" w:rsidDel="00277605">
          <w:delText xml:space="preserve"> </w:delText>
        </w:r>
      </w:del>
    </w:p>
    <w:p w14:paraId="7B93E8B3" w14:textId="77777777" w:rsidR="00E854A6" w:rsidRDefault="00E854A6" w:rsidP="00DB23DC">
      <w:pPr>
        <w:ind w:firstLine="708"/>
      </w:pPr>
    </w:p>
    <w:bookmarkStart w:id="165" w:name="_MON_1742751957"/>
    <w:bookmarkEnd w:id="165"/>
    <w:p w14:paraId="4FC3EC7D" w14:textId="1DBF95A4" w:rsidR="00DB23DC" w:rsidRDefault="00DB23DC" w:rsidP="00DB23DC">
      <w:pPr>
        <w:keepNext/>
        <w:jc w:val="center"/>
      </w:pPr>
      <w:r>
        <w:rPr>
          <w:b/>
          <w:sz w:val="32"/>
          <w:szCs w:val="32"/>
        </w:rPr>
        <w:object w:dxaOrig="7308" w:dyaOrig="2850" w14:anchorId="2650CF92">
          <v:shape id="_x0000_i1032" type="#_x0000_t75" style="width:365.4pt;height:142.8pt" o:ole="">
            <v:imagedata r:id="rId37" o:title=""/>
          </v:shape>
          <o:OLEObject Type="Embed" ProgID="Word.Document.12" ShapeID="_x0000_i1032" DrawAspect="Content" ObjectID="_1745081510" r:id="rId38">
            <o:FieldCodes>\s</o:FieldCodes>
          </o:OLEObject>
        </w:object>
      </w:r>
    </w:p>
    <w:p w14:paraId="2A54602A" w14:textId="77777777" w:rsidR="00DB23DC" w:rsidRPr="00723015" w:rsidRDefault="00DB23DC" w:rsidP="00DB23DC">
      <w:pPr>
        <w:jc w:val="center"/>
        <w:rPr>
          <w:szCs w:val="28"/>
        </w:rPr>
      </w:pPr>
      <w:bookmarkStart w:id="166" w:name="_Ref134282465"/>
      <w:bookmarkStart w:id="167" w:name="_Toc133340148"/>
      <w:bookmarkStart w:id="168" w:name="_Toc133340324"/>
      <w:r w:rsidRPr="00723015">
        <w:rPr>
          <w:szCs w:val="28"/>
        </w:rPr>
        <w:t xml:space="preserve">Fig. </w:t>
      </w:r>
      <w:r w:rsidRPr="00723015">
        <w:rPr>
          <w:szCs w:val="28"/>
        </w:rPr>
        <w:fldChar w:fldCharType="begin"/>
      </w:r>
      <w:r w:rsidRPr="00723015">
        <w:rPr>
          <w:szCs w:val="28"/>
        </w:rPr>
        <w:instrText xml:space="preserve"> STYLEREF 1 \s </w:instrText>
      </w:r>
      <w:r w:rsidRPr="00723015">
        <w:rPr>
          <w:szCs w:val="28"/>
        </w:rPr>
        <w:fldChar w:fldCharType="separate"/>
      </w:r>
      <w:r w:rsidRPr="00723015">
        <w:rPr>
          <w:noProof/>
          <w:szCs w:val="28"/>
        </w:rPr>
        <w:t>7</w:t>
      </w:r>
      <w:r w:rsidRPr="00723015">
        <w:rPr>
          <w:szCs w:val="28"/>
        </w:rPr>
        <w:fldChar w:fldCharType="end"/>
      </w:r>
      <w:r w:rsidRPr="00723015">
        <w:rPr>
          <w:szCs w:val="28"/>
        </w:rPr>
        <w:t>.</w:t>
      </w:r>
      <w:r w:rsidRPr="00723015">
        <w:rPr>
          <w:szCs w:val="28"/>
        </w:rPr>
        <w:fldChar w:fldCharType="begin"/>
      </w:r>
      <w:r w:rsidRPr="00723015">
        <w:rPr>
          <w:szCs w:val="28"/>
        </w:rPr>
        <w:instrText xml:space="preserve"> SEQ Fig. \* ARABIC \s 1 </w:instrText>
      </w:r>
      <w:r w:rsidRPr="00723015">
        <w:rPr>
          <w:szCs w:val="28"/>
        </w:rPr>
        <w:fldChar w:fldCharType="separate"/>
      </w:r>
      <w:r w:rsidRPr="00723015">
        <w:rPr>
          <w:noProof/>
          <w:szCs w:val="28"/>
        </w:rPr>
        <w:t>2</w:t>
      </w:r>
      <w:r w:rsidRPr="00723015">
        <w:rPr>
          <w:szCs w:val="28"/>
        </w:rPr>
        <w:fldChar w:fldCharType="end"/>
      </w:r>
      <w:bookmarkEnd w:id="166"/>
      <w:r w:rsidRPr="00723015">
        <w:rPr>
          <w:szCs w:val="28"/>
        </w:rPr>
        <w:t xml:space="preserve"> Antrenarea modelului și validarea sa</w:t>
      </w:r>
      <w:bookmarkEnd w:id="167"/>
      <w:bookmarkEnd w:id="168"/>
    </w:p>
    <w:p w14:paraId="4CD60FCE" w14:textId="77777777" w:rsidR="00DB23DC" w:rsidRDefault="00DB23DC" w:rsidP="00FD01C2">
      <w:pPr>
        <w:rPr>
          <w:lang w:val="ro-MD"/>
        </w:rPr>
      </w:pPr>
    </w:p>
    <w:p w14:paraId="36228133" w14:textId="2F777653" w:rsidR="00C215EC" w:rsidRDefault="00C215EC" w:rsidP="00C215EC">
      <w:pPr>
        <w:pStyle w:val="Titlu2"/>
        <w:rPr>
          <w:lang w:val="ro-MD"/>
        </w:rPr>
      </w:pPr>
      <w:bookmarkStart w:id="169" w:name="_Toc133689324"/>
      <w:r>
        <w:rPr>
          <w:lang w:val="ro-MD"/>
        </w:rPr>
        <w:t>Conversia la Tensorflow Lite</w:t>
      </w:r>
      <w:bookmarkEnd w:id="169"/>
    </w:p>
    <w:p w14:paraId="6DF72E4C" w14:textId="6960BD4A" w:rsidR="00C215EC" w:rsidRPr="00C215EC" w:rsidRDefault="00C215EC" w:rsidP="00C215EC">
      <w:pPr>
        <w:ind w:firstLine="708"/>
        <w:rPr>
          <w:lang w:val="ro-MD"/>
        </w:rPr>
      </w:pPr>
      <w:r w:rsidRPr="00C215EC">
        <w:rPr>
          <w:lang w:val="ro-MD"/>
        </w:rPr>
        <w:t>După ce un model</w:t>
      </w:r>
      <w:r>
        <w:rPr>
          <w:lang w:val="ro-MD"/>
        </w:rPr>
        <w:t>ul</w:t>
      </w:r>
      <w:r w:rsidRPr="00C215EC">
        <w:rPr>
          <w:lang w:val="ro-MD"/>
        </w:rPr>
        <w:t xml:space="preserve"> este construit, antrenat și evaluat, procesul de conversie din TensorFlow în TensorFlow Lite este simplu, așa cum este prezentat în</w:t>
      </w:r>
      <w:r w:rsidR="00C341E4">
        <w:rPr>
          <w:lang w:val="ro-MD"/>
        </w:rPr>
        <w:t xml:space="preserve"> </w:t>
      </w:r>
      <w:r w:rsidR="00C341E4" w:rsidRPr="00C341E4">
        <w:rPr>
          <w:szCs w:val="28"/>
          <w:lang w:val="ro-MD"/>
        </w:rPr>
        <w:fldChar w:fldCharType="begin"/>
      </w:r>
      <w:r w:rsidR="00C341E4" w:rsidRPr="00C341E4">
        <w:rPr>
          <w:szCs w:val="28"/>
          <w:lang w:val="ro-MD"/>
        </w:rPr>
        <w:instrText xml:space="preserve"> REF _Ref131871268 \h  \* MERGEFORMAT </w:instrText>
      </w:r>
      <w:r w:rsidR="00C341E4" w:rsidRPr="00C341E4">
        <w:rPr>
          <w:szCs w:val="28"/>
          <w:lang w:val="ro-MD"/>
        </w:rPr>
      </w:r>
      <w:r w:rsidR="00C341E4" w:rsidRPr="00C341E4">
        <w:rPr>
          <w:szCs w:val="28"/>
          <w:lang w:val="ro-MD"/>
        </w:rPr>
        <w:fldChar w:fldCharType="separate"/>
      </w:r>
      <w:r w:rsidR="00C341E4" w:rsidRPr="00C341E4">
        <w:rPr>
          <w:szCs w:val="28"/>
        </w:rPr>
        <w:t xml:space="preserve">Fig. </w:t>
      </w:r>
      <w:r w:rsidR="00C341E4" w:rsidRPr="00C341E4">
        <w:rPr>
          <w:noProof/>
          <w:szCs w:val="28"/>
        </w:rPr>
        <w:t>5</w:t>
      </w:r>
      <w:r w:rsidR="00C341E4" w:rsidRPr="00C341E4">
        <w:rPr>
          <w:szCs w:val="28"/>
        </w:rPr>
        <w:t>.</w:t>
      </w:r>
      <w:r w:rsidR="00C341E4" w:rsidRPr="00C341E4">
        <w:rPr>
          <w:noProof/>
          <w:szCs w:val="28"/>
        </w:rPr>
        <w:t>8</w:t>
      </w:r>
      <w:r w:rsidR="00C341E4" w:rsidRPr="00C341E4">
        <w:rPr>
          <w:szCs w:val="28"/>
          <w:lang w:val="ro-MD"/>
        </w:rPr>
        <w:fldChar w:fldCharType="end"/>
      </w:r>
      <w:r w:rsidRPr="00C215EC">
        <w:rPr>
          <w:lang w:val="ro-MD"/>
        </w:rPr>
        <w:t xml:space="preserve">. Procesul de conversie constă în încărcarea modelului </w:t>
      </w:r>
      <w:r w:rsidR="00C341E4">
        <w:rPr>
          <w:lang w:val="ro-MD"/>
        </w:rPr>
        <w:t>TensorFlow</w:t>
      </w:r>
      <w:r w:rsidRPr="00C215EC">
        <w:rPr>
          <w:lang w:val="ro-MD"/>
        </w:rPr>
        <w:t xml:space="preserve"> care a fost salvat anterior , crearea unui obiect TFLiteConverter (în acest caz, dintr-un model Keras) </w:t>
      </w:r>
      <w:r w:rsidRPr="00C215EC">
        <w:rPr>
          <w:lang w:val="ro-MD"/>
        </w:rPr>
        <w:lastRenderedPageBreak/>
        <w:t>și convertirea modelului în format TFLite. Următorul pas este de a copia modelul în folderul programului de pe Raspberry Pi 4 și de a configura TFLite Interpreter.</w:t>
      </w:r>
    </w:p>
    <w:bookmarkStart w:id="170" w:name="_MON_1742483874"/>
    <w:bookmarkEnd w:id="170"/>
    <w:p w14:paraId="15129FAA" w14:textId="5FB4A0DA" w:rsidR="00C341E4" w:rsidRDefault="00C341E4" w:rsidP="00C341E4">
      <w:pPr>
        <w:keepNext/>
        <w:jc w:val="center"/>
      </w:pPr>
      <w:r>
        <w:rPr>
          <w:b/>
          <w:sz w:val="32"/>
          <w:szCs w:val="32"/>
        </w:rPr>
        <w:object w:dxaOrig="8796" w:dyaOrig="1140" w14:anchorId="6FF85B92">
          <v:shape id="_x0000_i1033" type="#_x0000_t75" style="width:439.2pt;height:57.6pt" o:ole="">
            <v:imagedata r:id="rId39" o:title=""/>
          </v:shape>
          <o:OLEObject Type="Embed" ProgID="Word.Document.12" ShapeID="_x0000_i1033" DrawAspect="Content" ObjectID="_1745081511" r:id="rId40">
            <o:FieldCodes>\s</o:FieldCodes>
          </o:OLEObject>
        </w:object>
      </w:r>
    </w:p>
    <w:p w14:paraId="3EB7F9F8" w14:textId="55D9FBCE" w:rsidR="00C215EC" w:rsidRPr="00723015" w:rsidRDefault="00C341E4" w:rsidP="00C341E4">
      <w:pPr>
        <w:jc w:val="center"/>
        <w:rPr>
          <w:szCs w:val="28"/>
          <w:lang w:val="ro-MD"/>
        </w:rPr>
      </w:pPr>
      <w:bookmarkStart w:id="171" w:name="_Ref131871268"/>
      <w:bookmarkStart w:id="172" w:name="_Toc133340139"/>
      <w:bookmarkStart w:id="173" w:name="_Toc133340315"/>
      <w:r w:rsidRPr="00723015">
        <w:rPr>
          <w:szCs w:val="28"/>
        </w:rPr>
        <w:t xml:space="preserve">Fig. </w:t>
      </w:r>
      <w:r w:rsidR="00AA4D4B" w:rsidRPr="00723015">
        <w:rPr>
          <w:szCs w:val="28"/>
        </w:rPr>
        <w:fldChar w:fldCharType="begin"/>
      </w:r>
      <w:r w:rsidR="00AA4D4B" w:rsidRPr="00723015">
        <w:rPr>
          <w:szCs w:val="28"/>
        </w:rPr>
        <w:instrText xml:space="preserve"> STYLEREF 1 \s </w:instrText>
      </w:r>
      <w:r w:rsidR="00AA4D4B" w:rsidRPr="00723015">
        <w:rPr>
          <w:szCs w:val="28"/>
        </w:rPr>
        <w:fldChar w:fldCharType="separate"/>
      </w:r>
      <w:r w:rsidR="00AA4D4B" w:rsidRPr="00723015">
        <w:rPr>
          <w:noProof/>
          <w:szCs w:val="28"/>
        </w:rPr>
        <w:t>5</w:t>
      </w:r>
      <w:r w:rsidR="00AA4D4B" w:rsidRPr="00723015">
        <w:rPr>
          <w:szCs w:val="28"/>
        </w:rPr>
        <w:fldChar w:fldCharType="end"/>
      </w:r>
      <w:r w:rsidR="00AA4D4B" w:rsidRPr="00723015">
        <w:rPr>
          <w:szCs w:val="28"/>
        </w:rPr>
        <w:t>.</w:t>
      </w:r>
      <w:r w:rsidR="00AA4D4B" w:rsidRPr="00723015">
        <w:rPr>
          <w:szCs w:val="28"/>
        </w:rPr>
        <w:fldChar w:fldCharType="begin"/>
      </w:r>
      <w:r w:rsidR="00AA4D4B" w:rsidRPr="00723015">
        <w:rPr>
          <w:szCs w:val="28"/>
        </w:rPr>
        <w:instrText xml:space="preserve"> SEQ Fig. \* ARABIC \s 1 </w:instrText>
      </w:r>
      <w:r w:rsidR="00AA4D4B" w:rsidRPr="00723015">
        <w:rPr>
          <w:szCs w:val="28"/>
        </w:rPr>
        <w:fldChar w:fldCharType="separate"/>
      </w:r>
      <w:r w:rsidR="00AA4D4B" w:rsidRPr="00723015">
        <w:rPr>
          <w:noProof/>
          <w:szCs w:val="28"/>
        </w:rPr>
        <w:t>8</w:t>
      </w:r>
      <w:r w:rsidR="00AA4D4B" w:rsidRPr="00723015">
        <w:rPr>
          <w:szCs w:val="28"/>
        </w:rPr>
        <w:fldChar w:fldCharType="end"/>
      </w:r>
      <w:bookmarkEnd w:id="171"/>
      <w:r w:rsidRPr="00723015">
        <w:rPr>
          <w:szCs w:val="28"/>
        </w:rPr>
        <w:t xml:space="preserve"> Conversia modelului din Tensorflow în TensorflowLite</w:t>
      </w:r>
      <w:bookmarkEnd w:id="172"/>
      <w:bookmarkEnd w:id="173"/>
    </w:p>
    <w:p w14:paraId="0E19C4CA" w14:textId="1C6B021D" w:rsidR="00C215EC" w:rsidRPr="00C215EC" w:rsidRDefault="00C215EC" w:rsidP="00C215EC">
      <w:pPr>
        <w:rPr>
          <w:lang w:val="ro-MD"/>
        </w:rPr>
      </w:pPr>
    </w:p>
    <w:p w14:paraId="0D9F267F" w14:textId="5E45A4D0" w:rsidR="00C215EC" w:rsidRPr="00C215EC" w:rsidRDefault="00B6375B" w:rsidP="00B6375B">
      <w:pPr>
        <w:pStyle w:val="Titlu2"/>
        <w:rPr>
          <w:lang w:val="ro-MD"/>
        </w:rPr>
      </w:pPr>
      <w:bookmarkStart w:id="174" w:name="_Toc133689325"/>
      <w:r>
        <w:rPr>
          <w:lang w:val="ro-MD"/>
        </w:rPr>
        <w:t>Utilizarea modelului pe Raspberry Pi</w:t>
      </w:r>
      <w:bookmarkEnd w:id="174"/>
      <w:r>
        <w:rPr>
          <w:lang w:val="ro-MD"/>
        </w:rPr>
        <w:t xml:space="preserve"> </w:t>
      </w:r>
    </w:p>
    <w:p w14:paraId="59D02E6D" w14:textId="7825B254" w:rsidR="00B6375B" w:rsidRPr="00B6375B" w:rsidRDefault="00B6375B" w:rsidP="00513C70">
      <w:pPr>
        <w:ind w:firstLine="576"/>
        <w:rPr>
          <w:lang w:val="ro-MD"/>
        </w:rPr>
      </w:pPr>
      <w:r w:rsidRPr="00B6375B">
        <w:rPr>
          <w:lang w:val="ro-MD"/>
        </w:rPr>
        <w:t>Fișierul</w:t>
      </w:r>
      <w:r>
        <w:rPr>
          <w:lang w:val="ro-MD"/>
        </w:rPr>
        <w:t xml:space="preserve">  </w:t>
      </w:r>
      <w:r w:rsidR="00EF451D">
        <w:rPr>
          <w:lang w:val="ro-MD"/>
        </w:rPr>
        <w:t>rpi_word_recognition</w:t>
      </w:r>
      <w:r w:rsidRPr="00B6375B">
        <w:rPr>
          <w:lang w:val="ro-MD"/>
        </w:rPr>
        <w:t xml:space="preserve">.py conține partea principală a codului pentru a efectua </w:t>
      </w:r>
      <w:r w:rsidR="00EF451D">
        <w:rPr>
          <w:lang w:val="ro-MD"/>
        </w:rPr>
        <w:t>testarea modelului simplificat</w:t>
      </w:r>
      <w:r w:rsidRPr="00B6375B">
        <w:rPr>
          <w:lang w:val="ro-MD"/>
        </w:rPr>
        <w:t xml:space="preserve"> pe dispozitiv. Începe cu importul dependențelor</w:t>
      </w:r>
      <w:r w:rsidR="00EF451D">
        <w:rPr>
          <w:lang w:val="ro-MD"/>
        </w:rPr>
        <w:t xml:space="preserve"> necesare</w:t>
      </w:r>
      <w:r w:rsidRPr="00B6375B">
        <w:rPr>
          <w:lang w:val="ro-MD"/>
        </w:rPr>
        <w:t xml:space="preserve"> și apoi este definit un set de parametri (</w:t>
      </w:r>
      <w:r w:rsidR="00513C70" w:rsidRPr="00513C70">
        <w:rPr>
          <w:szCs w:val="28"/>
          <w:lang w:val="ro-MD"/>
        </w:rPr>
        <w:fldChar w:fldCharType="begin"/>
      </w:r>
      <w:r w:rsidR="00513C70" w:rsidRPr="00513C70">
        <w:rPr>
          <w:szCs w:val="28"/>
          <w:lang w:val="ro-MD"/>
        </w:rPr>
        <w:instrText xml:space="preserve"> REF _Ref131937532 \h </w:instrText>
      </w:r>
      <w:r w:rsidR="00513C70">
        <w:rPr>
          <w:szCs w:val="28"/>
          <w:lang w:val="ro-MD"/>
        </w:rPr>
        <w:instrText xml:space="preserve"> \* MERGEFORMAT </w:instrText>
      </w:r>
      <w:r w:rsidR="00513C70" w:rsidRPr="00513C70">
        <w:rPr>
          <w:szCs w:val="28"/>
          <w:lang w:val="ro-MD"/>
        </w:rPr>
      </w:r>
      <w:r w:rsidR="00513C70" w:rsidRPr="00513C70">
        <w:rPr>
          <w:szCs w:val="28"/>
          <w:lang w:val="ro-MD"/>
        </w:rPr>
        <w:fldChar w:fldCharType="separate"/>
      </w:r>
      <w:r w:rsidR="00513C70" w:rsidRPr="00513C70">
        <w:rPr>
          <w:szCs w:val="28"/>
        </w:rPr>
        <w:t xml:space="preserve">Fig. </w:t>
      </w:r>
      <w:r w:rsidR="00513C70" w:rsidRPr="00513C70">
        <w:rPr>
          <w:noProof/>
          <w:szCs w:val="28"/>
        </w:rPr>
        <w:t>5</w:t>
      </w:r>
      <w:r w:rsidR="00513C70" w:rsidRPr="00513C70">
        <w:rPr>
          <w:szCs w:val="28"/>
        </w:rPr>
        <w:t>.</w:t>
      </w:r>
      <w:r w:rsidR="00513C70" w:rsidRPr="00513C70">
        <w:rPr>
          <w:noProof/>
          <w:szCs w:val="28"/>
        </w:rPr>
        <w:t>9</w:t>
      </w:r>
      <w:r w:rsidR="00513C70" w:rsidRPr="00513C70">
        <w:rPr>
          <w:szCs w:val="28"/>
          <w:lang w:val="ro-MD"/>
        </w:rPr>
        <w:fldChar w:fldCharType="end"/>
      </w:r>
      <w:r w:rsidRPr="00B6375B">
        <w:rPr>
          <w:lang w:val="ro-MD"/>
        </w:rPr>
        <w:t>):</w:t>
      </w:r>
    </w:p>
    <w:p w14:paraId="2291F1F4" w14:textId="41DAB999" w:rsidR="00B6375B" w:rsidRPr="00EF451D" w:rsidRDefault="00B6375B" w:rsidP="00EF451D">
      <w:pPr>
        <w:pStyle w:val="Listparagraf"/>
        <w:numPr>
          <w:ilvl w:val="0"/>
          <w:numId w:val="19"/>
        </w:numPr>
        <w:ind w:left="426"/>
        <w:rPr>
          <w:lang w:val="ro-MD"/>
        </w:rPr>
      </w:pPr>
      <w:r w:rsidRPr="00EF451D">
        <w:rPr>
          <w:lang w:val="ro-MD"/>
        </w:rPr>
        <w:t>debug</w:t>
      </w:r>
      <w:r w:rsidR="00EF451D">
        <w:rPr>
          <w:lang w:val="ro-MD"/>
        </w:rPr>
        <w:t>_</w:t>
      </w:r>
      <w:r w:rsidRPr="00EF451D">
        <w:rPr>
          <w:lang w:val="ro-MD"/>
        </w:rPr>
        <w:t>time, debug</w:t>
      </w:r>
      <w:r w:rsidR="00EF451D">
        <w:rPr>
          <w:lang w:val="ro-MD"/>
        </w:rPr>
        <w:t>_</w:t>
      </w:r>
      <w:r w:rsidRPr="00EF451D">
        <w:rPr>
          <w:lang w:val="ro-MD"/>
        </w:rPr>
        <w:t>acc - doi întregi folosiți ca variabile boolene, declarați în scopuri de depanare;</w:t>
      </w:r>
    </w:p>
    <w:p w14:paraId="53FBD5C3" w14:textId="33BBE236" w:rsidR="00B6375B" w:rsidRPr="00EF451D" w:rsidRDefault="00B6375B" w:rsidP="00EF451D">
      <w:pPr>
        <w:pStyle w:val="Listparagraf"/>
        <w:numPr>
          <w:ilvl w:val="0"/>
          <w:numId w:val="19"/>
        </w:numPr>
        <w:ind w:left="426"/>
        <w:rPr>
          <w:lang w:val="ro-MD"/>
        </w:rPr>
      </w:pPr>
      <w:r w:rsidRPr="00EF451D">
        <w:rPr>
          <w:lang w:val="ro-MD"/>
        </w:rPr>
        <w:t>word</w:t>
      </w:r>
      <w:r w:rsidR="008D252F">
        <w:rPr>
          <w:lang w:val="ro-MD"/>
        </w:rPr>
        <w:t>_</w:t>
      </w:r>
      <w:r w:rsidRPr="00EF451D">
        <w:rPr>
          <w:lang w:val="ro-MD"/>
        </w:rPr>
        <w:t>threshold - probabilitatea pragului care trebuie depășită de predicția CNN pentru a declanșa o comandă;</w:t>
      </w:r>
    </w:p>
    <w:p w14:paraId="7F44758C" w14:textId="513797F0" w:rsidR="00B6375B" w:rsidRPr="00EF451D" w:rsidRDefault="00B6375B" w:rsidP="00EF451D">
      <w:pPr>
        <w:pStyle w:val="Listparagraf"/>
        <w:numPr>
          <w:ilvl w:val="0"/>
          <w:numId w:val="19"/>
        </w:numPr>
        <w:ind w:left="426"/>
        <w:rPr>
          <w:lang w:val="ro-MD"/>
        </w:rPr>
      </w:pPr>
      <w:r w:rsidRPr="00EF451D">
        <w:rPr>
          <w:lang w:val="ro-MD"/>
        </w:rPr>
        <w:t>sample</w:t>
      </w:r>
      <w:r w:rsidR="008D252F">
        <w:rPr>
          <w:lang w:val="ro-MD"/>
        </w:rPr>
        <w:t>_</w:t>
      </w:r>
      <w:r w:rsidRPr="00EF451D">
        <w:rPr>
          <w:lang w:val="ro-MD"/>
        </w:rPr>
        <w:t>length, rec</w:t>
      </w:r>
      <w:r w:rsidR="008D252F">
        <w:rPr>
          <w:lang w:val="ro-MD"/>
        </w:rPr>
        <w:t>_</w:t>
      </w:r>
      <w:r w:rsidRPr="00EF451D">
        <w:rPr>
          <w:lang w:val="ro-MD"/>
        </w:rPr>
        <w:t>duration, window</w:t>
      </w:r>
      <w:r w:rsidR="008D252F">
        <w:rPr>
          <w:lang w:val="ro-MD"/>
        </w:rPr>
        <w:t>_</w:t>
      </w:r>
      <w:r w:rsidRPr="00EF451D">
        <w:rPr>
          <w:lang w:val="ro-MD"/>
        </w:rPr>
        <w:t xml:space="preserve">stride - prima valoare este durata (în secunde) a probelor audio acceptate de model, a doua este </w:t>
      </w:r>
      <w:r w:rsidR="008D252F">
        <w:rPr>
          <w:lang w:val="ro-MD"/>
        </w:rPr>
        <w:t>lungimea</w:t>
      </w:r>
      <w:r w:rsidRPr="00EF451D">
        <w:rPr>
          <w:lang w:val="ro-MD"/>
        </w:rPr>
        <w:t xml:space="preserve"> blocurilor ulterioare înregistrate și procesate de program, în timp ce a treia este </w:t>
      </w:r>
      <w:r w:rsidR="008D252F">
        <w:rPr>
          <w:lang w:val="ro-MD"/>
        </w:rPr>
        <w:t>pasul ferestrei</w:t>
      </w:r>
      <w:r w:rsidRPr="00EF451D">
        <w:rPr>
          <w:lang w:val="ro-MD"/>
        </w:rPr>
        <w:t>. În configurația sa implicită, sistemul înregistrează blocuri de 0,5 secunde cu</w:t>
      </w:r>
      <w:r w:rsidR="00DC3901">
        <w:rPr>
          <w:lang w:val="ro-MD"/>
        </w:rPr>
        <w:t xml:space="preserve"> un pas</w:t>
      </w:r>
      <w:r w:rsidRPr="00EF451D">
        <w:rPr>
          <w:lang w:val="ro-MD"/>
        </w:rPr>
        <w:t xml:space="preserve"> de 0,5 secunde;</w:t>
      </w:r>
    </w:p>
    <w:p w14:paraId="005E88A7" w14:textId="18F3C97D" w:rsidR="00B6375B" w:rsidRPr="00EF451D" w:rsidRDefault="00B6375B" w:rsidP="00EF451D">
      <w:pPr>
        <w:pStyle w:val="Listparagraf"/>
        <w:numPr>
          <w:ilvl w:val="0"/>
          <w:numId w:val="19"/>
        </w:numPr>
        <w:ind w:left="426"/>
        <w:rPr>
          <w:lang w:val="ro-MD"/>
        </w:rPr>
      </w:pPr>
      <w:r w:rsidRPr="00EF451D">
        <w:rPr>
          <w:lang w:val="ro-MD"/>
        </w:rPr>
        <w:t>sample</w:t>
      </w:r>
      <w:r w:rsidR="00DC3901">
        <w:rPr>
          <w:lang w:val="ro-MD"/>
        </w:rPr>
        <w:t>_</w:t>
      </w:r>
      <w:r w:rsidRPr="00EF451D">
        <w:rPr>
          <w:lang w:val="ro-MD"/>
        </w:rPr>
        <w:t>rate, resample</w:t>
      </w:r>
      <w:r w:rsidR="00DC3901">
        <w:rPr>
          <w:lang w:val="ro-MD"/>
        </w:rPr>
        <w:t>_</w:t>
      </w:r>
      <w:r w:rsidRPr="00EF451D">
        <w:rPr>
          <w:lang w:val="ro-MD"/>
        </w:rPr>
        <w:t xml:space="preserve">rate - rata de eșantionare a înregistrării și rata de eșantionare necesară modelului. Este necesar un proces de </w:t>
      </w:r>
      <w:r w:rsidR="00DC3901">
        <w:rPr>
          <w:lang w:val="ro-MD"/>
        </w:rPr>
        <w:t>reeșantionare</w:t>
      </w:r>
      <w:r w:rsidRPr="00EF451D">
        <w:rPr>
          <w:lang w:val="ro-MD"/>
        </w:rPr>
        <w:t xml:space="preserve"> deoarece microfonul funcționează</w:t>
      </w:r>
      <w:r w:rsidR="00926307">
        <w:rPr>
          <w:lang w:val="ro-MD"/>
        </w:rPr>
        <w:t xml:space="preserve"> mai</w:t>
      </w:r>
      <w:r w:rsidRPr="00EF451D">
        <w:rPr>
          <w:lang w:val="ro-MD"/>
        </w:rPr>
        <w:t xml:space="preserve"> bine când se înregistrează </w:t>
      </w:r>
      <w:r w:rsidR="00926307">
        <w:rPr>
          <w:lang w:val="ro-MD"/>
        </w:rPr>
        <w:t>cu 48.000 de eșantioane pe secundă</w:t>
      </w:r>
      <w:r w:rsidRPr="00EF451D">
        <w:rPr>
          <w:lang w:val="ro-MD"/>
        </w:rPr>
        <w:t>;</w:t>
      </w:r>
    </w:p>
    <w:p w14:paraId="45AD2DD5" w14:textId="2C847D11" w:rsidR="00B6375B" w:rsidRPr="00EF451D" w:rsidRDefault="00B6375B" w:rsidP="00EF451D">
      <w:pPr>
        <w:pStyle w:val="Listparagraf"/>
        <w:numPr>
          <w:ilvl w:val="0"/>
          <w:numId w:val="19"/>
        </w:numPr>
        <w:ind w:left="426"/>
        <w:rPr>
          <w:lang w:val="ro-MD"/>
        </w:rPr>
      </w:pPr>
      <w:r w:rsidRPr="00EF451D">
        <w:rPr>
          <w:lang w:val="ro-MD"/>
        </w:rPr>
        <w:t>num</w:t>
      </w:r>
      <w:r w:rsidR="00926307">
        <w:rPr>
          <w:lang w:val="ro-MD"/>
        </w:rPr>
        <w:t>_</w:t>
      </w:r>
      <w:r w:rsidRPr="00EF451D">
        <w:rPr>
          <w:lang w:val="ro-MD"/>
        </w:rPr>
        <w:t>channels - numărul de canale înregistrate. Sistemul explorat funcționează cu probe audio mono, deci această variabilă este setată la "1";</w:t>
      </w:r>
    </w:p>
    <w:p w14:paraId="1FC422F1" w14:textId="37ECBCE9" w:rsidR="00B6375B" w:rsidRPr="00EF451D" w:rsidRDefault="00B6375B" w:rsidP="00EF451D">
      <w:pPr>
        <w:pStyle w:val="Listparagraf"/>
        <w:numPr>
          <w:ilvl w:val="0"/>
          <w:numId w:val="19"/>
        </w:numPr>
        <w:ind w:left="426"/>
        <w:rPr>
          <w:lang w:val="ro-MD"/>
        </w:rPr>
      </w:pPr>
      <w:r w:rsidRPr="00EF451D">
        <w:rPr>
          <w:lang w:val="ro-MD"/>
        </w:rPr>
        <w:t>num</w:t>
      </w:r>
      <w:r w:rsidR="00926307">
        <w:rPr>
          <w:lang w:val="ro-MD"/>
        </w:rPr>
        <w:t>_</w:t>
      </w:r>
      <w:r w:rsidRPr="00EF451D">
        <w:rPr>
          <w:lang w:val="ro-MD"/>
        </w:rPr>
        <w:t>mfcc - această valoare trebuie să corespundă parametrului setat în timpul antrenării;</w:t>
      </w:r>
    </w:p>
    <w:p w14:paraId="72143C67" w14:textId="0FFB4D63" w:rsidR="000B737C" w:rsidRPr="00EF451D" w:rsidRDefault="00B6375B" w:rsidP="00EF451D">
      <w:pPr>
        <w:pStyle w:val="Listparagraf"/>
        <w:numPr>
          <w:ilvl w:val="0"/>
          <w:numId w:val="19"/>
        </w:numPr>
        <w:ind w:left="426"/>
        <w:rPr>
          <w:lang w:val="ro-MD"/>
        </w:rPr>
      </w:pPr>
      <w:r w:rsidRPr="00EF451D">
        <w:rPr>
          <w:lang w:val="ro-MD"/>
        </w:rPr>
        <w:t>model</w:t>
      </w:r>
      <w:r w:rsidR="00926307">
        <w:rPr>
          <w:lang w:val="ro-MD"/>
        </w:rPr>
        <w:t>_</w:t>
      </w:r>
      <w:r w:rsidRPr="00EF451D">
        <w:rPr>
          <w:lang w:val="ro-MD"/>
        </w:rPr>
        <w:t xml:space="preserve">path - variabilă de tip șir de caractere care conține numele modelului TFLite care trebuie încărcat și utilizat pentru a efectua </w:t>
      </w:r>
      <w:r w:rsidR="00926307">
        <w:rPr>
          <w:lang w:val="ro-MD"/>
        </w:rPr>
        <w:t>deducția</w:t>
      </w:r>
      <w:r w:rsidRPr="00EF451D">
        <w:rPr>
          <w:lang w:val="ro-MD"/>
        </w:rPr>
        <w:t>.</w:t>
      </w:r>
    </w:p>
    <w:bookmarkStart w:id="175" w:name="_MON_1742549886"/>
    <w:bookmarkEnd w:id="175"/>
    <w:p w14:paraId="46B5B087" w14:textId="65C08F2D" w:rsidR="00513C70" w:rsidRDefault="0031433D" w:rsidP="00513C70">
      <w:pPr>
        <w:keepNext/>
        <w:jc w:val="center"/>
      </w:pPr>
      <w:r>
        <w:rPr>
          <w:b/>
          <w:sz w:val="32"/>
          <w:szCs w:val="32"/>
        </w:rPr>
        <w:object w:dxaOrig="8796" w:dyaOrig="3420" w14:anchorId="5EDFE821">
          <v:shape id="_x0000_i1034" type="#_x0000_t75" style="width:439.2pt;height:171.6pt" o:ole="">
            <v:imagedata r:id="rId41" o:title=""/>
          </v:shape>
          <o:OLEObject Type="Embed" ProgID="Word.Document.12" ShapeID="_x0000_i1034" DrawAspect="Content" ObjectID="_1745081512" r:id="rId42">
            <o:FieldCodes>\s</o:FieldCodes>
          </o:OLEObject>
        </w:object>
      </w:r>
    </w:p>
    <w:p w14:paraId="51C2C494" w14:textId="56FE0B2E" w:rsidR="00513C70" w:rsidRDefault="00513C70" w:rsidP="00630964">
      <w:pPr>
        <w:jc w:val="center"/>
        <w:rPr>
          <w:sz w:val="24"/>
          <w:szCs w:val="24"/>
        </w:rPr>
      </w:pPr>
      <w:bookmarkStart w:id="176" w:name="_Ref131937532"/>
      <w:bookmarkStart w:id="177" w:name="_Toc133340140"/>
      <w:bookmarkStart w:id="178" w:name="_Toc133340316"/>
      <w:r w:rsidRPr="00513C70">
        <w:rPr>
          <w:sz w:val="24"/>
          <w:szCs w:val="24"/>
        </w:rPr>
        <w:t xml:space="preserve">Fig. </w:t>
      </w:r>
      <w:r w:rsidR="00AA4D4B">
        <w:rPr>
          <w:sz w:val="24"/>
          <w:szCs w:val="24"/>
        </w:rPr>
        <w:fldChar w:fldCharType="begin"/>
      </w:r>
      <w:r w:rsidR="00AA4D4B">
        <w:rPr>
          <w:sz w:val="24"/>
          <w:szCs w:val="24"/>
        </w:rPr>
        <w:instrText xml:space="preserve"> STYLEREF 1 \s </w:instrText>
      </w:r>
      <w:r w:rsidR="00AA4D4B">
        <w:rPr>
          <w:sz w:val="24"/>
          <w:szCs w:val="24"/>
        </w:rPr>
        <w:fldChar w:fldCharType="separate"/>
      </w:r>
      <w:r w:rsidR="00AA4D4B">
        <w:rPr>
          <w:noProof/>
          <w:sz w:val="24"/>
          <w:szCs w:val="24"/>
        </w:rPr>
        <w:t>5</w:t>
      </w:r>
      <w:r w:rsidR="00AA4D4B">
        <w:rPr>
          <w:sz w:val="24"/>
          <w:szCs w:val="24"/>
        </w:rPr>
        <w:fldChar w:fldCharType="end"/>
      </w:r>
      <w:r w:rsidR="00AA4D4B">
        <w:rPr>
          <w:sz w:val="24"/>
          <w:szCs w:val="24"/>
        </w:rPr>
        <w:t>.</w:t>
      </w:r>
      <w:r w:rsidR="00AA4D4B">
        <w:rPr>
          <w:sz w:val="24"/>
          <w:szCs w:val="24"/>
        </w:rPr>
        <w:fldChar w:fldCharType="begin"/>
      </w:r>
      <w:r w:rsidR="00AA4D4B">
        <w:rPr>
          <w:sz w:val="24"/>
          <w:szCs w:val="24"/>
        </w:rPr>
        <w:instrText xml:space="preserve"> SEQ Fig. \* ARABIC \s 1 </w:instrText>
      </w:r>
      <w:r w:rsidR="00AA4D4B">
        <w:rPr>
          <w:sz w:val="24"/>
          <w:szCs w:val="24"/>
        </w:rPr>
        <w:fldChar w:fldCharType="separate"/>
      </w:r>
      <w:r w:rsidR="00AA4D4B">
        <w:rPr>
          <w:noProof/>
          <w:sz w:val="24"/>
          <w:szCs w:val="24"/>
        </w:rPr>
        <w:t>9</w:t>
      </w:r>
      <w:r w:rsidR="00AA4D4B">
        <w:rPr>
          <w:sz w:val="24"/>
          <w:szCs w:val="24"/>
        </w:rPr>
        <w:fldChar w:fldCharType="end"/>
      </w:r>
      <w:bookmarkEnd w:id="176"/>
      <w:r w:rsidRPr="00513C70">
        <w:rPr>
          <w:sz w:val="24"/>
          <w:szCs w:val="24"/>
        </w:rPr>
        <w:t xml:space="preserve"> Parametri preliminari</w:t>
      </w:r>
      <w:bookmarkEnd w:id="177"/>
      <w:bookmarkEnd w:id="178"/>
    </w:p>
    <w:p w14:paraId="4651FCA5" w14:textId="336C6576" w:rsidR="00630964" w:rsidRDefault="00630964" w:rsidP="00630964">
      <w:pPr>
        <w:rPr>
          <w:sz w:val="24"/>
          <w:szCs w:val="24"/>
        </w:rPr>
      </w:pPr>
    </w:p>
    <w:p w14:paraId="607D3462" w14:textId="189B2D83" w:rsidR="00630964" w:rsidRPr="00DD7E1F" w:rsidRDefault="00630964" w:rsidP="00630964">
      <w:pPr>
        <w:ind w:firstLine="708"/>
        <w:rPr>
          <w:szCs w:val="28"/>
        </w:rPr>
      </w:pPr>
      <w:r w:rsidRPr="00DD7E1F">
        <w:rPr>
          <w:szCs w:val="28"/>
        </w:rPr>
        <w:t>Trecând la</w:t>
      </w:r>
      <w:r w:rsidR="00155F3F" w:rsidRPr="00DD7E1F">
        <w:rPr>
          <w:szCs w:val="28"/>
        </w:rPr>
        <w:t xml:space="preserve"> </w:t>
      </w:r>
      <w:r w:rsidR="00155F3F" w:rsidRPr="00DD7E1F">
        <w:rPr>
          <w:szCs w:val="28"/>
        </w:rPr>
        <w:fldChar w:fldCharType="begin"/>
      </w:r>
      <w:r w:rsidR="00155F3F" w:rsidRPr="00DD7E1F">
        <w:rPr>
          <w:szCs w:val="28"/>
        </w:rPr>
        <w:instrText xml:space="preserve"> REF _Ref131938697 \h  \* MERGEFORMAT </w:instrText>
      </w:r>
      <w:r w:rsidR="00155F3F" w:rsidRPr="00DD7E1F">
        <w:rPr>
          <w:szCs w:val="28"/>
        </w:rPr>
      </w:r>
      <w:r w:rsidR="00155F3F" w:rsidRPr="00DD7E1F">
        <w:rPr>
          <w:szCs w:val="28"/>
        </w:rPr>
        <w:fldChar w:fldCharType="separate"/>
      </w:r>
      <w:r w:rsidR="00155F3F" w:rsidRPr="00DD7E1F">
        <w:rPr>
          <w:szCs w:val="28"/>
        </w:rPr>
        <w:t xml:space="preserve">Figura </w:t>
      </w:r>
      <w:r w:rsidR="00155F3F" w:rsidRPr="00DD7E1F">
        <w:rPr>
          <w:noProof/>
          <w:szCs w:val="28"/>
        </w:rPr>
        <w:t>5</w:t>
      </w:r>
      <w:r w:rsidR="00155F3F" w:rsidRPr="00DD7E1F">
        <w:rPr>
          <w:szCs w:val="28"/>
        </w:rPr>
        <w:t>.</w:t>
      </w:r>
      <w:r w:rsidR="00155F3F" w:rsidRPr="00DD7E1F">
        <w:rPr>
          <w:noProof/>
          <w:szCs w:val="28"/>
        </w:rPr>
        <w:t>10</w:t>
      </w:r>
      <w:r w:rsidR="00155F3F" w:rsidRPr="00DD7E1F">
        <w:rPr>
          <w:szCs w:val="28"/>
        </w:rPr>
        <w:fldChar w:fldCharType="end"/>
      </w:r>
      <w:r w:rsidR="00155F3F" w:rsidRPr="00DD7E1F">
        <w:rPr>
          <w:szCs w:val="28"/>
        </w:rPr>
        <w:t>,</w:t>
      </w:r>
      <w:r w:rsidRPr="00DD7E1F">
        <w:rPr>
          <w:szCs w:val="28"/>
        </w:rPr>
        <w:t xml:space="preserve"> buffer-ul utilizat pentru a stoca jumătate din coeficienții necesari este definit ca o matrice NumPy de zerouri, un obiect TFLiteInterpreter este creat și modelul antrenat este încărcat în software. Metodele apelate după declarația interpretorului sunt necesare pentru a configura resursele pentru detecția pe dispozitiv. Când este convertit în formatul TFLite, un model pre-antrenat este transformat într-un buffer binar care conține informații despre arhitectură și greutăți, dar nu suportă cele mai multe dintre operațiile TensorFlow care automatizează sarcini precum detecția. De exemplu, alocarea de memorie pentru tensorii de intrare și ieșire trebuie declanșată prin apelarea metodei allocate</w:t>
      </w:r>
      <w:r w:rsidR="00155F3F" w:rsidRPr="00DD7E1F">
        <w:rPr>
          <w:szCs w:val="28"/>
        </w:rPr>
        <w:t>_</w:t>
      </w:r>
      <w:r w:rsidRPr="00DD7E1F">
        <w:rPr>
          <w:szCs w:val="28"/>
        </w:rPr>
        <w:t>tensors, în timp ce get</w:t>
      </w:r>
      <w:r w:rsidR="00155F3F" w:rsidRPr="00DD7E1F">
        <w:rPr>
          <w:szCs w:val="28"/>
        </w:rPr>
        <w:t>_</w:t>
      </w:r>
      <w:r w:rsidRPr="00DD7E1F">
        <w:rPr>
          <w:szCs w:val="28"/>
        </w:rPr>
        <w:t>input</w:t>
      </w:r>
      <w:r w:rsidR="00155F3F" w:rsidRPr="00DD7E1F">
        <w:rPr>
          <w:szCs w:val="28"/>
        </w:rPr>
        <w:t>_</w:t>
      </w:r>
      <w:r w:rsidRPr="00DD7E1F">
        <w:rPr>
          <w:szCs w:val="28"/>
        </w:rPr>
        <w:t>details și get</w:t>
      </w:r>
      <w:r w:rsidR="00155F3F" w:rsidRPr="00DD7E1F">
        <w:rPr>
          <w:szCs w:val="28"/>
        </w:rPr>
        <w:t>_</w:t>
      </w:r>
      <w:r w:rsidRPr="00DD7E1F">
        <w:rPr>
          <w:szCs w:val="28"/>
        </w:rPr>
        <w:t>output</w:t>
      </w:r>
      <w:r w:rsidR="00155F3F" w:rsidRPr="00DD7E1F">
        <w:rPr>
          <w:szCs w:val="28"/>
        </w:rPr>
        <w:t>_</w:t>
      </w:r>
      <w:r w:rsidRPr="00DD7E1F">
        <w:rPr>
          <w:szCs w:val="28"/>
        </w:rPr>
        <w:t>details sunt utilizate pentru a stoca informații despre straturile de intrare și ieșire ale modelului.</w:t>
      </w:r>
    </w:p>
    <w:bookmarkStart w:id="179" w:name="_MON_1742551165"/>
    <w:bookmarkEnd w:id="179"/>
    <w:p w14:paraId="00E83384" w14:textId="77777777" w:rsidR="00155F3F" w:rsidRDefault="00155F3F" w:rsidP="00155F3F">
      <w:pPr>
        <w:keepNext/>
        <w:jc w:val="center"/>
      </w:pPr>
      <w:r>
        <w:rPr>
          <w:b/>
          <w:sz w:val="32"/>
          <w:szCs w:val="32"/>
        </w:rPr>
        <w:object w:dxaOrig="8796" w:dyaOrig="2565" w14:anchorId="680B928D">
          <v:shape id="_x0000_i1035" type="#_x0000_t75" style="width:439.2pt;height:130.2pt" o:ole="">
            <v:imagedata r:id="rId43" o:title=""/>
          </v:shape>
          <o:OLEObject Type="Embed" ProgID="Word.Document.12" ShapeID="_x0000_i1035" DrawAspect="Content" ObjectID="_1745081513" r:id="rId44">
            <o:FieldCodes>\s</o:FieldCodes>
          </o:OLEObject>
        </w:object>
      </w:r>
    </w:p>
    <w:p w14:paraId="670D0D11" w14:textId="0685F8DE" w:rsidR="00155F3F" w:rsidRPr="00155F3F" w:rsidRDefault="00155F3F" w:rsidP="00155F3F">
      <w:pPr>
        <w:jc w:val="center"/>
        <w:rPr>
          <w:sz w:val="24"/>
          <w:szCs w:val="24"/>
        </w:rPr>
      </w:pPr>
      <w:bookmarkStart w:id="180" w:name="_Ref131938697"/>
      <w:bookmarkStart w:id="181" w:name="_Toc133340141"/>
      <w:bookmarkStart w:id="182" w:name="_Toc133340317"/>
      <w:r w:rsidRPr="00155F3F">
        <w:rPr>
          <w:sz w:val="24"/>
          <w:szCs w:val="24"/>
        </w:rPr>
        <w:t xml:space="preserve">Fig. </w:t>
      </w:r>
      <w:r w:rsidR="00AA4D4B">
        <w:rPr>
          <w:sz w:val="24"/>
          <w:szCs w:val="24"/>
        </w:rPr>
        <w:fldChar w:fldCharType="begin"/>
      </w:r>
      <w:r w:rsidR="00AA4D4B">
        <w:rPr>
          <w:sz w:val="24"/>
          <w:szCs w:val="24"/>
        </w:rPr>
        <w:instrText xml:space="preserve"> STYLEREF 1 \s </w:instrText>
      </w:r>
      <w:r w:rsidR="00AA4D4B">
        <w:rPr>
          <w:sz w:val="24"/>
          <w:szCs w:val="24"/>
        </w:rPr>
        <w:fldChar w:fldCharType="separate"/>
      </w:r>
      <w:r w:rsidR="00AA4D4B">
        <w:rPr>
          <w:noProof/>
          <w:sz w:val="24"/>
          <w:szCs w:val="24"/>
        </w:rPr>
        <w:t>5</w:t>
      </w:r>
      <w:r w:rsidR="00AA4D4B">
        <w:rPr>
          <w:sz w:val="24"/>
          <w:szCs w:val="24"/>
        </w:rPr>
        <w:fldChar w:fldCharType="end"/>
      </w:r>
      <w:r w:rsidR="00AA4D4B">
        <w:rPr>
          <w:sz w:val="24"/>
          <w:szCs w:val="24"/>
        </w:rPr>
        <w:t>.</w:t>
      </w:r>
      <w:r w:rsidR="00AA4D4B">
        <w:rPr>
          <w:sz w:val="24"/>
          <w:szCs w:val="24"/>
        </w:rPr>
        <w:fldChar w:fldCharType="begin"/>
      </w:r>
      <w:r w:rsidR="00AA4D4B">
        <w:rPr>
          <w:sz w:val="24"/>
          <w:szCs w:val="24"/>
        </w:rPr>
        <w:instrText xml:space="preserve"> SEQ Fig. \* ARABIC \s 1 </w:instrText>
      </w:r>
      <w:r w:rsidR="00AA4D4B">
        <w:rPr>
          <w:sz w:val="24"/>
          <w:szCs w:val="24"/>
        </w:rPr>
        <w:fldChar w:fldCharType="separate"/>
      </w:r>
      <w:r w:rsidR="00AA4D4B">
        <w:rPr>
          <w:noProof/>
          <w:sz w:val="24"/>
          <w:szCs w:val="24"/>
        </w:rPr>
        <w:t>10</w:t>
      </w:r>
      <w:r w:rsidR="00AA4D4B">
        <w:rPr>
          <w:sz w:val="24"/>
          <w:szCs w:val="24"/>
        </w:rPr>
        <w:fldChar w:fldCharType="end"/>
      </w:r>
      <w:bookmarkEnd w:id="180"/>
      <w:r w:rsidRPr="00155F3F">
        <w:rPr>
          <w:sz w:val="24"/>
          <w:szCs w:val="24"/>
        </w:rPr>
        <w:t xml:space="preserve"> Confiugurare buffer și model interpretor</w:t>
      </w:r>
      <w:bookmarkEnd w:id="181"/>
      <w:bookmarkEnd w:id="182"/>
    </w:p>
    <w:p w14:paraId="5E055DB1" w14:textId="77777777" w:rsidR="00155F3F" w:rsidRDefault="00155F3F" w:rsidP="00155F3F">
      <w:pPr>
        <w:keepNext/>
        <w:rPr>
          <w:b/>
          <w:sz w:val="32"/>
          <w:szCs w:val="32"/>
        </w:rPr>
      </w:pPr>
      <w:r>
        <w:rPr>
          <w:b/>
          <w:sz w:val="32"/>
          <w:szCs w:val="32"/>
        </w:rPr>
        <w:lastRenderedPageBreak/>
        <w:tab/>
      </w:r>
    </w:p>
    <w:p w14:paraId="05AE95A9" w14:textId="7D8A2C64" w:rsidR="00C5328C" w:rsidRDefault="00155F3F" w:rsidP="00D253BA">
      <w:pPr>
        <w:ind w:firstLine="708"/>
      </w:pPr>
      <w:r w:rsidRPr="00155F3F">
        <w:t xml:space="preserve">Software-ul care rulează pe Raspberry Pi este format din </w:t>
      </w:r>
      <w:r w:rsidR="005B44B7">
        <w:t>două</w:t>
      </w:r>
      <w:r w:rsidRPr="00155F3F">
        <w:t xml:space="preserve"> funcții</w:t>
      </w:r>
      <w:r w:rsidR="005B44B7">
        <w:t>:</w:t>
      </w:r>
      <w:r w:rsidRPr="00155F3F">
        <w:t xml:space="preserve"> decimate</w:t>
      </w:r>
      <w:r w:rsidR="005B44B7">
        <w:t>,</w:t>
      </w:r>
      <w:r w:rsidRPr="00155F3F">
        <w:t xml:space="preserve"> sd</w:t>
      </w:r>
      <w:r w:rsidR="00D253BA">
        <w:t>_</w:t>
      </w:r>
      <w:r w:rsidRPr="00155F3F">
        <w:t xml:space="preserve">callback. Prima metodă este prezentată în </w:t>
      </w:r>
      <w:r w:rsidR="0031433D" w:rsidRPr="0031433D">
        <w:fldChar w:fldCharType="begin"/>
      </w:r>
      <w:r w:rsidR="0031433D" w:rsidRPr="0031433D">
        <w:instrText xml:space="preserve"> REF _Ref132022672 \h </w:instrText>
      </w:r>
      <w:r w:rsidR="0031433D">
        <w:instrText xml:space="preserve"> \* MERGEFORMAT </w:instrText>
      </w:r>
      <w:r w:rsidR="0031433D" w:rsidRPr="0031433D">
        <w:fldChar w:fldCharType="separate"/>
      </w:r>
      <w:r w:rsidR="0031433D" w:rsidRPr="0031433D">
        <w:t>Fig. 5.11</w:t>
      </w:r>
      <w:r w:rsidR="0031433D" w:rsidRPr="0031433D">
        <w:fldChar w:fldCharType="end"/>
      </w:r>
      <w:r w:rsidR="0031433D">
        <w:t xml:space="preserve"> </w:t>
      </w:r>
      <w:r w:rsidRPr="00155F3F">
        <w:t xml:space="preserve">și este folosită pentru a reduce frecvența de eșantionare a fluxului audio provenit de la microfon printr-un factor întreg. Mai precis, metoda SciPy apelată în corpul funcției </w:t>
      </w:r>
      <w:r w:rsidR="00D253BA">
        <w:t xml:space="preserve">atenuează frecvențele nedorite </w:t>
      </w:r>
      <w:r w:rsidR="00C5328C">
        <w:t>rezultate în urma conversiei din analog în digital,</w:t>
      </w:r>
      <w:r w:rsidRPr="00155F3F">
        <w:t xml:space="preserve"> după aplicarea unui filtru anti-aliasing, iar acest proces este cunoscut formal sub numele de decimare. După procesare, funcția returnează semnalul redus la</w:t>
      </w:r>
      <w:r w:rsidR="00C5328C">
        <w:t xml:space="preserve"> noua sa </w:t>
      </w:r>
      <w:r w:rsidRPr="00155F3F">
        <w:t xml:space="preserve"> dimensiune  și rat</w:t>
      </w:r>
      <w:r w:rsidR="00C5328C">
        <w:t>ă</w:t>
      </w:r>
      <w:r w:rsidRPr="00155F3F">
        <w:t xml:space="preserve"> de eșantionare.</w:t>
      </w:r>
      <w:r>
        <w:tab/>
      </w:r>
      <w:r>
        <w:tab/>
      </w:r>
      <w:r>
        <w:tab/>
      </w:r>
    </w:p>
    <w:bookmarkStart w:id="183" w:name="_MON_1742552392"/>
    <w:bookmarkEnd w:id="183"/>
    <w:p w14:paraId="354788A2" w14:textId="0FBE6344" w:rsidR="00C5328C" w:rsidRDefault="00C5328C" w:rsidP="00C5328C">
      <w:pPr>
        <w:keepNext/>
        <w:jc w:val="center"/>
      </w:pPr>
      <w:r>
        <w:rPr>
          <w:b/>
          <w:sz w:val="32"/>
          <w:szCs w:val="32"/>
        </w:rPr>
        <w:object w:dxaOrig="8796" w:dyaOrig="3705" w14:anchorId="518E6FFB">
          <v:shape id="_x0000_i1036" type="#_x0000_t75" style="width:439.2pt;height:185.4pt" o:ole="">
            <v:imagedata r:id="rId45" o:title=""/>
          </v:shape>
          <o:OLEObject Type="Embed" ProgID="Word.Document.12" ShapeID="_x0000_i1036" DrawAspect="Content" ObjectID="_1745081514" r:id="rId46">
            <o:FieldCodes>\s</o:FieldCodes>
          </o:OLEObject>
        </w:object>
      </w:r>
    </w:p>
    <w:p w14:paraId="36FD6A87" w14:textId="43D7B05F" w:rsidR="00155F3F" w:rsidRDefault="00C5328C" w:rsidP="00C5328C">
      <w:pPr>
        <w:jc w:val="center"/>
        <w:rPr>
          <w:sz w:val="24"/>
          <w:szCs w:val="24"/>
        </w:rPr>
      </w:pPr>
      <w:bookmarkStart w:id="184" w:name="_Ref132022672"/>
      <w:bookmarkStart w:id="185" w:name="_Toc133340142"/>
      <w:bookmarkStart w:id="186" w:name="_Toc133340318"/>
      <w:r w:rsidRPr="00C5328C">
        <w:rPr>
          <w:sz w:val="24"/>
          <w:szCs w:val="24"/>
        </w:rPr>
        <w:t xml:space="preserve">Fig. </w:t>
      </w:r>
      <w:r w:rsidR="00AA4D4B">
        <w:rPr>
          <w:sz w:val="24"/>
          <w:szCs w:val="24"/>
        </w:rPr>
        <w:fldChar w:fldCharType="begin"/>
      </w:r>
      <w:r w:rsidR="00AA4D4B">
        <w:rPr>
          <w:sz w:val="24"/>
          <w:szCs w:val="24"/>
        </w:rPr>
        <w:instrText xml:space="preserve"> STYLEREF 1 \s </w:instrText>
      </w:r>
      <w:r w:rsidR="00AA4D4B">
        <w:rPr>
          <w:sz w:val="24"/>
          <w:szCs w:val="24"/>
        </w:rPr>
        <w:fldChar w:fldCharType="separate"/>
      </w:r>
      <w:r w:rsidR="00AA4D4B">
        <w:rPr>
          <w:noProof/>
          <w:sz w:val="24"/>
          <w:szCs w:val="24"/>
        </w:rPr>
        <w:t>5</w:t>
      </w:r>
      <w:r w:rsidR="00AA4D4B">
        <w:rPr>
          <w:sz w:val="24"/>
          <w:szCs w:val="24"/>
        </w:rPr>
        <w:fldChar w:fldCharType="end"/>
      </w:r>
      <w:r w:rsidR="00AA4D4B">
        <w:rPr>
          <w:sz w:val="24"/>
          <w:szCs w:val="24"/>
        </w:rPr>
        <w:t>.</w:t>
      </w:r>
      <w:r w:rsidR="00AA4D4B">
        <w:rPr>
          <w:sz w:val="24"/>
          <w:szCs w:val="24"/>
        </w:rPr>
        <w:fldChar w:fldCharType="begin"/>
      </w:r>
      <w:r w:rsidR="00AA4D4B">
        <w:rPr>
          <w:sz w:val="24"/>
          <w:szCs w:val="24"/>
        </w:rPr>
        <w:instrText xml:space="preserve"> SEQ Fig. \* ARABIC \s 1 </w:instrText>
      </w:r>
      <w:r w:rsidR="00AA4D4B">
        <w:rPr>
          <w:sz w:val="24"/>
          <w:szCs w:val="24"/>
        </w:rPr>
        <w:fldChar w:fldCharType="separate"/>
      </w:r>
      <w:r w:rsidR="00AA4D4B">
        <w:rPr>
          <w:noProof/>
          <w:sz w:val="24"/>
          <w:szCs w:val="24"/>
        </w:rPr>
        <w:t>11</w:t>
      </w:r>
      <w:r w:rsidR="00AA4D4B">
        <w:rPr>
          <w:sz w:val="24"/>
          <w:szCs w:val="24"/>
        </w:rPr>
        <w:fldChar w:fldCharType="end"/>
      </w:r>
      <w:bookmarkEnd w:id="184"/>
      <w:r w:rsidR="0031433D">
        <w:rPr>
          <w:sz w:val="24"/>
          <w:szCs w:val="24"/>
        </w:rPr>
        <w:t xml:space="preserve"> Funția</w:t>
      </w:r>
      <w:r w:rsidRPr="00C5328C">
        <w:rPr>
          <w:sz w:val="24"/>
          <w:szCs w:val="24"/>
        </w:rPr>
        <w:t xml:space="preserve"> decimate</w:t>
      </w:r>
      <w:bookmarkEnd w:id="185"/>
      <w:bookmarkEnd w:id="186"/>
    </w:p>
    <w:p w14:paraId="750ED0A4" w14:textId="77777777" w:rsidR="0031433D" w:rsidRDefault="0031433D" w:rsidP="00C5328C">
      <w:pPr>
        <w:jc w:val="center"/>
        <w:rPr>
          <w:sz w:val="24"/>
          <w:szCs w:val="24"/>
        </w:rPr>
      </w:pPr>
    </w:p>
    <w:p w14:paraId="55823A5C" w14:textId="77777777" w:rsidR="00114724" w:rsidRPr="0031433D" w:rsidRDefault="00C85EF4" w:rsidP="00114724">
      <w:pPr>
        <w:ind w:firstLine="708"/>
        <w:rPr>
          <w:szCs w:val="28"/>
        </w:rPr>
      </w:pPr>
      <w:r w:rsidRPr="0031433D">
        <w:rPr>
          <w:szCs w:val="28"/>
        </w:rPr>
        <w:t xml:space="preserve">Metoda a doua se numește msgSwitcher și este o implementare în Python a unei declarații switch-case: primește ca argument o valoare întreagă și returnează șirul de caractere corespunzător. Dacă valoarea de intrare nu se află în intervalul 0-5, șirul returnat este "Unknown". </w:t>
      </w:r>
    </w:p>
    <w:p w14:paraId="6E8EBA1E" w14:textId="617963E3" w:rsidR="00C85EF4" w:rsidRPr="00DD7E1F" w:rsidRDefault="00C85EF4" w:rsidP="00B7093A">
      <w:pPr>
        <w:ind w:firstLine="708"/>
        <w:rPr>
          <w:szCs w:val="28"/>
        </w:rPr>
      </w:pPr>
      <w:r w:rsidRPr="00DD7E1F">
        <w:rPr>
          <w:szCs w:val="28"/>
        </w:rPr>
        <w:t>În cele din urmă, funcția sd</w:t>
      </w:r>
      <w:r w:rsidR="00114724" w:rsidRPr="00DD7E1F">
        <w:rPr>
          <w:szCs w:val="28"/>
        </w:rPr>
        <w:t>_</w:t>
      </w:r>
      <w:r w:rsidRPr="00DD7E1F">
        <w:rPr>
          <w:szCs w:val="28"/>
        </w:rPr>
        <w:t>callback (prezentată în</w:t>
      </w:r>
      <w:r w:rsidR="00DD7E1F" w:rsidRPr="00DD7E1F">
        <w:rPr>
          <w:szCs w:val="28"/>
        </w:rPr>
        <w:t xml:space="preserve"> </w:t>
      </w:r>
      <w:r w:rsidR="00DD7E1F" w:rsidRPr="00DD7E1F">
        <w:rPr>
          <w:szCs w:val="28"/>
        </w:rPr>
        <w:fldChar w:fldCharType="begin"/>
      </w:r>
      <w:r w:rsidR="00DD7E1F" w:rsidRPr="00DD7E1F">
        <w:rPr>
          <w:szCs w:val="28"/>
        </w:rPr>
        <w:instrText xml:space="preserve"> REF _Ref132022990 \h </w:instrText>
      </w:r>
      <w:r w:rsidR="00DD7E1F">
        <w:rPr>
          <w:szCs w:val="28"/>
        </w:rPr>
        <w:instrText xml:space="preserve"> \* MERGEFORMAT </w:instrText>
      </w:r>
      <w:r w:rsidR="00DD7E1F" w:rsidRPr="00DD7E1F">
        <w:rPr>
          <w:szCs w:val="28"/>
        </w:rPr>
      </w:r>
      <w:r w:rsidR="00DD7E1F" w:rsidRPr="00DD7E1F">
        <w:rPr>
          <w:szCs w:val="28"/>
        </w:rPr>
        <w:fldChar w:fldCharType="separate"/>
      </w:r>
      <w:r w:rsidR="00DD7E1F" w:rsidRPr="00DD7E1F">
        <w:rPr>
          <w:szCs w:val="28"/>
        </w:rPr>
        <w:t xml:space="preserve">Fig. </w:t>
      </w:r>
      <w:r w:rsidR="00DD7E1F" w:rsidRPr="00DD7E1F">
        <w:rPr>
          <w:noProof/>
          <w:szCs w:val="28"/>
        </w:rPr>
        <w:t>5</w:t>
      </w:r>
      <w:r w:rsidR="00DD7E1F" w:rsidRPr="00DD7E1F">
        <w:rPr>
          <w:szCs w:val="28"/>
        </w:rPr>
        <w:t>.</w:t>
      </w:r>
      <w:r w:rsidR="00DD7E1F" w:rsidRPr="00DD7E1F">
        <w:rPr>
          <w:noProof/>
          <w:szCs w:val="28"/>
        </w:rPr>
        <w:t>12</w:t>
      </w:r>
      <w:r w:rsidR="00DD7E1F" w:rsidRPr="00DD7E1F">
        <w:rPr>
          <w:szCs w:val="28"/>
        </w:rPr>
        <w:fldChar w:fldCharType="end"/>
      </w:r>
      <w:r w:rsidR="00DD7E1F" w:rsidRPr="00DD7E1F">
        <w:rPr>
          <w:szCs w:val="28"/>
        </w:rPr>
        <w:t xml:space="preserve"> </w:t>
      </w:r>
      <w:r w:rsidRPr="00DD7E1F">
        <w:rPr>
          <w:szCs w:val="28"/>
        </w:rPr>
        <w:t xml:space="preserve">) gestionează procesarea semnalului, extragerea caracteristicilor și rulează </w:t>
      </w:r>
      <w:r w:rsidR="00114724" w:rsidRPr="00DD7E1F">
        <w:rPr>
          <w:szCs w:val="28"/>
        </w:rPr>
        <w:t>detecția</w:t>
      </w:r>
      <w:r w:rsidRPr="00DD7E1F">
        <w:rPr>
          <w:szCs w:val="28"/>
        </w:rPr>
        <w:t>. Este apelată ciclic de modulul sounddevice, care introduce un flux audio împărțit în blocuri de dimensiune</w:t>
      </w:r>
      <w:r w:rsidR="00114724" w:rsidRPr="00DD7E1F">
        <w:rPr>
          <w:szCs w:val="28"/>
        </w:rPr>
        <w:t xml:space="preserve"> –</w:t>
      </w:r>
      <w:r w:rsidRPr="00DD7E1F">
        <w:rPr>
          <w:szCs w:val="28"/>
        </w:rPr>
        <w:t xml:space="preserve"> </w:t>
      </w:r>
      <w:r w:rsidR="00114724" w:rsidRPr="00DD7E1F">
        <w:rPr>
          <w:szCs w:val="28"/>
        </w:rPr>
        <w:t xml:space="preserve">sample_rate </w:t>
      </w:r>
      <w:r w:rsidR="00114724" w:rsidRPr="00DD7E1F">
        <w:rPr>
          <w:rFonts w:ascii="Cambria Math" w:hAnsi="Cambria Math" w:cs="Cambria Math"/>
          <w:szCs w:val="28"/>
        </w:rPr>
        <w:t>∗</w:t>
      </w:r>
      <w:r w:rsidR="00114724" w:rsidRPr="00DD7E1F">
        <w:rPr>
          <w:szCs w:val="28"/>
        </w:rPr>
        <w:t xml:space="preserve"> rec_duration</w:t>
      </w:r>
      <w:r w:rsidRPr="00DD7E1F">
        <w:rPr>
          <w:szCs w:val="28"/>
        </w:rPr>
        <w:t>. Pentru fiecare bloc audio, funcția ia un timestamp - necesar pentru depanare, comprimă înregistrarea într-un vector 1D, efectuează decimarea și extrage jumătate din matricea de coeficienți (așa cum s-a menționat anterior, un bloc audio durează doar jumătate de secundă).</w:t>
      </w:r>
    </w:p>
    <w:p w14:paraId="0F5CF0AA" w14:textId="3619CC9C" w:rsidR="00092EAE" w:rsidRPr="00DD7E1F" w:rsidRDefault="00C85EF4" w:rsidP="00114724">
      <w:pPr>
        <w:ind w:firstLine="708"/>
        <w:rPr>
          <w:szCs w:val="28"/>
        </w:rPr>
      </w:pPr>
      <w:r w:rsidRPr="00DD7E1F">
        <w:rPr>
          <w:szCs w:val="28"/>
        </w:rPr>
        <w:lastRenderedPageBreak/>
        <w:t xml:space="preserve">Este important de menționat că acest proces este rezultatul unor teste preliminare pe sistem. Într-o versiune anterioară a codului, s-a inițializat un buffer pentru a stoca </w:t>
      </w:r>
      <w:r w:rsidR="00114724" w:rsidRPr="00DD7E1F">
        <w:rPr>
          <w:szCs w:val="28"/>
        </w:rPr>
        <w:t>o secundă de semnal</w:t>
      </w:r>
      <w:r w:rsidRPr="00DD7E1F">
        <w:rPr>
          <w:szCs w:val="28"/>
        </w:rPr>
        <w:t xml:space="preserve"> audio (este încă vizibil ca și comentariu în </w:t>
      </w:r>
      <w:r w:rsidR="00114724" w:rsidRPr="00DD7E1F">
        <w:rPr>
          <w:szCs w:val="28"/>
        </w:rPr>
        <w:fldChar w:fldCharType="begin"/>
      </w:r>
      <w:r w:rsidR="00114724" w:rsidRPr="00DD7E1F">
        <w:rPr>
          <w:szCs w:val="28"/>
        </w:rPr>
        <w:instrText xml:space="preserve"> REF _Ref131938697 \h </w:instrText>
      </w:r>
      <w:r w:rsidR="00DD7E1F">
        <w:rPr>
          <w:szCs w:val="28"/>
        </w:rPr>
        <w:instrText xml:space="preserve"> \* MERGEFORMAT </w:instrText>
      </w:r>
      <w:r w:rsidR="00114724" w:rsidRPr="00DD7E1F">
        <w:rPr>
          <w:szCs w:val="28"/>
        </w:rPr>
      </w:r>
      <w:r w:rsidR="00114724" w:rsidRPr="00DD7E1F">
        <w:rPr>
          <w:szCs w:val="28"/>
        </w:rPr>
        <w:fldChar w:fldCharType="separate"/>
      </w:r>
      <w:r w:rsidR="00114724" w:rsidRPr="00DD7E1F">
        <w:rPr>
          <w:szCs w:val="28"/>
        </w:rPr>
        <w:t xml:space="preserve">Fig. </w:t>
      </w:r>
      <w:r w:rsidR="00114724" w:rsidRPr="00DD7E1F">
        <w:rPr>
          <w:noProof/>
          <w:szCs w:val="28"/>
        </w:rPr>
        <w:t>5</w:t>
      </w:r>
      <w:r w:rsidR="00114724" w:rsidRPr="00DD7E1F">
        <w:rPr>
          <w:szCs w:val="28"/>
        </w:rPr>
        <w:t>.</w:t>
      </w:r>
      <w:r w:rsidR="00114724" w:rsidRPr="00DD7E1F">
        <w:rPr>
          <w:noProof/>
          <w:szCs w:val="28"/>
        </w:rPr>
        <w:t>10</w:t>
      </w:r>
      <w:r w:rsidR="00114724" w:rsidRPr="00DD7E1F">
        <w:rPr>
          <w:szCs w:val="28"/>
        </w:rPr>
        <w:fldChar w:fldCharType="end"/>
      </w:r>
      <w:r w:rsidRPr="00DD7E1F">
        <w:rPr>
          <w:szCs w:val="28"/>
        </w:rPr>
        <w:t>)</w:t>
      </w:r>
      <w:r w:rsidR="00114724" w:rsidRPr="00DD7E1F">
        <w:rPr>
          <w:szCs w:val="28"/>
        </w:rPr>
        <w:t xml:space="preserve"> </w:t>
      </w:r>
      <w:r w:rsidR="00B7093A" w:rsidRPr="00DD7E1F">
        <w:rPr>
          <w:szCs w:val="28"/>
        </w:rPr>
        <w:t>–</w:t>
      </w:r>
      <w:r w:rsidR="00114724" w:rsidRPr="00DD7E1F">
        <w:rPr>
          <w:szCs w:val="28"/>
        </w:rPr>
        <w:t xml:space="preserve"> </w:t>
      </w:r>
      <w:r w:rsidR="00B7093A" w:rsidRPr="00DD7E1F">
        <w:rPr>
          <w:szCs w:val="28"/>
        </w:rPr>
        <w:t>ceea ce era mai lent</w:t>
      </w:r>
      <w:r w:rsidRPr="00DD7E1F">
        <w:rPr>
          <w:szCs w:val="28"/>
        </w:rPr>
        <w:t xml:space="preserve">. Soluția a fost să mut "operația de </w:t>
      </w:r>
      <w:r w:rsidR="00DB5157" w:rsidRPr="00DD7E1F">
        <w:rPr>
          <w:szCs w:val="28"/>
        </w:rPr>
        <w:t>glisare</w:t>
      </w:r>
      <w:r w:rsidRPr="00DD7E1F">
        <w:rPr>
          <w:szCs w:val="28"/>
        </w:rPr>
        <w:t>"</w:t>
      </w:r>
      <w:r w:rsidR="00B7093A" w:rsidRPr="00DD7E1F">
        <w:rPr>
          <w:szCs w:val="28"/>
        </w:rPr>
        <w:t xml:space="preserve"> a ferestrei</w:t>
      </w:r>
      <w:r w:rsidRPr="00DD7E1F">
        <w:rPr>
          <w:szCs w:val="28"/>
        </w:rPr>
        <w:t xml:space="preserve"> după extragerea caracteristicilor. Concret, un bloc audio A care sosește este procesat și coeficienții săi sunt stocați în mfccs</w:t>
      </w:r>
      <w:r w:rsidR="00DB5157" w:rsidRPr="00DD7E1F">
        <w:rPr>
          <w:szCs w:val="28"/>
        </w:rPr>
        <w:t>_</w:t>
      </w:r>
      <w:r w:rsidRPr="00DD7E1F">
        <w:rPr>
          <w:szCs w:val="28"/>
        </w:rPr>
        <w:t>n</w:t>
      </w:r>
      <w:r w:rsidR="00DB5157" w:rsidRPr="00DD7E1F">
        <w:rPr>
          <w:szCs w:val="28"/>
        </w:rPr>
        <w:t>ew</w:t>
      </w:r>
      <w:r w:rsidRPr="00DD7E1F">
        <w:rPr>
          <w:szCs w:val="28"/>
        </w:rPr>
        <w:t>. Apoi, la sosirea blocului audio ulterior B, matricea de coeficienți a lui A este asignată la mfccs</w:t>
      </w:r>
      <w:r w:rsidR="00DB5157" w:rsidRPr="00DD7E1F">
        <w:rPr>
          <w:szCs w:val="28"/>
        </w:rPr>
        <w:t>_old,</w:t>
      </w:r>
      <w:r w:rsidRPr="00DD7E1F">
        <w:rPr>
          <w:szCs w:val="28"/>
        </w:rPr>
        <w:t xml:space="preserve"> eliberând variabila mfccs</w:t>
      </w:r>
      <w:r w:rsidR="00DB5157" w:rsidRPr="00DD7E1F">
        <w:rPr>
          <w:szCs w:val="28"/>
        </w:rPr>
        <w:t>_new</w:t>
      </w:r>
      <w:r w:rsidRPr="00DD7E1F">
        <w:rPr>
          <w:szCs w:val="28"/>
        </w:rPr>
        <w:t>. În acest fel, doar 0,5 s de flux audio sunt transformate pentru fiecare ciclu, reducând timpul de procesare la jumătate.</w:t>
      </w:r>
    </w:p>
    <w:bookmarkStart w:id="187" w:name="_MON_1742634644"/>
    <w:bookmarkEnd w:id="187"/>
    <w:p w14:paraId="0A547A10" w14:textId="2DF575E2" w:rsidR="00DD7E1F" w:rsidRDefault="00ED3328" w:rsidP="00DD7E1F">
      <w:pPr>
        <w:keepNext/>
        <w:jc w:val="center"/>
      </w:pPr>
      <w:r>
        <w:rPr>
          <w:b/>
          <w:sz w:val="32"/>
          <w:szCs w:val="32"/>
        </w:rPr>
        <w:object w:dxaOrig="7308" w:dyaOrig="8265" w14:anchorId="581DCB0F">
          <v:shape id="_x0000_i1037" type="#_x0000_t75" style="width:365.4pt;height:413.4pt" o:ole="">
            <v:imagedata r:id="rId47" o:title=""/>
          </v:shape>
          <o:OLEObject Type="Embed" ProgID="Word.Document.12" ShapeID="_x0000_i1037" DrawAspect="Content" ObjectID="_1745081515" r:id="rId48">
            <o:FieldCodes>\s</o:FieldCodes>
          </o:OLEObject>
        </w:object>
      </w:r>
    </w:p>
    <w:p w14:paraId="65DB751A" w14:textId="1E7704D4" w:rsidR="00DD7E1F" w:rsidRPr="00ED3328" w:rsidRDefault="00DD7E1F" w:rsidP="00DD7E1F">
      <w:pPr>
        <w:jc w:val="center"/>
        <w:rPr>
          <w:sz w:val="24"/>
          <w:szCs w:val="24"/>
        </w:rPr>
      </w:pPr>
      <w:bookmarkStart w:id="188" w:name="_Ref132022990"/>
      <w:bookmarkStart w:id="189" w:name="_Toc133340143"/>
      <w:bookmarkStart w:id="190" w:name="_Toc133340319"/>
      <w:r w:rsidRPr="00ED3328">
        <w:rPr>
          <w:sz w:val="24"/>
          <w:szCs w:val="24"/>
        </w:rPr>
        <w:t xml:space="preserve">Fig. </w:t>
      </w:r>
      <w:r w:rsidR="00AA4D4B">
        <w:rPr>
          <w:sz w:val="24"/>
          <w:szCs w:val="24"/>
        </w:rPr>
        <w:fldChar w:fldCharType="begin"/>
      </w:r>
      <w:r w:rsidR="00AA4D4B">
        <w:rPr>
          <w:sz w:val="24"/>
          <w:szCs w:val="24"/>
        </w:rPr>
        <w:instrText xml:space="preserve"> STYLEREF 1 \s </w:instrText>
      </w:r>
      <w:r w:rsidR="00AA4D4B">
        <w:rPr>
          <w:sz w:val="24"/>
          <w:szCs w:val="24"/>
        </w:rPr>
        <w:fldChar w:fldCharType="separate"/>
      </w:r>
      <w:r w:rsidR="00AA4D4B">
        <w:rPr>
          <w:noProof/>
          <w:sz w:val="24"/>
          <w:szCs w:val="24"/>
        </w:rPr>
        <w:t>5</w:t>
      </w:r>
      <w:r w:rsidR="00AA4D4B">
        <w:rPr>
          <w:sz w:val="24"/>
          <w:szCs w:val="24"/>
        </w:rPr>
        <w:fldChar w:fldCharType="end"/>
      </w:r>
      <w:r w:rsidR="00AA4D4B">
        <w:rPr>
          <w:sz w:val="24"/>
          <w:szCs w:val="24"/>
        </w:rPr>
        <w:t>.</w:t>
      </w:r>
      <w:r w:rsidR="00AA4D4B">
        <w:rPr>
          <w:sz w:val="24"/>
          <w:szCs w:val="24"/>
        </w:rPr>
        <w:fldChar w:fldCharType="begin"/>
      </w:r>
      <w:r w:rsidR="00AA4D4B">
        <w:rPr>
          <w:sz w:val="24"/>
          <w:szCs w:val="24"/>
        </w:rPr>
        <w:instrText xml:space="preserve"> SEQ Fig. \* ARABIC \s 1 </w:instrText>
      </w:r>
      <w:r w:rsidR="00AA4D4B">
        <w:rPr>
          <w:sz w:val="24"/>
          <w:szCs w:val="24"/>
        </w:rPr>
        <w:fldChar w:fldCharType="separate"/>
      </w:r>
      <w:r w:rsidR="00AA4D4B">
        <w:rPr>
          <w:noProof/>
          <w:sz w:val="24"/>
          <w:szCs w:val="24"/>
        </w:rPr>
        <w:t>12</w:t>
      </w:r>
      <w:r w:rsidR="00AA4D4B">
        <w:rPr>
          <w:sz w:val="24"/>
          <w:szCs w:val="24"/>
        </w:rPr>
        <w:fldChar w:fldCharType="end"/>
      </w:r>
      <w:bookmarkEnd w:id="188"/>
      <w:r w:rsidRPr="00ED3328">
        <w:rPr>
          <w:sz w:val="24"/>
          <w:szCs w:val="24"/>
        </w:rPr>
        <w:t xml:space="preserve"> </w:t>
      </w:r>
      <w:r w:rsidR="00B42B4B" w:rsidRPr="00ED3328">
        <w:rPr>
          <w:sz w:val="24"/>
          <w:szCs w:val="24"/>
        </w:rPr>
        <w:t>Prima parte a f</w:t>
      </w:r>
      <w:r w:rsidRPr="00ED3328">
        <w:rPr>
          <w:sz w:val="24"/>
          <w:szCs w:val="24"/>
        </w:rPr>
        <w:t>uncți</w:t>
      </w:r>
      <w:r w:rsidR="00B42B4B" w:rsidRPr="00ED3328">
        <w:rPr>
          <w:sz w:val="24"/>
          <w:szCs w:val="24"/>
        </w:rPr>
        <w:t>ei</w:t>
      </w:r>
      <w:r w:rsidRPr="00ED3328">
        <w:rPr>
          <w:sz w:val="24"/>
          <w:szCs w:val="24"/>
        </w:rPr>
        <w:t xml:space="preserve"> sd_callback</w:t>
      </w:r>
      <w:bookmarkEnd w:id="189"/>
      <w:bookmarkEnd w:id="190"/>
    </w:p>
    <w:p w14:paraId="67E41E6A" w14:textId="77777777" w:rsidR="00E854A6" w:rsidRDefault="00DD7E1F" w:rsidP="00E854A6">
      <w:pPr>
        <w:keepNext/>
      </w:pPr>
      <w:r>
        <w:lastRenderedPageBreak/>
        <w:tab/>
      </w:r>
      <w:r>
        <w:tab/>
      </w:r>
      <w:r>
        <w:tab/>
      </w:r>
    </w:p>
    <w:p w14:paraId="7D893650" w14:textId="3A299273" w:rsidR="00B42B4B" w:rsidRDefault="005B44B7" w:rsidP="00E854A6">
      <w:pPr>
        <w:keepNext/>
        <w:ind w:firstLine="708"/>
      </w:pPr>
      <w:r w:rsidRPr="005B44B7">
        <w:t>După ce au fost genera</w:t>
      </w:r>
      <w:r>
        <w:t>ți</w:t>
      </w:r>
      <w:r w:rsidRPr="005B44B7">
        <w:t xml:space="preserve"> coeficienții MFCC și Delta din eșantionul audio, metoda </w:t>
      </w:r>
      <w:r>
        <w:t xml:space="preserve">sd_callback </w:t>
      </w:r>
      <w:r w:rsidRPr="005B44B7">
        <w:t xml:space="preserve">continuă prin crearea unui tensor de intrare - adică o versiune remodelată a matricei de coeficienți, așa cum </w:t>
      </w:r>
      <w:r>
        <w:t xml:space="preserve">se procedează și în </w:t>
      </w:r>
      <w:r w:rsidRPr="005B44B7">
        <w:rPr>
          <w:szCs w:val="28"/>
        </w:rPr>
        <w:fldChar w:fldCharType="begin"/>
      </w:r>
      <w:r w:rsidRPr="005B44B7">
        <w:rPr>
          <w:szCs w:val="28"/>
        </w:rPr>
        <w:instrText xml:space="preserve"> REF _Ref132023890 \h </w:instrText>
      </w:r>
      <w:r>
        <w:rPr>
          <w:szCs w:val="28"/>
        </w:rPr>
        <w:instrText xml:space="preserve"> \* MERGEFORMAT </w:instrText>
      </w:r>
      <w:r w:rsidRPr="005B44B7">
        <w:rPr>
          <w:szCs w:val="28"/>
        </w:rPr>
      </w:r>
      <w:r w:rsidRPr="005B44B7">
        <w:rPr>
          <w:szCs w:val="28"/>
        </w:rPr>
        <w:fldChar w:fldCharType="separate"/>
      </w:r>
      <w:r w:rsidRPr="005B44B7">
        <w:rPr>
          <w:szCs w:val="28"/>
        </w:rPr>
        <w:t xml:space="preserve">Fig. </w:t>
      </w:r>
      <w:r w:rsidRPr="005B44B7">
        <w:rPr>
          <w:noProof/>
          <w:szCs w:val="28"/>
        </w:rPr>
        <w:t>5</w:t>
      </w:r>
      <w:r w:rsidRPr="005B44B7">
        <w:rPr>
          <w:szCs w:val="28"/>
        </w:rPr>
        <w:t>.</w:t>
      </w:r>
      <w:r w:rsidRPr="005B44B7">
        <w:rPr>
          <w:noProof/>
          <w:szCs w:val="28"/>
        </w:rPr>
        <w:t>6</w:t>
      </w:r>
      <w:r w:rsidRPr="005B44B7">
        <w:rPr>
          <w:szCs w:val="28"/>
        </w:rPr>
        <w:fldChar w:fldCharType="end"/>
      </w:r>
      <w:r>
        <w:t xml:space="preserve"> </w:t>
      </w:r>
      <w:r w:rsidRPr="005B44B7">
        <w:t xml:space="preserve">- și setează valoarea acestuia în funcție de detaliile de intrare ale modelului. În TFLite, </w:t>
      </w:r>
      <w:r>
        <w:t>detecția</w:t>
      </w:r>
      <w:r w:rsidRPr="005B44B7">
        <w:t xml:space="preserve"> este rulată prin invocarea obiectului TFLiteInterpreter, iar vectorul de predicție este stocat ca parte a detaliilor de ieșire. </w:t>
      </w:r>
    </w:p>
    <w:p w14:paraId="59997AF2" w14:textId="27C513C7" w:rsidR="00E854A6" w:rsidRDefault="005B44B7" w:rsidP="00E854A6">
      <w:pPr>
        <w:ind w:firstLine="708"/>
        <w:contextualSpacing/>
      </w:pPr>
      <w:r w:rsidRPr="005B44B7">
        <w:t>În cele din urmă, valoarea maximă de predicție (exprimată ca un număr între 0 și 1) și poziția sa în vectorul de ieșire (corespunzătoare clasei recunoscute) pot fi extrase și utilizate pentru a decide ce comandă să fie trimisă</w:t>
      </w:r>
      <w:r w:rsidR="00AB4E70">
        <w:t xml:space="preserve"> către pinii de GPIO</w:t>
      </w:r>
      <w:r w:rsidRPr="005B44B7">
        <w:t xml:space="preserve">. Pentru a efectua această sarcină, o instrucțiune </w:t>
      </w:r>
      <w:r w:rsidR="00AB4E70">
        <w:t>„</w:t>
      </w:r>
      <w:r w:rsidRPr="005B44B7">
        <w:t>if</w:t>
      </w:r>
      <w:r w:rsidR="00AB4E70">
        <w:t>”</w:t>
      </w:r>
      <w:r w:rsidRPr="005B44B7">
        <w:t xml:space="preserve"> verifică dacă valoarea maximă prezisă este mai mare decât pragul ales, ca măsură a cât de sigur trebuie să fie modelul în predicția sa pentru a declanșa o comandă. Dacă procentul este mai mare decât pragul, comanda corespunzătoare clasei prezise este selectată și trimisă</w:t>
      </w:r>
      <w:r w:rsidR="00B42B4B">
        <w:t xml:space="preserve">. </w:t>
      </w:r>
      <w:r w:rsidRPr="005B44B7">
        <w:t xml:space="preserve">Mai mult, dacă indicatorii de </w:t>
      </w:r>
      <w:r w:rsidR="00B42B4B">
        <w:t>depanare</w:t>
      </w:r>
      <w:r w:rsidRPr="005B44B7">
        <w:t xml:space="preserve"> definiți în</w:t>
      </w:r>
      <w:r w:rsidR="00B42B4B">
        <w:t xml:space="preserve"> </w:t>
      </w:r>
      <w:r w:rsidR="00B42B4B" w:rsidRPr="00B42B4B">
        <w:rPr>
          <w:szCs w:val="28"/>
        </w:rPr>
        <w:fldChar w:fldCharType="begin"/>
      </w:r>
      <w:r w:rsidR="00B42B4B" w:rsidRPr="00B42B4B">
        <w:rPr>
          <w:szCs w:val="28"/>
        </w:rPr>
        <w:instrText xml:space="preserve"> REF _Ref131937532 \h  \* MERGEFORMAT </w:instrText>
      </w:r>
      <w:r w:rsidR="00B42B4B" w:rsidRPr="00B42B4B">
        <w:rPr>
          <w:szCs w:val="28"/>
        </w:rPr>
      </w:r>
      <w:r w:rsidR="00B42B4B" w:rsidRPr="00B42B4B">
        <w:rPr>
          <w:szCs w:val="28"/>
        </w:rPr>
        <w:fldChar w:fldCharType="separate"/>
      </w:r>
      <w:r w:rsidR="00B42B4B" w:rsidRPr="00B42B4B">
        <w:rPr>
          <w:szCs w:val="28"/>
        </w:rPr>
        <w:t xml:space="preserve">Fig. </w:t>
      </w:r>
      <w:r w:rsidR="00B42B4B" w:rsidRPr="00B42B4B">
        <w:rPr>
          <w:noProof/>
          <w:szCs w:val="28"/>
        </w:rPr>
        <w:t>5</w:t>
      </w:r>
      <w:r w:rsidR="00B42B4B" w:rsidRPr="00B42B4B">
        <w:rPr>
          <w:szCs w:val="28"/>
        </w:rPr>
        <w:t>.</w:t>
      </w:r>
      <w:r w:rsidR="00B42B4B" w:rsidRPr="00B42B4B">
        <w:rPr>
          <w:noProof/>
          <w:szCs w:val="28"/>
        </w:rPr>
        <w:t>9</w:t>
      </w:r>
      <w:r w:rsidR="00B42B4B" w:rsidRPr="00B42B4B">
        <w:rPr>
          <w:szCs w:val="28"/>
        </w:rPr>
        <w:fldChar w:fldCharType="end"/>
      </w:r>
      <w:r w:rsidRPr="005B44B7">
        <w:t xml:space="preserve"> sunt activați, funcția afișează </w:t>
      </w:r>
      <w:r w:rsidR="00B42B4B">
        <w:t xml:space="preserve">anumiți </w:t>
      </w:r>
      <w:r w:rsidRPr="005B44B7">
        <w:t>parametri, cum ar fi timpul de execuție, acuratețea și întregul vector de ieșire.</w:t>
      </w:r>
      <w:r w:rsidR="0031433D">
        <w:tab/>
      </w:r>
      <w:r w:rsidR="0031433D">
        <w:tab/>
      </w:r>
    </w:p>
    <w:p w14:paraId="316DB899" w14:textId="77777777" w:rsidR="00E854A6" w:rsidRPr="00E854A6" w:rsidRDefault="00E854A6" w:rsidP="00E854A6">
      <w:pPr>
        <w:contextualSpacing/>
        <w:rPr>
          <w:szCs w:val="28"/>
        </w:rPr>
      </w:pPr>
      <w:r w:rsidRPr="00E854A6">
        <w:rPr>
          <w:szCs w:val="28"/>
        </w:rPr>
        <w:t>Fișierul rpi_word_recognition.py se încheie cu bucla principală care, prin metoda InputStream, înregistrează blocurile audio și invocă sd_callback.</w:t>
      </w:r>
    </w:p>
    <w:p w14:paraId="4E947C34" w14:textId="77777777" w:rsidR="00E854A6" w:rsidRPr="00E854A6" w:rsidRDefault="00E854A6" w:rsidP="00E854A6">
      <w:pPr>
        <w:ind w:firstLine="708"/>
      </w:pPr>
    </w:p>
    <w:bookmarkStart w:id="191" w:name="_MON_1742637268"/>
    <w:bookmarkEnd w:id="191"/>
    <w:p w14:paraId="7DB0FBBF" w14:textId="4075475F" w:rsidR="00ED3328" w:rsidRDefault="00E854A6" w:rsidP="00ED3328">
      <w:pPr>
        <w:keepNext/>
        <w:jc w:val="center"/>
      </w:pPr>
      <w:r>
        <w:rPr>
          <w:b/>
          <w:sz w:val="32"/>
          <w:szCs w:val="32"/>
        </w:rPr>
        <w:object w:dxaOrig="7308" w:dyaOrig="4845" w14:anchorId="5C821056">
          <v:shape id="_x0000_i1038" type="#_x0000_t75" style="width:365.4pt;height:242.4pt" o:ole="">
            <v:imagedata r:id="rId49" o:title=""/>
          </v:shape>
          <o:OLEObject Type="Embed" ProgID="Word.Document.12" ShapeID="_x0000_i1038" DrawAspect="Content" ObjectID="_1745081516" r:id="rId50">
            <o:FieldCodes>\s</o:FieldCodes>
          </o:OLEObject>
        </w:object>
      </w:r>
    </w:p>
    <w:p w14:paraId="2707422A" w14:textId="4ADB6C3F" w:rsidR="00ED3328" w:rsidRPr="00ED3328" w:rsidRDefault="00ED3328" w:rsidP="00ED3328">
      <w:pPr>
        <w:jc w:val="center"/>
        <w:rPr>
          <w:sz w:val="24"/>
          <w:szCs w:val="24"/>
        </w:rPr>
      </w:pPr>
      <w:bookmarkStart w:id="192" w:name="_Toc133340144"/>
      <w:bookmarkStart w:id="193" w:name="_Toc133340320"/>
      <w:r w:rsidRPr="00ED3328">
        <w:rPr>
          <w:sz w:val="24"/>
          <w:szCs w:val="24"/>
        </w:rPr>
        <w:t xml:space="preserve">Fig. </w:t>
      </w:r>
      <w:r w:rsidR="00AA4D4B">
        <w:rPr>
          <w:sz w:val="24"/>
          <w:szCs w:val="24"/>
        </w:rPr>
        <w:fldChar w:fldCharType="begin"/>
      </w:r>
      <w:r w:rsidR="00AA4D4B">
        <w:rPr>
          <w:sz w:val="24"/>
          <w:szCs w:val="24"/>
        </w:rPr>
        <w:instrText xml:space="preserve"> STYLEREF 1 \s </w:instrText>
      </w:r>
      <w:r w:rsidR="00AA4D4B">
        <w:rPr>
          <w:sz w:val="24"/>
          <w:szCs w:val="24"/>
        </w:rPr>
        <w:fldChar w:fldCharType="separate"/>
      </w:r>
      <w:r w:rsidR="00AA4D4B">
        <w:rPr>
          <w:noProof/>
          <w:sz w:val="24"/>
          <w:szCs w:val="24"/>
        </w:rPr>
        <w:t>5</w:t>
      </w:r>
      <w:r w:rsidR="00AA4D4B">
        <w:rPr>
          <w:sz w:val="24"/>
          <w:szCs w:val="24"/>
        </w:rPr>
        <w:fldChar w:fldCharType="end"/>
      </w:r>
      <w:r w:rsidR="00AA4D4B">
        <w:rPr>
          <w:sz w:val="24"/>
          <w:szCs w:val="24"/>
        </w:rPr>
        <w:t>.</w:t>
      </w:r>
      <w:r w:rsidR="00AA4D4B">
        <w:rPr>
          <w:sz w:val="24"/>
          <w:szCs w:val="24"/>
        </w:rPr>
        <w:fldChar w:fldCharType="begin"/>
      </w:r>
      <w:r w:rsidR="00AA4D4B">
        <w:rPr>
          <w:sz w:val="24"/>
          <w:szCs w:val="24"/>
        </w:rPr>
        <w:instrText xml:space="preserve"> SEQ Fig. \* ARABIC \s 1 </w:instrText>
      </w:r>
      <w:r w:rsidR="00AA4D4B">
        <w:rPr>
          <w:sz w:val="24"/>
          <w:szCs w:val="24"/>
        </w:rPr>
        <w:fldChar w:fldCharType="separate"/>
      </w:r>
      <w:r w:rsidR="00AA4D4B">
        <w:rPr>
          <w:noProof/>
          <w:sz w:val="24"/>
          <w:szCs w:val="24"/>
        </w:rPr>
        <w:t>13</w:t>
      </w:r>
      <w:r w:rsidR="00AA4D4B">
        <w:rPr>
          <w:sz w:val="24"/>
          <w:szCs w:val="24"/>
        </w:rPr>
        <w:fldChar w:fldCharType="end"/>
      </w:r>
      <w:r w:rsidRPr="00ED3328">
        <w:rPr>
          <w:sz w:val="24"/>
          <w:szCs w:val="24"/>
        </w:rPr>
        <w:t xml:space="preserve"> A doua parte a funției sd_callback</w:t>
      </w:r>
      <w:bookmarkEnd w:id="192"/>
      <w:bookmarkEnd w:id="193"/>
    </w:p>
    <w:p w14:paraId="6B668C35" w14:textId="59248F87" w:rsidR="00DB5157" w:rsidRDefault="00DB5157" w:rsidP="00114724">
      <w:pPr>
        <w:ind w:firstLine="708"/>
        <w:rPr>
          <w:sz w:val="24"/>
          <w:szCs w:val="24"/>
        </w:rPr>
      </w:pPr>
    </w:p>
    <w:p w14:paraId="59FA7436" w14:textId="77777777" w:rsidR="00ED3328" w:rsidRPr="00C5328C" w:rsidRDefault="00ED3328" w:rsidP="00ED3328">
      <w:pPr>
        <w:rPr>
          <w:sz w:val="24"/>
          <w:szCs w:val="24"/>
        </w:rPr>
      </w:pPr>
    </w:p>
    <w:p w14:paraId="0F8879AF" w14:textId="3F37F760" w:rsidR="00B353E4" w:rsidRDefault="00B353E4" w:rsidP="00F70A25">
      <w:pPr>
        <w:pStyle w:val="Titlu1"/>
        <w:rPr>
          <w:lang w:val="en-US"/>
        </w:rPr>
      </w:pPr>
      <w:bookmarkStart w:id="194" w:name="_Toc133689326"/>
      <w:r>
        <w:rPr>
          <w:lang w:val="en-US"/>
        </w:rPr>
        <w:t>Mediul de lucru</w:t>
      </w:r>
      <w:bookmarkEnd w:id="194"/>
    </w:p>
    <w:p w14:paraId="6119E834" w14:textId="6B7243E1" w:rsidR="00594861" w:rsidRDefault="00594861" w:rsidP="005C5C8A">
      <w:pPr>
        <w:pStyle w:val="Titlu2"/>
        <w:rPr>
          <w:lang w:val="en-US"/>
        </w:rPr>
      </w:pPr>
      <w:bookmarkStart w:id="195" w:name="_Toc133689327"/>
      <w:r w:rsidRPr="00594861">
        <w:rPr>
          <w:lang w:val="en-US"/>
        </w:rPr>
        <w:t>Creare</w:t>
      </w:r>
      <w:r>
        <w:rPr>
          <w:lang w:val="en-US"/>
        </w:rPr>
        <w:t>a</w:t>
      </w:r>
      <w:r w:rsidRPr="00594861">
        <w:rPr>
          <w:lang w:val="en-US"/>
        </w:rPr>
        <w:t xml:space="preserve"> environment</w:t>
      </w:r>
      <w:r>
        <w:rPr>
          <w:lang w:val="en-US"/>
        </w:rPr>
        <w:t>ului</w:t>
      </w:r>
      <w:bookmarkEnd w:id="195"/>
    </w:p>
    <w:p w14:paraId="19A30235" w14:textId="281771D4" w:rsidR="00E26B48" w:rsidRDefault="00E26B48" w:rsidP="00E26B48">
      <w:pPr>
        <w:ind w:firstLine="708"/>
        <w:rPr>
          <w:lang w:val="en-US"/>
        </w:rPr>
      </w:pPr>
      <w:r w:rsidRPr="00E26B48">
        <w:rPr>
          <w:lang w:val="en-US"/>
        </w:rPr>
        <w:t>Crearea unui environment înseamnă crearea unui mediu izolat pentru dezvoltarea și rularea aplicațiilor Python</w:t>
      </w:r>
      <w:r>
        <w:rPr>
          <w:lang w:val="en-US"/>
        </w:rPr>
        <w:t xml:space="preserve">. Un mediu de lucru </w:t>
      </w:r>
      <w:r w:rsidRPr="00E26B48">
        <w:rPr>
          <w:lang w:val="en-US"/>
        </w:rPr>
        <w:t>îți permite să instalezi și să gestionezi separat versiuni de pachete Python și să eviți conflictul între pachetele instalate în diferite proiecte.</w:t>
      </w:r>
    </w:p>
    <w:p w14:paraId="2676A51D" w14:textId="40281D1F" w:rsidR="00E26B48" w:rsidRDefault="00E26B48" w:rsidP="00E26B48">
      <w:pPr>
        <w:ind w:firstLine="708"/>
        <w:rPr>
          <w:lang w:val="en-US"/>
        </w:rPr>
      </w:pPr>
      <w:r w:rsidRPr="00E26B48">
        <w:rPr>
          <w:lang w:val="en-US"/>
        </w:rPr>
        <w:t>Anaconda este o platformă de distribuție și gestionare a pachetelor pentru limbajele de programare Python și R. Acesta include o serie de pachete pre-încărcate și o interfață grafică utilizator (Anaconda Navigator) care permite utilizatorilor să instaleze, să actualizeze și să gestioneze pachete și dependințe fără a utiliza linia de comandă.</w:t>
      </w:r>
      <w:r>
        <w:rPr>
          <w:lang w:val="en-US"/>
        </w:rPr>
        <w:t xml:space="preserve"> </w:t>
      </w:r>
    </w:p>
    <w:p w14:paraId="1F9E12C2" w14:textId="4B398CBD" w:rsidR="008D4A87" w:rsidRDefault="00E26B48" w:rsidP="008D4A87">
      <w:pPr>
        <w:ind w:firstLine="708"/>
        <w:rPr>
          <w:lang w:val="en-US"/>
        </w:rPr>
      </w:pPr>
      <w:r>
        <w:rPr>
          <w:lang w:val="en-US"/>
        </w:rPr>
        <w:t>Pentru acest proiect, mediul izolat necesar a fost realizat utilizând exclusiv  linia de comandă și salvat sub forma unui fișier YAML.</w:t>
      </w:r>
      <w:r w:rsidR="008D4A87">
        <w:rPr>
          <w:lang w:val="en-US"/>
        </w:rPr>
        <w:t xml:space="preserve"> O listă a comenzilor folosite pentru a instala pachetele necesare este expusă în tabelul de mai jos:</w:t>
      </w:r>
    </w:p>
    <w:tbl>
      <w:tblPr>
        <w:tblStyle w:val="Tabelgril"/>
        <w:tblW w:w="0" w:type="auto"/>
        <w:jc w:val="center"/>
        <w:tblLook w:val="04A0" w:firstRow="1" w:lastRow="0" w:firstColumn="1" w:lastColumn="0" w:noHBand="0" w:noVBand="1"/>
      </w:tblPr>
      <w:tblGrid>
        <w:gridCol w:w="9350"/>
      </w:tblGrid>
      <w:tr w:rsidR="008D4A87" w14:paraId="5379B270" w14:textId="77777777" w:rsidTr="00C85C7C">
        <w:trPr>
          <w:jc w:val="center"/>
        </w:trPr>
        <w:tc>
          <w:tcPr>
            <w:tcW w:w="9350" w:type="dxa"/>
          </w:tcPr>
          <w:p w14:paraId="384F40E7" w14:textId="21E115E6" w:rsidR="008D4A87" w:rsidRDefault="008D4A87" w:rsidP="008D4A87">
            <w:pPr>
              <w:rPr>
                <w:lang w:val="en-US"/>
              </w:rPr>
            </w:pPr>
            <w:r w:rsidRPr="008D4A87">
              <w:rPr>
                <w:lang w:val="en-US"/>
              </w:rPr>
              <w:t xml:space="preserve">conda create --name </w:t>
            </w:r>
            <w:r>
              <w:rPr>
                <w:lang w:val="en-US"/>
              </w:rPr>
              <w:t>gputf</w:t>
            </w:r>
            <w:r w:rsidRPr="008D4A87">
              <w:rPr>
                <w:lang w:val="en-US"/>
              </w:rPr>
              <w:t xml:space="preserve"> python=3.10.6</w:t>
            </w:r>
          </w:p>
        </w:tc>
      </w:tr>
      <w:tr w:rsidR="008D4A87" w14:paraId="0B46AFF6" w14:textId="77777777" w:rsidTr="00C85C7C">
        <w:trPr>
          <w:jc w:val="center"/>
        </w:trPr>
        <w:tc>
          <w:tcPr>
            <w:tcW w:w="9350" w:type="dxa"/>
          </w:tcPr>
          <w:p w14:paraId="7EBF4854" w14:textId="1ABDEC96" w:rsidR="008D4A87" w:rsidRDefault="008D4A87" w:rsidP="008D4A87">
            <w:pPr>
              <w:rPr>
                <w:lang w:val="en-US"/>
              </w:rPr>
            </w:pPr>
            <w:r w:rsidRPr="008D4A87">
              <w:rPr>
                <w:lang w:val="en-US"/>
              </w:rPr>
              <w:t>conda install jupyter</w:t>
            </w:r>
          </w:p>
        </w:tc>
      </w:tr>
      <w:tr w:rsidR="008D4A87" w14:paraId="724C669F" w14:textId="77777777" w:rsidTr="00C85C7C">
        <w:trPr>
          <w:jc w:val="center"/>
        </w:trPr>
        <w:tc>
          <w:tcPr>
            <w:tcW w:w="9350" w:type="dxa"/>
          </w:tcPr>
          <w:p w14:paraId="31D92425" w14:textId="1C1B08B5" w:rsidR="008D4A87" w:rsidRDefault="008D4A87" w:rsidP="008D4A87">
            <w:pPr>
              <w:rPr>
                <w:lang w:val="en-US"/>
              </w:rPr>
            </w:pPr>
            <w:r w:rsidRPr="008D4A87">
              <w:rPr>
                <w:lang w:val="en-US"/>
              </w:rPr>
              <w:t>conda install -c conda-forge tensorflow-gpu</w:t>
            </w:r>
          </w:p>
        </w:tc>
      </w:tr>
      <w:tr w:rsidR="00E660C1" w14:paraId="361E3FD8" w14:textId="77777777" w:rsidTr="00C85C7C">
        <w:trPr>
          <w:jc w:val="center"/>
          <w:ins w:id="196" w:author="Radu Hereșanu" w:date="2023-04-11T17:59:00Z"/>
        </w:trPr>
        <w:tc>
          <w:tcPr>
            <w:tcW w:w="9350" w:type="dxa"/>
          </w:tcPr>
          <w:p w14:paraId="69A9E760" w14:textId="2A5FDA10" w:rsidR="00E660C1" w:rsidRPr="008D4A87" w:rsidRDefault="00E660C1" w:rsidP="008D4A87">
            <w:pPr>
              <w:rPr>
                <w:ins w:id="197" w:author="Radu Hereșanu" w:date="2023-04-11T17:59:00Z"/>
                <w:lang w:val="en-US"/>
              </w:rPr>
            </w:pPr>
            <w:ins w:id="198" w:author="Radu Hereșanu" w:date="2023-04-11T17:59:00Z">
              <w:r w:rsidRPr="00E660C1">
                <w:rPr>
                  <w:lang w:val="en-US"/>
                </w:rPr>
                <w:t>conda install -c conda-forge tensorflow</w:t>
              </w:r>
            </w:ins>
          </w:p>
        </w:tc>
      </w:tr>
      <w:tr w:rsidR="008D4A87" w14:paraId="2BA4EFB5" w14:textId="77777777" w:rsidTr="00C85C7C">
        <w:trPr>
          <w:jc w:val="center"/>
        </w:trPr>
        <w:tc>
          <w:tcPr>
            <w:tcW w:w="9350" w:type="dxa"/>
          </w:tcPr>
          <w:p w14:paraId="7809D107" w14:textId="7D49F350" w:rsidR="008D4A87" w:rsidRDefault="008D4A87" w:rsidP="008D4A87">
            <w:pPr>
              <w:rPr>
                <w:lang w:val="en-US"/>
              </w:rPr>
            </w:pPr>
            <w:r w:rsidRPr="003A304A">
              <w:rPr>
                <w:lang w:val="en-US"/>
              </w:rPr>
              <w:t>conda install -c conda-forge librosa</w:t>
            </w:r>
          </w:p>
        </w:tc>
      </w:tr>
      <w:tr w:rsidR="008D4A87" w14:paraId="3E67195C" w14:textId="77777777" w:rsidTr="00C85C7C">
        <w:trPr>
          <w:jc w:val="center"/>
        </w:trPr>
        <w:tc>
          <w:tcPr>
            <w:tcW w:w="9350" w:type="dxa"/>
          </w:tcPr>
          <w:p w14:paraId="718CB776" w14:textId="7CC0984D" w:rsidR="008D4A87" w:rsidRDefault="008D4A87" w:rsidP="008D4A87">
            <w:pPr>
              <w:rPr>
                <w:lang w:val="en-US"/>
              </w:rPr>
            </w:pPr>
            <w:r w:rsidRPr="0023014D">
              <w:rPr>
                <w:lang w:val="en-US"/>
              </w:rPr>
              <w:t>conda install -c conda-forge keras</w:t>
            </w:r>
          </w:p>
        </w:tc>
      </w:tr>
      <w:tr w:rsidR="008D4A87" w14:paraId="2CFBA164" w14:textId="77777777" w:rsidTr="00C85C7C">
        <w:trPr>
          <w:jc w:val="center"/>
        </w:trPr>
        <w:tc>
          <w:tcPr>
            <w:tcW w:w="9350" w:type="dxa"/>
          </w:tcPr>
          <w:p w14:paraId="1444C30E" w14:textId="6A71C24E" w:rsidR="008D4A87" w:rsidRDefault="008D4A87" w:rsidP="008D4A87">
            <w:pPr>
              <w:tabs>
                <w:tab w:val="left" w:pos="2940"/>
              </w:tabs>
              <w:rPr>
                <w:lang w:val="en-US"/>
              </w:rPr>
            </w:pPr>
            <w:r w:rsidRPr="008D4A87">
              <w:rPr>
                <w:lang w:val="en-US"/>
              </w:rPr>
              <w:t>conda install -c conda-forge pydub</w:t>
            </w:r>
          </w:p>
        </w:tc>
      </w:tr>
      <w:tr w:rsidR="008D4A87" w14:paraId="499F4A1B" w14:textId="77777777" w:rsidTr="00C85C7C">
        <w:trPr>
          <w:jc w:val="center"/>
        </w:trPr>
        <w:tc>
          <w:tcPr>
            <w:tcW w:w="9350" w:type="dxa"/>
          </w:tcPr>
          <w:p w14:paraId="4C6B40BC" w14:textId="5B657D40" w:rsidR="008D4A87" w:rsidRDefault="008D4A87" w:rsidP="008D4A87">
            <w:pPr>
              <w:rPr>
                <w:lang w:val="en-US"/>
              </w:rPr>
            </w:pPr>
            <w:r w:rsidRPr="008D4A87">
              <w:rPr>
                <w:lang w:val="en-US"/>
              </w:rPr>
              <w:t>conda install -c conda-forge pyaudio</w:t>
            </w:r>
          </w:p>
        </w:tc>
      </w:tr>
      <w:tr w:rsidR="008D4A87" w14:paraId="125B6190" w14:textId="77777777" w:rsidTr="00C85C7C">
        <w:trPr>
          <w:jc w:val="center"/>
        </w:trPr>
        <w:tc>
          <w:tcPr>
            <w:tcW w:w="9350" w:type="dxa"/>
          </w:tcPr>
          <w:p w14:paraId="7EEAD787" w14:textId="551904F6" w:rsidR="008D4A87" w:rsidRDefault="008D4A87" w:rsidP="008D4A87">
            <w:pPr>
              <w:rPr>
                <w:lang w:val="en-US"/>
              </w:rPr>
            </w:pPr>
            <w:r w:rsidRPr="008D4A87">
              <w:rPr>
                <w:lang w:val="en-US"/>
              </w:rPr>
              <w:t>conda install -c conda-forge playsound</w:t>
            </w:r>
          </w:p>
        </w:tc>
      </w:tr>
      <w:tr w:rsidR="008D4A87" w14:paraId="0C118FF4" w14:textId="77777777" w:rsidTr="00C85C7C">
        <w:trPr>
          <w:jc w:val="center"/>
        </w:trPr>
        <w:tc>
          <w:tcPr>
            <w:tcW w:w="9350" w:type="dxa"/>
          </w:tcPr>
          <w:p w14:paraId="24D4A02C" w14:textId="409FC064" w:rsidR="008D4A87" w:rsidRPr="008D4A87" w:rsidRDefault="008D4A87" w:rsidP="008D4A87">
            <w:pPr>
              <w:tabs>
                <w:tab w:val="left" w:pos="2820"/>
              </w:tabs>
              <w:rPr>
                <w:lang w:val="en-US"/>
              </w:rPr>
            </w:pPr>
            <w:r w:rsidRPr="008D4A87">
              <w:rPr>
                <w:lang w:val="en-US"/>
              </w:rPr>
              <w:t>conda install -c conda-forge graphviz</w:t>
            </w:r>
          </w:p>
        </w:tc>
      </w:tr>
      <w:tr w:rsidR="008D4A87" w14:paraId="0EE717A8" w14:textId="77777777" w:rsidTr="00C85C7C">
        <w:trPr>
          <w:jc w:val="center"/>
        </w:trPr>
        <w:tc>
          <w:tcPr>
            <w:tcW w:w="9350" w:type="dxa"/>
          </w:tcPr>
          <w:p w14:paraId="6ED57B46" w14:textId="2B3F80C9" w:rsidR="008D4A87" w:rsidRPr="008D4A87" w:rsidRDefault="008D4A87" w:rsidP="008D4A87">
            <w:pPr>
              <w:tabs>
                <w:tab w:val="left" w:pos="2980"/>
              </w:tabs>
              <w:rPr>
                <w:lang w:val="en-US"/>
              </w:rPr>
            </w:pPr>
            <w:r w:rsidRPr="008D4A87">
              <w:rPr>
                <w:lang w:val="en-US"/>
              </w:rPr>
              <w:t>conda install -c conda-forge pydot</w:t>
            </w:r>
          </w:p>
        </w:tc>
      </w:tr>
      <w:tr w:rsidR="00E660C1" w14:paraId="2757E4DE" w14:textId="77777777" w:rsidTr="00C85C7C">
        <w:trPr>
          <w:jc w:val="center"/>
          <w:ins w:id="199" w:author="Radu Hereșanu" w:date="2023-04-11T17:57:00Z"/>
        </w:trPr>
        <w:tc>
          <w:tcPr>
            <w:tcW w:w="9350" w:type="dxa"/>
          </w:tcPr>
          <w:p w14:paraId="354B5DBD" w14:textId="3339A4EF" w:rsidR="00E660C1" w:rsidRPr="008D4A87" w:rsidRDefault="00E660C1" w:rsidP="008D4A87">
            <w:pPr>
              <w:tabs>
                <w:tab w:val="left" w:pos="2980"/>
              </w:tabs>
              <w:rPr>
                <w:ins w:id="200" w:author="Radu Hereșanu" w:date="2023-04-11T17:57:00Z"/>
                <w:lang w:val="en-US"/>
              </w:rPr>
            </w:pPr>
            <w:ins w:id="201" w:author="Radu Hereșanu" w:date="2023-04-11T17:57:00Z">
              <w:r w:rsidRPr="00E660C1">
                <w:rPr>
                  <w:lang w:val="en-US"/>
                </w:rPr>
                <w:t>conda install -c bricew python</w:t>
              </w:r>
            </w:ins>
            <w:ins w:id="202" w:author="Radu Hereșanu" w:date="2023-04-11T17:58:00Z">
              <w:r>
                <w:rPr>
                  <w:lang w:val="en-US"/>
                </w:rPr>
                <w:t>_</w:t>
              </w:r>
            </w:ins>
            <w:ins w:id="203" w:author="Radu Hereșanu" w:date="2023-04-11T17:57:00Z">
              <w:r w:rsidRPr="00E660C1">
                <w:rPr>
                  <w:lang w:val="en-US"/>
                </w:rPr>
                <w:t>speech</w:t>
              </w:r>
            </w:ins>
            <w:ins w:id="204" w:author="Radu Hereșanu" w:date="2023-04-11T17:58:00Z">
              <w:r>
                <w:rPr>
                  <w:lang w:val="en-US"/>
                </w:rPr>
                <w:t>_</w:t>
              </w:r>
            </w:ins>
            <w:ins w:id="205" w:author="Radu Hereșanu" w:date="2023-04-11T17:57:00Z">
              <w:r w:rsidRPr="00E660C1">
                <w:rPr>
                  <w:lang w:val="en-US"/>
                </w:rPr>
                <w:t>features</w:t>
              </w:r>
            </w:ins>
          </w:p>
        </w:tc>
      </w:tr>
      <w:tr w:rsidR="008D4A87" w14:paraId="6FE45BE1" w14:textId="77777777" w:rsidTr="00C85C7C">
        <w:trPr>
          <w:jc w:val="center"/>
        </w:trPr>
        <w:tc>
          <w:tcPr>
            <w:tcW w:w="9350" w:type="dxa"/>
          </w:tcPr>
          <w:p w14:paraId="0F27408F" w14:textId="2428F352" w:rsidR="008D4A87" w:rsidRPr="008D4A87" w:rsidRDefault="008D4A87" w:rsidP="008D4A87">
            <w:pPr>
              <w:rPr>
                <w:lang w:val="en-US"/>
              </w:rPr>
            </w:pPr>
            <w:r w:rsidRPr="008D4A87">
              <w:rPr>
                <w:lang w:val="en-US"/>
              </w:rPr>
              <w:t>pip install sounddevice</w:t>
            </w:r>
          </w:p>
        </w:tc>
      </w:tr>
      <w:tr w:rsidR="008D4A87" w14:paraId="66881BB9" w14:textId="77777777" w:rsidTr="00C85C7C">
        <w:trPr>
          <w:jc w:val="center"/>
        </w:trPr>
        <w:tc>
          <w:tcPr>
            <w:tcW w:w="9350" w:type="dxa"/>
          </w:tcPr>
          <w:p w14:paraId="3D0AE88C" w14:textId="758B91BF" w:rsidR="008D4A87" w:rsidRPr="008D4A87" w:rsidRDefault="008D4A87" w:rsidP="008D4A87">
            <w:pPr>
              <w:rPr>
                <w:lang w:val="en-US"/>
              </w:rPr>
            </w:pPr>
            <w:r w:rsidRPr="008D4A87">
              <w:rPr>
                <w:lang w:val="en-US"/>
              </w:rPr>
              <w:t>conda env export &gt; environment.yml</w:t>
            </w:r>
            <w:r>
              <w:rPr>
                <w:lang w:val="en-US"/>
              </w:rPr>
              <w:t xml:space="preserve">           </w:t>
            </w:r>
          </w:p>
        </w:tc>
      </w:tr>
      <w:tr w:rsidR="008D4A87" w14:paraId="0DEA9077" w14:textId="77777777" w:rsidTr="00C85C7C">
        <w:trPr>
          <w:jc w:val="center"/>
        </w:trPr>
        <w:tc>
          <w:tcPr>
            <w:tcW w:w="9350" w:type="dxa"/>
          </w:tcPr>
          <w:p w14:paraId="22DCDBD7" w14:textId="7D245E79" w:rsidR="008D4A87" w:rsidRPr="008D4A87" w:rsidRDefault="008D4A87" w:rsidP="00092EAE">
            <w:pPr>
              <w:keepNext/>
              <w:rPr>
                <w:lang w:val="en-US"/>
              </w:rPr>
            </w:pPr>
            <w:r w:rsidRPr="008D4A87">
              <w:rPr>
                <w:lang w:val="en-US"/>
              </w:rPr>
              <w:t>conda env create --name myenv -f environment.yml</w:t>
            </w:r>
          </w:p>
        </w:tc>
      </w:tr>
    </w:tbl>
    <w:p w14:paraId="59D68456" w14:textId="7EF9D392" w:rsidR="00092EAE" w:rsidRPr="00092EAE" w:rsidRDefault="00092EAE" w:rsidP="00092EAE">
      <w:pPr>
        <w:jc w:val="center"/>
        <w:rPr>
          <w:sz w:val="24"/>
          <w:szCs w:val="24"/>
        </w:rPr>
      </w:pPr>
      <w:bookmarkStart w:id="206" w:name="_Toc133340342"/>
      <w:r w:rsidRPr="00092EAE">
        <w:rPr>
          <w:sz w:val="24"/>
          <w:szCs w:val="24"/>
        </w:rPr>
        <w:t xml:space="preserve">Tabel </w:t>
      </w:r>
      <w:r w:rsidR="002454BA">
        <w:rPr>
          <w:sz w:val="24"/>
          <w:szCs w:val="24"/>
        </w:rPr>
        <w:fldChar w:fldCharType="begin"/>
      </w:r>
      <w:r w:rsidR="002454BA">
        <w:rPr>
          <w:sz w:val="24"/>
          <w:szCs w:val="24"/>
        </w:rPr>
        <w:instrText xml:space="preserve"> SEQ Tabel \* ARABIC </w:instrText>
      </w:r>
      <w:r w:rsidR="002454BA">
        <w:rPr>
          <w:sz w:val="24"/>
          <w:szCs w:val="24"/>
        </w:rPr>
        <w:fldChar w:fldCharType="separate"/>
      </w:r>
      <w:r w:rsidR="002454BA">
        <w:rPr>
          <w:noProof/>
          <w:sz w:val="24"/>
          <w:szCs w:val="24"/>
        </w:rPr>
        <w:t>7</w:t>
      </w:r>
      <w:r w:rsidR="002454BA">
        <w:rPr>
          <w:sz w:val="24"/>
          <w:szCs w:val="24"/>
        </w:rPr>
        <w:fldChar w:fldCharType="end"/>
      </w:r>
      <w:r w:rsidRPr="00092EAE">
        <w:rPr>
          <w:sz w:val="24"/>
          <w:szCs w:val="24"/>
        </w:rPr>
        <w:t xml:space="preserve"> Pregătirea mediului de lucru și a pachetelor necesare</w:t>
      </w:r>
      <w:bookmarkEnd w:id="206"/>
    </w:p>
    <w:p w14:paraId="663ADECC" w14:textId="400DB6B9" w:rsidR="008D4A87" w:rsidRDefault="00357DB3" w:rsidP="008D4A87">
      <w:pPr>
        <w:rPr>
          <w:lang w:val="en-US"/>
        </w:rPr>
      </w:pPr>
      <w:r>
        <w:rPr>
          <w:lang w:val="en-US"/>
        </w:rPr>
        <w:tab/>
      </w:r>
    </w:p>
    <w:p w14:paraId="6927AC06" w14:textId="3E19694B" w:rsidR="00357DB3" w:rsidRDefault="00357DB3" w:rsidP="008D4A87">
      <w:pPr>
        <w:rPr>
          <w:lang w:val="en-US"/>
        </w:rPr>
      </w:pPr>
      <w:r>
        <w:rPr>
          <w:lang w:val="en-US"/>
        </w:rPr>
        <w:lastRenderedPageBreak/>
        <w:tab/>
        <w:t xml:space="preserve">În urma problemelor întâmpinate cu instalarea diferitelor pachete, </w:t>
      </w:r>
      <w:r w:rsidR="00DA3643">
        <w:rPr>
          <w:lang w:val="en-US"/>
        </w:rPr>
        <w:t>au fost găsiți o serie de pași ce au dus la rezolvarea acestora:</w:t>
      </w:r>
    </w:p>
    <w:p w14:paraId="7CBEECBB" w14:textId="72E6B26A" w:rsidR="00DA3643" w:rsidRPr="00DA3643" w:rsidRDefault="00DA3643" w:rsidP="00DA3643">
      <w:pPr>
        <w:pStyle w:val="Listparagraf"/>
        <w:numPr>
          <w:ilvl w:val="0"/>
          <w:numId w:val="17"/>
        </w:numPr>
        <w:rPr>
          <w:lang w:val="en-US"/>
        </w:rPr>
      </w:pPr>
      <w:r>
        <w:rPr>
          <w:lang w:val="en-US"/>
        </w:rPr>
        <w:t xml:space="preserve">Verificarea că pachetul este compatibil cu versiunea de Python instalată.  </w:t>
      </w:r>
    </w:p>
    <w:p w14:paraId="62A88D43" w14:textId="74298605" w:rsidR="00DA3643" w:rsidRDefault="00DA3643" w:rsidP="00357DB3">
      <w:pPr>
        <w:pStyle w:val="Listparagraf"/>
        <w:numPr>
          <w:ilvl w:val="0"/>
          <w:numId w:val="17"/>
        </w:numPr>
        <w:rPr>
          <w:lang w:val="en-US"/>
        </w:rPr>
      </w:pPr>
      <w:r w:rsidRPr="00DA3643">
        <w:rPr>
          <w:lang w:val="en-US"/>
        </w:rPr>
        <w:t>De multe ori, problemele de instalare pot fi rezolvate prin curățarea cache-ului conda folosind comanda "conda clean -tipy", care elimină toate pachetele temporare și inutile din cache-ul local.</w:t>
      </w:r>
      <w:r>
        <w:rPr>
          <w:lang w:val="en-US"/>
        </w:rPr>
        <w:t xml:space="preserve"> Apoi se poate încerca reinstalarea pachetului.</w:t>
      </w:r>
    </w:p>
    <w:p w14:paraId="2A13755A" w14:textId="5C69B937" w:rsidR="00DA3643" w:rsidRPr="00357DB3" w:rsidRDefault="00DA3643" w:rsidP="00357DB3">
      <w:pPr>
        <w:pStyle w:val="Listparagraf"/>
        <w:numPr>
          <w:ilvl w:val="0"/>
          <w:numId w:val="17"/>
        </w:numPr>
        <w:rPr>
          <w:lang w:val="en-US"/>
        </w:rPr>
      </w:pPr>
      <w:r>
        <w:rPr>
          <w:lang w:val="en-US"/>
        </w:rPr>
        <w:t>Crearea unui environment nou cu o altă versiune de Python.</w:t>
      </w:r>
    </w:p>
    <w:p w14:paraId="38DB7436" w14:textId="77777777" w:rsidR="00357DB3" w:rsidRPr="00E26B48" w:rsidRDefault="00357DB3" w:rsidP="008D4A87">
      <w:pPr>
        <w:rPr>
          <w:lang w:val="en-US"/>
        </w:rPr>
      </w:pPr>
    </w:p>
    <w:p w14:paraId="6BAFA568" w14:textId="45E10429" w:rsidR="00C30B2B" w:rsidRPr="00C30B2B" w:rsidRDefault="00C30B2B" w:rsidP="005C5C8A">
      <w:pPr>
        <w:pStyle w:val="Titlu2"/>
        <w:rPr>
          <w:lang w:val="en-US"/>
        </w:rPr>
      </w:pPr>
      <w:bookmarkStart w:id="207" w:name="_Toc133689328"/>
      <w:r>
        <w:rPr>
          <w:lang w:val="en-US"/>
        </w:rPr>
        <w:t>Instalarea sistemului de operare pe Raspberry Pi</w:t>
      </w:r>
      <w:bookmarkEnd w:id="207"/>
    </w:p>
    <w:p w14:paraId="01984011" w14:textId="75C8E6B0" w:rsidR="004671E2" w:rsidRDefault="006B5505" w:rsidP="004671E2">
      <w:pPr>
        <w:ind w:firstLine="708"/>
        <w:rPr>
          <w:lang w:val="en-US"/>
        </w:rPr>
      </w:pPr>
      <w:r>
        <w:rPr>
          <w:lang w:val="en-US"/>
        </w:rPr>
        <w:t xml:space="preserve">Pentru a putea folosi </w:t>
      </w:r>
      <w:r w:rsidR="003C6417">
        <w:rPr>
          <w:lang w:val="en-US"/>
        </w:rPr>
        <w:t>placa de dezvoltare – Raspberry Pi 4</w:t>
      </w:r>
      <w:r w:rsidR="00594861">
        <w:rPr>
          <w:lang w:val="en-US"/>
        </w:rPr>
        <w:t>,</w:t>
      </w:r>
      <w:r w:rsidR="003C6417">
        <w:rPr>
          <w:lang w:val="en-US"/>
        </w:rPr>
        <w:t xml:space="preserve"> este necesară </w:t>
      </w:r>
      <w:r w:rsidR="00E54719">
        <w:rPr>
          <w:lang w:val="en-US"/>
        </w:rPr>
        <w:t>instalarea unui sistem de operare</w:t>
      </w:r>
      <w:r w:rsidR="008D32DE">
        <w:rPr>
          <w:lang w:val="en-US"/>
        </w:rPr>
        <w:t>. În cazul proiectului meu, am ales să instalez sistemul de operare Raspberry Pi OS deoarece este un sistem de operare open source</w:t>
      </w:r>
      <w:r w:rsidR="00E00FBD">
        <w:rPr>
          <w:lang w:val="en-US"/>
        </w:rPr>
        <w:t>, eficient și ușor de folosit.</w:t>
      </w:r>
      <w:r w:rsidR="004671E2">
        <w:rPr>
          <w:lang w:val="en-US"/>
        </w:rPr>
        <w:t xml:space="preserve"> </w:t>
      </w:r>
      <w:r w:rsidR="004671E2" w:rsidRPr="004671E2">
        <w:rPr>
          <w:lang w:val="en-US"/>
        </w:rPr>
        <w:t>Sistemul de operare Raspberry Pi OS vine pre-instalat cu un set de aplicații esențiale, inclusiv un browser web, un editor de text, un player multimedia și multe alte instrumente utile pentru programatori și utilizatori obișnuiți. De asemenea, acesta include suport pentru numeroase limbaje de programare, inclusiv Python, C++, Java și Ruby.</w:t>
      </w:r>
    </w:p>
    <w:p w14:paraId="78A66C5C" w14:textId="77777777" w:rsidR="00E00FBD" w:rsidRDefault="00E00FBD" w:rsidP="006B5505">
      <w:pPr>
        <w:ind w:firstLine="708"/>
        <w:rPr>
          <w:lang w:val="en-US"/>
        </w:rPr>
      </w:pPr>
      <w:r>
        <w:rPr>
          <w:lang w:val="en-US"/>
        </w:rPr>
        <w:t xml:space="preserve">Cum placa de bază nu are memorie internă, sistemul de operare va fi scris pe un card MicroSD folosind </w:t>
      </w:r>
      <w:r w:rsidR="008A4FB4">
        <w:rPr>
          <w:lang w:val="en-US"/>
        </w:rPr>
        <w:t>aplicația Raspberry Pi Imager. MicroSD-ul va fi folosit și pentru bootare și ca memorie internă.</w:t>
      </w:r>
    </w:p>
    <w:p w14:paraId="2397F5E5" w14:textId="77777777" w:rsidR="008A4FB4" w:rsidRDefault="008A4FB4" w:rsidP="006B5505">
      <w:pPr>
        <w:ind w:firstLine="708"/>
        <w:rPr>
          <w:lang w:val="en-US"/>
        </w:rPr>
      </w:pPr>
      <w:r>
        <w:rPr>
          <w:lang w:val="en-US"/>
        </w:rPr>
        <w:t>Vom alege din interfața oferită de acest utilitar</w:t>
      </w:r>
      <w:r w:rsidR="00B77B82">
        <w:rPr>
          <w:lang w:val="en-US"/>
        </w:rPr>
        <w:t>:</w:t>
      </w:r>
      <w:r>
        <w:rPr>
          <w:lang w:val="en-US"/>
        </w:rPr>
        <w:t xml:space="preserve"> sistemul de operare</w:t>
      </w:r>
      <w:r w:rsidR="00B77B82">
        <w:rPr>
          <w:lang w:val="en-US"/>
        </w:rPr>
        <w:t>, dispozitivul de stocare și câteva opțiuni suplimentare de configurare în ceea ce privește conectarea la internet și credențialele de conectare prin Putty.</w:t>
      </w:r>
    </w:p>
    <w:p w14:paraId="17C10EF6" w14:textId="3828D55D" w:rsidR="008A4FB4" w:rsidRDefault="008A4FB4" w:rsidP="006B5505">
      <w:pPr>
        <w:ind w:firstLine="708"/>
        <w:rPr>
          <w:lang w:val="en-US"/>
        </w:rPr>
      </w:pPr>
      <w:r>
        <w:rPr>
          <w:lang w:val="en-US"/>
        </w:rPr>
        <w:t xml:space="preserve">În </w:t>
      </w:r>
      <w:r>
        <w:rPr>
          <w:lang w:val="en-US"/>
        </w:rPr>
        <w:fldChar w:fldCharType="begin"/>
      </w:r>
      <w:r>
        <w:rPr>
          <w:lang w:val="en-US"/>
        </w:rPr>
        <w:instrText xml:space="preserve"> REF _Ref130231435 \h </w:instrText>
      </w:r>
      <w:r>
        <w:rPr>
          <w:lang w:val="en-US"/>
        </w:rPr>
      </w:r>
      <w:r>
        <w:rPr>
          <w:lang w:val="en-US"/>
        </w:rPr>
        <w:fldChar w:fldCharType="separate"/>
      </w:r>
      <w:r>
        <w:t xml:space="preserve">figura. </w:t>
      </w:r>
      <w:r>
        <w:rPr>
          <w:noProof/>
        </w:rPr>
        <w:t>6</w:t>
      </w:r>
      <w:r>
        <w:t>.</w:t>
      </w:r>
      <w:r>
        <w:rPr>
          <w:noProof/>
        </w:rPr>
        <w:t>1</w:t>
      </w:r>
      <w:r>
        <w:rPr>
          <w:lang w:val="en-US"/>
        </w:rPr>
        <w:fldChar w:fldCharType="end"/>
      </w:r>
      <w:r>
        <w:rPr>
          <w:lang w:val="en-US"/>
        </w:rPr>
        <w:t xml:space="preserve"> </w:t>
      </w:r>
      <w:r w:rsidR="00ED3A14">
        <w:rPr>
          <w:lang w:val="en-US"/>
        </w:rPr>
        <w:t>sunt evidențiați parametrii ce au fost setați preferențial pentru conectarea prin Putty și conectarea la o rețea Wi-Fi cunoscută. De asemenea este aleasă ora standard și limba tasturii.</w:t>
      </w:r>
    </w:p>
    <w:p w14:paraId="118E33D8" w14:textId="77777777" w:rsidR="003E2BCF" w:rsidRDefault="003E2BCF" w:rsidP="006B5505">
      <w:pPr>
        <w:ind w:firstLine="708"/>
        <w:rPr>
          <w:lang w:val="en-US"/>
        </w:rPr>
      </w:pPr>
    </w:p>
    <w:p w14:paraId="6467B2C1" w14:textId="77777777" w:rsidR="008A4FB4" w:rsidRDefault="008A4FB4" w:rsidP="005C5C8A">
      <w:pPr>
        <w:keepNext/>
        <w:jc w:val="center"/>
      </w:pPr>
      <w:r>
        <w:rPr>
          <w:noProof/>
          <w:lang w:val="en-US"/>
        </w:rPr>
        <w:lastRenderedPageBreak/>
        <w:drawing>
          <wp:inline distT="0" distB="0" distL="0" distR="0" wp14:anchorId="7352D858" wp14:editId="063BB08B">
            <wp:extent cx="2676525" cy="4438650"/>
            <wp:effectExtent l="0" t="0" r="9525"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pic:cNvPicPr/>
                  </pic:nvPicPr>
                  <pic:blipFill>
                    <a:blip r:embed="rId51">
                      <a:extLst>
                        <a:ext uri="{28A0092B-C50C-407E-A947-70E740481C1C}">
                          <a14:useLocalDpi xmlns:a14="http://schemas.microsoft.com/office/drawing/2010/main" val="0"/>
                        </a:ext>
                      </a:extLst>
                    </a:blip>
                    <a:stretch>
                      <a:fillRect/>
                    </a:stretch>
                  </pic:blipFill>
                  <pic:spPr>
                    <a:xfrm>
                      <a:off x="0" y="0"/>
                      <a:ext cx="2678598" cy="4442088"/>
                    </a:xfrm>
                    <a:prstGeom prst="rect">
                      <a:avLst/>
                    </a:prstGeom>
                  </pic:spPr>
                </pic:pic>
              </a:graphicData>
            </a:graphic>
          </wp:inline>
        </w:drawing>
      </w:r>
    </w:p>
    <w:p w14:paraId="79418993" w14:textId="64FF14AD" w:rsidR="008A4FB4" w:rsidRPr="005C5C8A" w:rsidRDefault="008A4FB4" w:rsidP="005C5C8A">
      <w:pPr>
        <w:jc w:val="center"/>
        <w:rPr>
          <w:sz w:val="24"/>
          <w:szCs w:val="24"/>
        </w:rPr>
      </w:pPr>
      <w:bookmarkStart w:id="208" w:name="_Ref130231435"/>
      <w:bookmarkStart w:id="209" w:name="_Toc130741288"/>
      <w:bookmarkStart w:id="210" w:name="_Toc133340145"/>
      <w:bookmarkStart w:id="211" w:name="_Toc133340321"/>
      <w:r w:rsidRPr="005C5C8A">
        <w:rPr>
          <w:sz w:val="24"/>
          <w:szCs w:val="24"/>
        </w:rPr>
        <w:t xml:space="preserve">Fig. </w:t>
      </w:r>
      <w:r w:rsidR="00AA4D4B">
        <w:rPr>
          <w:sz w:val="24"/>
          <w:szCs w:val="24"/>
        </w:rPr>
        <w:fldChar w:fldCharType="begin"/>
      </w:r>
      <w:r w:rsidR="00AA4D4B">
        <w:rPr>
          <w:sz w:val="24"/>
          <w:szCs w:val="24"/>
        </w:rPr>
        <w:instrText xml:space="preserve"> STYLEREF 1 \s </w:instrText>
      </w:r>
      <w:r w:rsidR="00AA4D4B">
        <w:rPr>
          <w:sz w:val="24"/>
          <w:szCs w:val="24"/>
        </w:rPr>
        <w:fldChar w:fldCharType="separate"/>
      </w:r>
      <w:r w:rsidR="00AA4D4B">
        <w:rPr>
          <w:noProof/>
          <w:sz w:val="24"/>
          <w:szCs w:val="24"/>
        </w:rPr>
        <w:t>6</w:t>
      </w:r>
      <w:r w:rsidR="00AA4D4B">
        <w:rPr>
          <w:sz w:val="24"/>
          <w:szCs w:val="24"/>
        </w:rPr>
        <w:fldChar w:fldCharType="end"/>
      </w:r>
      <w:r w:rsidR="00AA4D4B">
        <w:rPr>
          <w:sz w:val="24"/>
          <w:szCs w:val="24"/>
        </w:rPr>
        <w:t>.</w:t>
      </w:r>
      <w:r w:rsidR="00AA4D4B">
        <w:rPr>
          <w:sz w:val="24"/>
          <w:szCs w:val="24"/>
        </w:rPr>
        <w:fldChar w:fldCharType="begin"/>
      </w:r>
      <w:r w:rsidR="00AA4D4B">
        <w:rPr>
          <w:sz w:val="24"/>
          <w:szCs w:val="24"/>
        </w:rPr>
        <w:instrText xml:space="preserve"> SEQ Fig. \* ARABIC \s 1 </w:instrText>
      </w:r>
      <w:r w:rsidR="00AA4D4B">
        <w:rPr>
          <w:sz w:val="24"/>
          <w:szCs w:val="24"/>
        </w:rPr>
        <w:fldChar w:fldCharType="separate"/>
      </w:r>
      <w:r w:rsidR="00AA4D4B">
        <w:rPr>
          <w:noProof/>
          <w:sz w:val="24"/>
          <w:szCs w:val="24"/>
        </w:rPr>
        <w:t>1</w:t>
      </w:r>
      <w:r w:rsidR="00AA4D4B">
        <w:rPr>
          <w:sz w:val="24"/>
          <w:szCs w:val="24"/>
        </w:rPr>
        <w:fldChar w:fldCharType="end"/>
      </w:r>
      <w:bookmarkEnd w:id="208"/>
      <w:r w:rsidRPr="005C5C8A">
        <w:rPr>
          <w:sz w:val="24"/>
          <w:szCs w:val="24"/>
        </w:rPr>
        <w:t xml:space="preserve"> Raspberry Pi Imager - Advanced Options</w:t>
      </w:r>
      <w:bookmarkEnd w:id="209"/>
      <w:bookmarkEnd w:id="210"/>
      <w:bookmarkEnd w:id="211"/>
    </w:p>
    <w:p w14:paraId="6247C915" w14:textId="5C47B339" w:rsidR="00ED3A14" w:rsidRDefault="00ED3A14" w:rsidP="00ED3A14">
      <w:pPr>
        <w:rPr>
          <w:lang w:val="en-US"/>
        </w:rPr>
      </w:pPr>
    </w:p>
    <w:p w14:paraId="45B372AA" w14:textId="33880CAA" w:rsidR="00C30B2B" w:rsidRDefault="00C30B2B" w:rsidP="005C5C8A">
      <w:pPr>
        <w:pStyle w:val="Titlu2"/>
        <w:rPr>
          <w:lang w:val="en-US"/>
        </w:rPr>
      </w:pPr>
      <w:bookmarkStart w:id="212" w:name="_Toc133689329"/>
      <w:r>
        <w:rPr>
          <w:lang w:val="en-US"/>
        </w:rPr>
        <w:t>Conectarea la Raspberry Pi</w:t>
      </w:r>
      <w:bookmarkEnd w:id="212"/>
    </w:p>
    <w:p w14:paraId="055A9BAB" w14:textId="6B7ADCF4" w:rsidR="00FA673B" w:rsidRDefault="00220712" w:rsidP="00220712">
      <w:pPr>
        <w:ind w:firstLine="708"/>
        <w:rPr>
          <w:lang w:val="en-US"/>
        </w:rPr>
      </w:pPr>
      <w:r w:rsidRPr="00220712">
        <w:rPr>
          <w:lang w:val="en-US"/>
        </w:rPr>
        <w:t xml:space="preserve">Conectarea Raspberry Pi 4 la un </w:t>
      </w:r>
      <w:r>
        <w:rPr>
          <w:lang w:val="en-US"/>
        </w:rPr>
        <w:t>calculator</w:t>
      </w:r>
      <w:r w:rsidRPr="00220712">
        <w:rPr>
          <w:lang w:val="en-US"/>
        </w:rPr>
        <w:t xml:space="preserve"> poate fi realizată prin mai multe modalități, iar una dintre cele mai utilizate este conectarea prin intermediul unui cablu Ethernet (RJ45).</w:t>
      </w:r>
      <w:r>
        <w:rPr>
          <w:lang w:val="en-US"/>
        </w:rPr>
        <w:t xml:space="preserve"> După ce ambele dispozitive au fost pornite și interconectate, se deschide Putty, se introduce HostName-ul – raspberrypi.local, se selectează protocolul SSH și se apasă butonul Open.</w:t>
      </w:r>
      <w:r w:rsidR="00A058C6">
        <w:rPr>
          <w:lang w:val="en-US"/>
        </w:rPr>
        <w:t xml:space="preserve"> </w:t>
      </w:r>
    </w:p>
    <w:p w14:paraId="4FFEE463" w14:textId="77777777" w:rsidR="005C5C8A" w:rsidRDefault="005C5C8A" w:rsidP="005C5C8A">
      <w:pPr>
        <w:keepNext/>
        <w:jc w:val="center"/>
      </w:pPr>
      <w:r>
        <w:rPr>
          <w:noProof/>
        </w:rPr>
        <w:lastRenderedPageBreak/>
        <w:drawing>
          <wp:inline distT="0" distB="0" distL="0" distR="0" wp14:anchorId="6CE9A45E" wp14:editId="0F9854B1">
            <wp:extent cx="4564380" cy="4122420"/>
            <wp:effectExtent l="0" t="0" r="762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64380" cy="4122420"/>
                    </a:xfrm>
                    <a:prstGeom prst="rect">
                      <a:avLst/>
                    </a:prstGeom>
                    <a:noFill/>
                    <a:ln>
                      <a:noFill/>
                    </a:ln>
                  </pic:spPr>
                </pic:pic>
              </a:graphicData>
            </a:graphic>
          </wp:inline>
        </w:drawing>
      </w:r>
    </w:p>
    <w:p w14:paraId="637B7D4A" w14:textId="1A8BFA3D" w:rsidR="005C5C8A" w:rsidRDefault="005C5C8A" w:rsidP="005C5C8A">
      <w:pPr>
        <w:jc w:val="center"/>
        <w:rPr>
          <w:sz w:val="24"/>
          <w:szCs w:val="24"/>
        </w:rPr>
      </w:pPr>
      <w:bookmarkStart w:id="213" w:name="_Toc133340146"/>
      <w:bookmarkStart w:id="214" w:name="_Toc133340322"/>
      <w:r w:rsidRPr="005C5C8A">
        <w:rPr>
          <w:sz w:val="24"/>
          <w:szCs w:val="24"/>
        </w:rPr>
        <w:t xml:space="preserve">Fig. </w:t>
      </w:r>
      <w:r w:rsidR="00AA4D4B">
        <w:rPr>
          <w:sz w:val="24"/>
          <w:szCs w:val="24"/>
        </w:rPr>
        <w:fldChar w:fldCharType="begin"/>
      </w:r>
      <w:r w:rsidR="00AA4D4B">
        <w:rPr>
          <w:sz w:val="24"/>
          <w:szCs w:val="24"/>
        </w:rPr>
        <w:instrText xml:space="preserve"> STYLEREF 1 \s </w:instrText>
      </w:r>
      <w:r w:rsidR="00AA4D4B">
        <w:rPr>
          <w:sz w:val="24"/>
          <w:szCs w:val="24"/>
        </w:rPr>
        <w:fldChar w:fldCharType="separate"/>
      </w:r>
      <w:r w:rsidR="00AA4D4B">
        <w:rPr>
          <w:noProof/>
          <w:sz w:val="24"/>
          <w:szCs w:val="24"/>
        </w:rPr>
        <w:t>6</w:t>
      </w:r>
      <w:r w:rsidR="00AA4D4B">
        <w:rPr>
          <w:sz w:val="24"/>
          <w:szCs w:val="24"/>
        </w:rPr>
        <w:fldChar w:fldCharType="end"/>
      </w:r>
      <w:r w:rsidR="00AA4D4B">
        <w:rPr>
          <w:sz w:val="24"/>
          <w:szCs w:val="24"/>
        </w:rPr>
        <w:t>.</w:t>
      </w:r>
      <w:r w:rsidR="00AA4D4B">
        <w:rPr>
          <w:sz w:val="24"/>
          <w:szCs w:val="24"/>
        </w:rPr>
        <w:fldChar w:fldCharType="begin"/>
      </w:r>
      <w:r w:rsidR="00AA4D4B">
        <w:rPr>
          <w:sz w:val="24"/>
          <w:szCs w:val="24"/>
        </w:rPr>
        <w:instrText xml:space="preserve"> SEQ Fig. \* ARABIC \s 1 </w:instrText>
      </w:r>
      <w:r w:rsidR="00AA4D4B">
        <w:rPr>
          <w:sz w:val="24"/>
          <w:szCs w:val="24"/>
        </w:rPr>
        <w:fldChar w:fldCharType="separate"/>
      </w:r>
      <w:r w:rsidR="00AA4D4B">
        <w:rPr>
          <w:noProof/>
          <w:sz w:val="24"/>
          <w:szCs w:val="24"/>
        </w:rPr>
        <w:t>2</w:t>
      </w:r>
      <w:r w:rsidR="00AA4D4B">
        <w:rPr>
          <w:sz w:val="24"/>
          <w:szCs w:val="24"/>
        </w:rPr>
        <w:fldChar w:fldCharType="end"/>
      </w:r>
      <w:r w:rsidRPr="005C5C8A">
        <w:rPr>
          <w:sz w:val="24"/>
          <w:szCs w:val="24"/>
        </w:rPr>
        <w:t xml:space="preserve"> Putty - conectarea la Raspberry Pi 4</w:t>
      </w:r>
      <w:bookmarkEnd w:id="213"/>
      <w:bookmarkEnd w:id="214"/>
    </w:p>
    <w:p w14:paraId="25DB6B2D" w14:textId="77777777" w:rsidR="00D65BBA" w:rsidRPr="005C5C8A" w:rsidRDefault="00D65BBA" w:rsidP="005C5C8A">
      <w:pPr>
        <w:jc w:val="center"/>
        <w:rPr>
          <w:sz w:val="24"/>
          <w:szCs w:val="24"/>
          <w:lang w:val="en-US"/>
        </w:rPr>
      </w:pPr>
    </w:p>
    <w:p w14:paraId="5E9CBEB2" w14:textId="31A1CD09" w:rsidR="005C5C8A" w:rsidRDefault="005C5C8A" w:rsidP="005C5C8A">
      <w:pPr>
        <w:pStyle w:val="Titlu2"/>
        <w:rPr>
          <w:lang w:val="en-US"/>
        </w:rPr>
      </w:pPr>
      <w:bookmarkStart w:id="215" w:name="_Toc133689330"/>
      <w:r>
        <w:rPr>
          <w:lang w:val="en-US"/>
        </w:rPr>
        <w:t>Interconectarea componentelor hardware ale sistemului</w:t>
      </w:r>
      <w:bookmarkEnd w:id="215"/>
    </w:p>
    <w:p w14:paraId="27438D51" w14:textId="4793F7CA" w:rsidR="00711AC5" w:rsidRDefault="00711AC5" w:rsidP="00711AC5">
      <w:pPr>
        <w:ind w:firstLine="708"/>
      </w:pPr>
      <w:r>
        <w:rPr>
          <w:lang w:val="en-US"/>
        </w:rPr>
        <w:t>Interconectarea componentelor sistemului presupune în primul rând alimetarea de la o sursă de energie. Placa integrată – Raspberry pi 4 poate fi racordată la o sursă de alimentare cu o tensiune nominală de 5.1V și un curent maxim de 3A</w:t>
      </w:r>
      <w:r w:rsidR="00CE677E">
        <w:rPr>
          <w:lang w:val="en-US"/>
        </w:rPr>
        <w:t>, folosind o mufă tip C. În acest sens, pot fi folosite trei surse de energie: un alimentator omologat, o baterie externă, laptop-ul personal (</w:t>
      </w:r>
      <w:r w:rsidR="00CE677E">
        <w:t>folosind un cablu USB-C).</w:t>
      </w:r>
    </w:p>
    <w:p w14:paraId="1295DE0C" w14:textId="42C54227" w:rsidR="00CE677E" w:rsidRDefault="00CE677E" w:rsidP="00711AC5">
      <w:pPr>
        <w:ind w:firstLine="708"/>
      </w:pPr>
      <w:r>
        <w:t xml:space="preserve">Microfonul este conectat cu placa integrată folosind unul dintre cele patru porturi USB, de preferat unul din cele două porturi USB 3.0 </w:t>
      </w:r>
      <w:r w:rsidR="009E56C7">
        <w:t xml:space="preserve">datorită vitezei de transfer e și a puterii maxime ce o poate furniza superioare față de porturile USB 2.0. Fizic, componentele de până acum pot fi vizualizate în </w:t>
      </w:r>
      <w:r w:rsidR="009E56C7">
        <w:fldChar w:fldCharType="begin"/>
      </w:r>
      <w:r w:rsidR="009E56C7">
        <w:instrText xml:space="preserve"> REF _Ref131678444 \h </w:instrText>
      </w:r>
      <w:r w:rsidR="009E56C7">
        <w:fldChar w:fldCharType="separate"/>
      </w:r>
      <w:r w:rsidR="009E56C7">
        <w:t>Anexa A</w:t>
      </w:r>
      <w:r w:rsidR="009E56C7">
        <w:fldChar w:fldCharType="end"/>
      </w:r>
      <w:r w:rsidR="009E56C7">
        <w:t>.</w:t>
      </w:r>
    </w:p>
    <w:p w14:paraId="2487B693" w14:textId="5711E385" w:rsidR="009E56C7" w:rsidRDefault="009E56C7" w:rsidP="00711AC5">
      <w:pPr>
        <w:ind w:firstLine="708"/>
      </w:pPr>
      <w:r>
        <w:lastRenderedPageBreak/>
        <w:t xml:space="preserve">Comenzile generate în urma procesării semnalului audio sunt transmise folosind pinii GPIO ai plăcuței și </w:t>
      </w:r>
      <w:r w:rsidR="005D1149">
        <w:t>fire Dupont</w:t>
      </w:r>
      <w:r>
        <w:t>, sub forma de impulsuri electrice</w:t>
      </w:r>
      <w:r w:rsidR="00BA7E3E">
        <w:t>(3,3 V, 16mA)</w:t>
      </w:r>
      <w:r>
        <w:t>, către breadbord.</w:t>
      </w:r>
    </w:p>
    <w:p w14:paraId="0497D706" w14:textId="52AA0628" w:rsidR="005D1149" w:rsidRDefault="005D1149" w:rsidP="00711AC5">
      <w:pPr>
        <w:ind w:firstLine="708"/>
        <w:rPr>
          <w:lang w:val="ro-MD"/>
        </w:rPr>
      </w:pPr>
      <w:r>
        <w:t>Mai departe pe breadbord poate fi montat un led sau alte dispozitive hardware</w:t>
      </w:r>
      <w:r w:rsidR="00BA7E3E">
        <w:t xml:space="preserve"> care s</w:t>
      </w:r>
      <w:r w:rsidR="00BA7E3E">
        <w:rPr>
          <w:lang w:val="ro-MD"/>
        </w:rPr>
        <w:t>ă fie acționate.</w:t>
      </w:r>
    </w:p>
    <w:p w14:paraId="5FBB0073" w14:textId="77777777" w:rsidR="00BA7E3E" w:rsidRPr="00BA7E3E" w:rsidRDefault="00BA7E3E" w:rsidP="00711AC5">
      <w:pPr>
        <w:ind w:firstLine="708"/>
        <w:rPr>
          <w:lang w:val="ro-MD"/>
        </w:rPr>
      </w:pPr>
    </w:p>
    <w:p w14:paraId="2D53253E" w14:textId="65DA1A1F" w:rsidR="000F00B9" w:rsidRPr="00DB23DC" w:rsidRDefault="00B353E4" w:rsidP="000F00B9">
      <w:pPr>
        <w:pStyle w:val="Titlu1"/>
        <w:rPr>
          <w:lang w:val="en-US"/>
        </w:rPr>
      </w:pPr>
      <w:bookmarkStart w:id="216" w:name="_Toc133689331"/>
      <w:r>
        <w:rPr>
          <w:lang w:val="en-US"/>
        </w:rPr>
        <w:t>Rezultate experimentale</w:t>
      </w:r>
      <w:r w:rsidR="009E3307">
        <w:rPr>
          <w:lang w:val="en-US"/>
        </w:rPr>
        <w:t xml:space="preserve"> și discuții</w:t>
      </w:r>
      <w:bookmarkEnd w:id="216"/>
    </w:p>
    <w:p w14:paraId="5B3CC51F" w14:textId="77777777" w:rsidR="003365DF" w:rsidRDefault="000F00B9" w:rsidP="000F00B9">
      <w:pPr>
        <w:ind w:firstLine="708"/>
        <w:contextualSpacing/>
        <w:rPr>
          <w:szCs w:val="28"/>
        </w:rPr>
      </w:pPr>
      <w:r w:rsidRPr="000F00B9">
        <w:rPr>
          <w:szCs w:val="28"/>
        </w:rPr>
        <w:t>În general, evaluarea a evidențiat mai multe probleme comune tuturor configurațiilor. Sistemul nu răspunde întotdeauna corect în situațiile în care este prezent doar zgomotul de fond și are puțină încredere în clasificarea ferestrei ca aparținând categoriei not_wake_word. Acest lucru se datorează faptului că nu există suficiente mostre audio care să conțină zgomot de fundal.</w:t>
      </w:r>
    </w:p>
    <w:p w14:paraId="1C15CA21" w14:textId="1AEDEE65" w:rsidR="00E938DE" w:rsidRDefault="000F00B9" w:rsidP="00E938DE">
      <w:pPr>
        <w:ind w:firstLine="708"/>
        <w:contextualSpacing/>
        <w:rPr>
          <w:szCs w:val="28"/>
        </w:rPr>
      </w:pPr>
      <w:r>
        <w:rPr>
          <w:szCs w:val="28"/>
        </w:rPr>
        <w:t xml:space="preserve"> </w:t>
      </w:r>
      <w:r w:rsidRPr="000F00B9">
        <w:rPr>
          <w:szCs w:val="28"/>
        </w:rPr>
        <w:t>Nici performanța de recunoaștere a cuvintelor nu este ideală pe Raspberry Pi 4</w:t>
      </w:r>
      <w:r w:rsidR="00177950">
        <w:rPr>
          <w:szCs w:val="28"/>
        </w:rPr>
        <w:t xml:space="preserve">. </w:t>
      </w:r>
      <w:r w:rsidRPr="000F00B9">
        <w:rPr>
          <w:szCs w:val="28"/>
        </w:rPr>
        <w:t xml:space="preserve"> Cred că tonul vocii utilizatorului și felul în care pronunță cuvintele joacă un rol important.</w:t>
      </w:r>
      <w:r>
        <w:rPr>
          <w:szCs w:val="28"/>
        </w:rPr>
        <w:t xml:space="preserve"> </w:t>
      </w:r>
      <w:r w:rsidR="009F333B" w:rsidRPr="009F333B">
        <w:rPr>
          <w:szCs w:val="28"/>
        </w:rPr>
        <w:t>Folosind un microfon și un dispozitiv de procesare mai performante, rezultatele ar putea fi direct proporționale.</w:t>
      </w:r>
    </w:p>
    <w:p w14:paraId="5D6BD52D" w14:textId="78AB39F7" w:rsidR="00565341" w:rsidRDefault="00AA4AAE" w:rsidP="00CE37E5">
      <w:pPr>
        <w:ind w:firstLine="708"/>
        <w:contextualSpacing/>
        <w:rPr>
          <w:szCs w:val="28"/>
          <w:lang w:val="ro-MD"/>
        </w:rPr>
      </w:pPr>
      <w:r>
        <w:rPr>
          <w:szCs w:val="28"/>
        </w:rPr>
        <w:t>Totu</w:t>
      </w:r>
      <w:r>
        <w:rPr>
          <w:szCs w:val="28"/>
          <w:lang w:val="ro-MD"/>
        </w:rPr>
        <w:t xml:space="preserve">și, așa cum reiese și din </w:t>
      </w:r>
      <w:r w:rsidRPr="00AA4AAE">
        <w:rPr>
          <w:szCs w:val="28"/>
          <w:lang w:val="ro-MD"/>
        </w:rPr>
        <w:fldChar w:fldCharType="begin"/>
      </w:r>
      <w:r w:rsidRPr="00AA4AAE">
        <w:rPr>
          <w:szCs w:val="28"/>
          <w:lang w:val="ro-MD"/>
        </w:rPr>
        <w:instrText xml:space="preserve"> REF _Ref133682865 \h </w:instrText>
      </w:r>
      <w:r>
        <w:rPr>
          <w:szCs w:val="28"/>
          <w:lang w:val="ro-MD"/>
        </w:rPr>
        <w:instrText xml:space="preserve"> \* MERGEFORMAT </w:instrText>
      </w:r>
      <w:r w:rsidRPr="00AA4AAE">
        <w:rPr>
          <w:szCs w:val="28"/>
          <w:lang w:val="ro-MD"/>
        </w:rPr>
      </w:r>
      <w:r w:rsidRPr="00AA4AAE">
        <w:rPr>
          <w:szCs w:val="28"/>
          <w:lang w:val="ro-MD"/>
        </w:rPr>
        <w:fldChar w:fldCharType="separate"/>
      </w:r>
      <w:r w:rsidRPr="00AA4AAE">
        <w:rPr>
          <w:szCs w:val="28"/>
        </w:rPr>
        <w:t xml:space="preserve">tabelul </w:t>
      </w:r>
      <w:r w:rsidRPr="00AA4AAE">
        <w:rPr>
          <w:noProof/>
          <w:szCs w:val="28"/>
        </w:rPr>
        <w:t>8</w:t>
      </w:r>
      <w:r w:rsidRPr="00AA4AAE">
        <w:rPr>
          <w:szCs w:val="28"/>
          <w:lang w:val="ro-MD"/>
        </w:rPr>
        <w:fldChar w:fldCharType="end"/>
      </w:r>
      <w:r>
        <w:rPr>
          <w:szCs w:val="28"/>
          <w:lang w:val="ro-MD"/>
        </w:rPr>
        <w:t xml:space="preserve">, </w:t>
      </w:r>
      <w:r w:rsidR="00D80495">
        <w:rPr>
          <w:szCs w:val="28"/>
          <w:lang w:val="ro-MD"/>
        </w:rPr>
        <w:t>metricile</w:t>
      </w:r>
      <w:r>
        <w:rPr>
          <w:szCs w:val="28"/>
          <w:lang w:val="ro-MD"/>
        </w:rPr>
        <w:t xml:space="preserve"> obț</w:t>
      </w:r>
      <w:r w:rsidR="00D80495">
        <w:rPr>
          <w:szCs w:val="28"/>
          <w:lang w:val="ro-MD"/>
        </w:rPr>
        <w:t xml:space="preserve">inute </w:t>
      </w:r>
      <w:r w:rsidR="00ED6241">
        <w:rPr>
          <w:szCs w:val="28"/>
          <w:lang w:val="ro-MD"/>
        </w:rPr>
        <w:t>sunt mulțumitoare.</w:t>
      </w:r>
      <w:r w:rsidR="00E938DE">
        <w:rPr>
          <w:szCs w:val="28"/>
          <w:lang w:val="ro-MD"/>
        </w:rPr>
        <w:t xml:space="preserve"> Compararea metricilor rezultate în urma antrenării, validării și testării fiind și primul experiment realizat. </w:t>
      </w:r>
      <w:r w:rsidR="00ED6241">
        <w:rPr>
          <w:szCs w:val="28"/>
          <w:lang w:val="ro-MD"/>
        </w:rPr>
        <w:t xml:space="preserve">Se poate observa că </w:t>
      </w:r>
      <w:r w:rsidR="00E938DE">
        <w:rPr>
          <w:szCs w:val="28"/>
          <w:lang w:val="ro-MD"/>
        </w:rPr>
        <w:t>arhitectura AlexNet</w:t>
      </w:r>
      <w:r w:rsidR="00ED6241">
        <w:rPr>
          <w:szCs w:val="28"/>
          <w:lang w:val="ro-MD"/>
        </w:rPr>
        <w:t xml:space="preserve"> prezintă cea mai bună acuratețe pe</w:t>
      </w:r>
      <w:r w:rsidR="00E938DE">
        <w:rPr>
          <w:szCs w:val="28"/>
          <w:lang w:val="ro-MD"/>
        </w:rPr>
        <w:t xml:space="preserve"> setul de date de</w:t>
      </w:r>
      <w:r w:rsidR="00ED6241">
        <w:rPr>
          <w:szCs w:val="28"/>
          <w:lang w:val="ro-MD"/>
        </w:rPr>
        <w:t xml:space="preserve"> antrenare</w:t>
      </w:r>
      <w:r w:rsidR="00E938DE">
        <w:rPr>
          <w:szCs w:val="28"/>
          <w:lang w:val="ro-MD"/>
        </w:rPr>
        <w:t xml:space="preserve"> (99,5%)</w:t>
      </w:r>
      <w:r w:rsidR="00ED6241">
        <w:rPr>
          <w:szCs w:val="28"/>
          <w:lang w:val="ro-MD"/>
        </w:rPr>
        <w:t xml:space="preserve">, iar </w:t>
      </w:r>
      <w:r w:rsidR="008A699A" w:rsidRPr="008A699A">
        <w:rPr>
          <w:szCs w:val="28"/>
          <w:lang w:val="ro-MD"/>
        </w:rPr>
        <w:t xml:space="preserve"> diferenț</w:t>
      </w:r>
      <w:r w:rsidR="008A699A">
        <w:rPr>
          <w:szCs w:val="28"/>
          <w:lang w:val="ro-MD"/>
        </w:rPr>
        <w:t>a</w:t>
      </w:r>
      <w:r w:rsidR="008A699A" w:rsidRPr="008A699A">
        <w:rPr>
          <w:szCs w:val="28"/>
          <w:lang w:val="ro-MD"/>
        </w:rPr>
        <w:t xml:space="preserve"> dintre predicțiile modelului și valorile adevărate</w:t>
      </w:r>
      <w:r w:rsidR="008A699A">
        <w:rPr>
          <w:szCs w:val="28"/>
          <w:lang w:val="ro-MD"/>
        </w:rPr>
        <w:t xml:space="preserve"> (funcția de cost – eng</w:t>
      </w:r>
      <w:r w:rsidR="00E938DE">
        <w:rPr>
          <w:szCs w:val="28"/>
          <w:lang w:val="ro-MD"/>
        </w:rPr>
        <w:t>.</w:t>
      </w:r>
      <w:r w:rsidR="008A699A">
        <w:rPr>
          <w:szCs w:val="28"/>
          <w:lang w:val="ro-MD"/>
        </w:rPr>
        <w:t xml:space="preserve"> Loss) este </w:t>
      </w:r>
      <w:r w:rsidR="00E938DE">
        <w:rPr>
          <w:szCs w:val="28"/>
          <w:lang w:val="ro-MD"/>
        </w:rPr>
        <w:t>de asemenea cea mai mică pentru acest model</w:t>
      </w:r>
      <w:r w:rsidR="008A699A">
        <w:rPr>
          <w:szCs w:val="28"/>
          <w:lang w:val="ro-MD"/>
        </w:rPr>
        <w:t xml:space="preserve">. </w:t>
      </w:r>
      <w:r w:rsidR="00436A5D">
        <w:rPr>
          <w:szCs w:val="28"/>
          <w:lang w:val="ro-MD"/>
        </w:rPr>
        <w:t xml:space="preserve">VGG16 concurează cu arhitectura Alexnet </w:t>
      </w:r>
      <w:r w:rsidR="0051752D">
        <w:rPr>
          <w:szCs w:val="28"/>
          <w:lang w:val="ro-MD"/>
        </w:rPr>
        <w:t xml:space="preserve">în ceea ce privește acuratețea de validare și testare, valorile </w:t>
      </w:r>
      <w:r w:rsidR="00CE37E5">
        <w:rPr>
          <w:szCs w:val="28"/>
          <w:lang w:val="ro-MD"/>
        </w:rPr>
        <w:t xml:space="preserve">fiind destul de apropiate. </w:t>
      </w:r>
      <w:r w:rsidR="00EA274C">
        <w:rPr>
          <w:szCs w:val="28"/>
          <w:lang w:val="ro-MD"/>
        </w:rPr>
        <w:t>De asemenea, Squeeze</w:t>
      </w:r>
      <w:r w:rsidR="00565341">
        <w:rPr>
          <w:szCs w:val="28"/>
          <w:lang w:val="ro-MD"/>
        </w:rPr>
        <w:t>Net</w:t>
      </w:r>
      <w:r w:rsidR="00EA274C">
        <w:rPr>
          <w:szCs w:val="28"/>
          <w:lang w:val="ro-MD"/>
        </w:rPr>
        <w:t xml:space="preserve"> generează cele mai robuste modele în timpul cel mai scurt</w:t>
      </w:r>
      <w:r w:rsidR="00565341">
        <w:rPr>
          <w:szCs w:val="28"/>
          <w:lang w:val="ro-MD"/>
        </w:rPr>
        <w:t>. Din tabelele</w:t>
      </w:r>
      <w:r w:rsidR="00565341" w:rsidRPr="00565341">
        <w:rPr>
          <w:szCs w:val="28"/>
          <w:lang w:val="ro-MD"/>
        </w:rPr>
        <w:t xml:space="preserve"> </w:t>
      </w:r>
      <w:r w:rsidR="00565341" w:rsidRPr="00565341">
        <w:rPr>
          <w:szCs w:val="28"/>
          <w:lang w:val="ro-MD"/>
        </w:rPr>
        <w:fldChar w:fldCharType="begin"/>
      </w:r>
      <w:r w:rsidR="00565341" w:rsidRPr="00565341">
        <w:rPr>
          <w:szCs w:val="28"/>
          <w:lang w:val="ro-MD"/>
        </w:rPr>
        <w:instrText xml:space="preserve"> REF _Ref133685608 \h </w:instrText>
      </w:r>
      <w:r w:rsidR="00565341">
        <w:rPr>
          <w:szCs w:val="28"/>
          <w:lang w:val="ro-MD"/>
        </w:rPr>
        <w:instrText xml:space="preserve"> \* MERGEFORMAT </w:instrText>
      </w:r>
      <w:r w:rsidR="00565341" w:rsidRPr="00565341">
        <w:rPr>
          <w:szCs w:val="28"/>
          <w:lang w:val="ro-MD"/>
        </w:rPr>
      </w:r>
      <w:r w:rsidR="00565341" w:rsidRPr="00565341">
        <w:rPr>
          <w:szCs w:val="28"/>
          <w:lang w:val="ro-MD"/>
        </w:rPr>
        <w:fldChar w:fldCharType="separate"/>
      </w:r>
      <w:r w:rsidR="00565341" w:rsidRPr="00565341">
        <w:rPr>
          <w:noProof/>
          <w:szCs w:val="28"/>
        </w:rPr>
        <w:t>9</w:t>
      </w:r>
      <w:r w:rsidR="00565341" w:rsidRPr="00565341">
        <w:rPr>
          <w:szCs w:val="28"/>
          <w:lang w:val="ro-MD"/>
        </w:rPr>
        <w:fldChar w:fldCharType="end"/>
      </w:r>
      <w:r w:rsidR="00565341">
        <w:rPr>
          <w:szCs w:val="28"/>
          <w:lang w:val="ro-MD"/>
        </w:rPr>
        <w:t xml:space="preserve"> și </w:t>
      </w:r>
      <w:r w:rsidR="00565341" w:rsidRPr="00565341">
        <w:rPr>
          <w:szCs w:val="28"/>
          <w:lang w:val="ro-MD"/>
        </w:rPr>
        <w:fldChar w:fldCharType="begin"/>
      </w:r>
      <w:r w:rsidR="00565341" w:rsidRPr="00565341">
        <w:rPr>
          <w:szCs w:val="28"/>
          <w:lang w:val="ro-MD"/>
        </w:rPr>
        <w:instrText xml:space="preserve"> REF _Ref133685610 \h </w:instrText>
      </w:r>
      <w:r w:rsidR="00565341">
        <w:rPr>
          <w:szCs w:val="28"/>
          <w:lang w:val="ro-MD"/>
        </w:rPr>
        <w:instrText xml:space="preserve"> \* MERGEFORMAT </w:instrText>
      </w:r>
      <w:r w:rsidR="00565341" w:rsidRPr="00565341">
        <w:rPr>
          <w:szCs w:val="28"/>
          <w:lang w:val="ro-MD"/>
        </w:rPr>
      </w:r>
      <w:r w:rsidR="00565341" w:rsidRPr="00565341">
        <w:rPr>
          <w:szCs w:val="28"/>
          <w:lang w:val="ro-MD"/>
        </w:rPr>
        <w:fldChar w:fldCharType="separate"/>
      </w:r>
      <w:r w:rsidR="00565341" w:rsidRPr="00565341">
        <w:rPr>
          <w:szCs w:val="28"/>
        </w:rPr>
        <w:t xml:space="preserve"> </w:t>
      </w:r>
      <w:r w:rsidR="00565341" w:rsidRPr="00565341">
        <w:rPr>
          <w:noProof/>
          <w:szCs w:val="28"/>
        </w:rPr>
        <w:t>10</w:t>
      </w:r>
      <w:r w:rsidR="00565341" w:rsidRPr="00565341">
        <w:rPr>
          <w:szCs w:val="28"/>
          <w:lang w:val="ro-MD"/>
        </w:rPr>
        <w:fldChar w:fldCharType="end"/>
      </w:r>
      <w:r w:rsidR="00565341">
        <w:rPr>
          <w:szCs w:val="28"/>
          <w:lang w:val="ro-MD"/>
        </w:rPr>
        <w:t xml:space="preserve"> se poate observa că modelul SqueezeNet folosit pe placa Raspberry Pi 4 are dimensiunea de numai 485 kB, modelul fiind realizat într-un timp de 5 ori mai mic decât modelul generat cu VGG16, iar resursele computaționale folosite pe target sunt de asemenea cele mai bune - </w:t>
      </w:r>
      <w:r w:rsidR="00565341" w:rsidRPr="00565341">
        <w:rPr>
          <w:szCs w:val="28"/>
          <w:lang w:val="ro-MD"/>
        </w:rPr>
        <w:fldChar w:fldCharType="begin"/>
      </w:r>
      <w:r w:rsidR="00565341" w:rsidRPr="00565341">
        <w:rPr>
          <w:szCs w:val="28"/>
          <w:lang w:val="ro-MD"/>
        </w:rPr>
        <w:instrText xml:space="preserve"> REF _Ref133685830 \h </w:instrText>
      </w:r>
      <w:r w:rsidR="00565341">
        <w:rPr>
          <w:szCs w:val="28"/>
          <w:lang w:val="ro-MD"/>
        </w:rPr>
        <w:instrText xml:space="preserve"> \* MERGEFORMAT </w:instrText>
      </w:r>
      <w:r w:rsidR="00565341" w:rsidRPr="00565341">
        <w:rPr>
          <w:szCs w:val="28"/>
          <w:lang w:val="ro-MD"/>
        </w:rPr>
      </w:r>
      <w:r w:rsidR="00565341" w:rsidRPr="00565341">
        <w:rPr>
          <w:szCs w:val="28"/>
          <w:lang w:val="ro-MD"/>
        </w:rPr>
        <w:fldChar w:fldCharType="separate"/>
      </w:r>
      <w:r w:rsidR="00565341" w:rsidRPr="00565341">
        <w:rPr>
          <w:szCs w:val="28"/>
        </w:rPr>
        <w:t xml:space="preserve">Tabel </w:t>
      </w:r>
      <w:r w:rsidR="00565341" w:rsidRPr="00565341">
        <w:rPr>
          <w:noProof/>
          <w:szCs w:val="28"/>
        </w:rPr>
        <w:t>11</w:t>
      </w:r>
      <w:r w:rsidR="00565341" w:rsidRPr="00565341">
        <w:rPr>
          <w:szCs w:val="28"/>
          <w:lang w:val="ro-MD"/>
        </w:rPr>
        <w:fldChar w:fldCharType="end"/>
      </w:r>
      <w:r w:rsidR="00565341">
        <w:rPr>
          <w:szCs w:val="28"/>
          <w:lang w:val="ro-MD"/>
        </w:rPr>
        <w:t>.</w:t>
      </w:r>
    </w:p>
    <w:p w14:paraId="0727A34E" w14:textId="575CAFFE" w:rsidR="0051752D" w:rsidRPr="00565341" w:rsidRDefault="0051752D" w:rsidP="00436A5D">
      <w:pPr>
        <w:ind w:firstLine="708"/>
        <w:contextualSpacing/>
        <w:rPr>
          <w:szCs w:val="28"/>
          <w:lang w:val="ro-MD"/>
        </w:rPr>
      </w:pPr>
      <w:r>
        <w:rPr>
          <w:szCs w:val="28"/>
          <w:lang w:val="ro-MD"/>
        </w:rPr>
        <w:t xml:space="preserve">Anterior </w:t>
      </w:r>
      <w:r w:rsidR="0099674E">
        <w:rPr>
          <w:szCs w:val="28"/>
          <w:lang w:val="ro-MD"/>
        </w:rPr>
        <w:t>era folosită</w:t>
      </w:r>
      <w:r w:rsidR="00CE37E5">
        <w:rPr>
          <w:szCs w:val="28"/>
          <w:lang w:val="ro-MD"/>
        </w:rPr>
        <w:t xml:space="preserve"> funcția de optimizare Adam pentru Alexnet,</w:t>
      </w:r>
      <w:r w:rsidR="0099674E">
        <w:rPr>
          <w:szCs w:val="28"/>
          <w:lang w:val="ro-MD"/>
        </w:rPr>
        <w:t xml:space="preserve"> </w:t>
      </w:r>
      <w:r w:rsidR="00CE37E5">
        <w:rPr>
          <w:szCs w:val="28"/>
          <w:lang w:val="ro-MD"/>
        </w:rPr>
        <w:t xml:space="preserve">dar rezultatele nu </w:t>
      </w:r>
      <w:r w:rsidR="0099674E">
        <w:rPr>
          <w:szCs w:val="28"/>
          <w:lang w:val="ro-MD"/>
        </w:rPr>
        <w:t>erau la fel de bune așa cum sunt cu SGD.</w:t>
      </w:r>
    </w:p>
    <w:p w14:paraId="0D1E1F2B" w14:textId="77777777" w:rsidR="002454BA" w:rsidRDefault="002454BA" w:rsidP="00F21738"/>
    <w:tbl>
      <w:tblPr>
        <w:tblStyle w:val="Tabelgril"/>
        <w:tblW w:w="9580" w:type="dxa"/>
        <w:tblLook w:val="04A0" w:firstRow="1" w:lastRow="0" w:firstColumn="1" w:lastColumn="0" w:noHBand="0" w:noVBand="1"/>
      </w:tblPr>
      <w:tblGrid>
        <w:gridCol w:w="2392"/>
        <w:gridCol w:w="1198"/>
        <w:gridCol w:w="1198"/>
        <w:gridCol w:w="1198"/>
        <w:gridCol w:w="1198"/>
        <w:gridCol w:w="1198"/>
        <w:gridCol w:w="1198"/>
      </w:tblGrid>
      <w:tr w:rsidR="00E440E4" w:rsidRPr="00E440E4" w14:paraId="72F3DBD1" w14:textId="77777777" w:rsidTr="00426994">
        <w:tc>
          <w:tcPr>
            <w:tcW w:w="2392" w:type="dxa"/>
            <w:hideMark/>
          </w:tcPr>
          <w:p w14:paraId="39C0542C" w14:textId="77777777" w:rsidR="00E440E4" w:rsidRPr="00E440E4" w:rsidRDefault="00E440E4" w:rsidP="00E440E4">
            <w:pPr>
              <w:spacing w:line="259" w:lineRule="auto"/>
              <w:rPr>
                <w:szCs w:val="28"/>
              </w:rPr>
            </w:pPr>
            <w:r w:rsidRPr="00E440E4">
              <w:rPr>
                <w:b/>
                <w:bCs/>
                <w:szCs w:val="28"/>
              </w:rPr>
              <w:t> </w:t>
            </w:r>
          </w:p>
        </w:tc>
        <w:tc>
          <w:tcPr>
            <w:tcW w:w="2396" w:type="dxa"/>
            <w:gridSpan w:val="2"/>
            <w:hideMark/>
          </w:tcPr>
          <w:p w14:paraId="2269E830" w14:textId="1891BA61" w:rsidR="00E440E4" w:rsidRPr="00E440E4" w:rsidRDefault="00E440E4" w:rsidP="00E440E4">
            <w:pPr>
              <w:spacing w:line="259" w:lineRule="auto"/>
              <w:rPr>
                <w:b/>
                <w:bCs/>
                <w:szCs w:val="28"/>
              </w:rPr>
            </w:pPr>
            <w:r w:rsidRPr="00E440E4">
              <w:rPr>
                <w:b/>
                <w:bCs/>
                <w:szCs w:val="28"/>
              </w:rPr>
              <w:t>Antrenare</w:t>
            </w:r>
          </w:p>
        </w:tc>
        <w:tc>
          <w:tcPr>
            <w:tcW w:w="2396" w:type="dxa"/>
            <w:gridSpan w:val="2"/>
            <w:hideMark/>
          </w:tcPr>
          <w:p w14:paraId="53FD48DC" w14:textId="232D66C6" w:rsidR="00E440E4" w:rsidRPr="00E440E4" w:rsidRDefault="00E440E4" w:rsidP="00E440E4">
            <w:pPr>
              <w:spacing w:line="259" w:lineRule="auto"/>
              <w:rPr>
                <w:b/>
                <w:bCs/>
                <w:szCs w:val="28"/>
              </w:rPr>
            </w:pPr>
            <w:r w:rsidRPr="00E440E4">
              <w:rPr>
                <w:b/>
                <w:bCs/>
                <w:szCs w:val="28"/>
              </w:rPr>
              <w:t>Validare</w:t>
            </w:r>
          </w:p>
        </w:tc>
        <w:tc>
          <w:tcPr>
            <w:tcW w:w="2396" w:type="dxa"/>
            <w:gridSpan w:val="2"/>
            <w:hideMark/>
          </w:tcPr>
          <w:p w14:paraId="36E10E71" w14:textId="14D38907" w:rsidR="00E440E4" w:rsidRPr="00E440E4" w:rsidRDefault="00E440E4" w:rsidP="00E440E4">
            <w:pPr>
              <w:spacing w:line="259" w:lineRule="auto"/>
              <w:rPr>
                <w:szCs w:val="28"/>
              </w:rPr>
            </w:pPr>
            <w:r w:rsidRPr="00E440E4">
              <w:rPr>
                <w:b/>
                <w:bCs/>
                <w:szCs w:val="28"/>
              </w:rPr>
              <w:t>Testare</w:t>
            </w:r>
          </w:p>
        </w:tc>
      </w:tr>
      <w:tr w:rsidR="00E440E4" w:rsidRPr="00E440E4" w14:paraId="2E3E9476" w14:textId="77777777" w:rsidTr="00426994">
        <w:tc>
          <w:tcPr>
            <w:tcW w:w="2392" w:type="dxa"/>
            <w:hideMark/>
          </w:tcPr>
          <w:p w14:paraId="1044C7CE" w14:textId="77F6D37D" w:rsidR="00E440E4" w:rsidRPr="00E440E4" w:rsidRDefault="00E440E4" w:rsidP="00E440E4">
            <w:pPr>
              <w:spacing w:line="259" w:lineRule="auto"/>
              <w:rPr>
                <w:szCs w:val="28"/>
              </w:rPr>
            </w:pPr>
            <w:r w:rsidRPr="00E440E4">
              <w:rPr>
                <w:b/>
                <w:bCs/>
                <w:szCs w:val="28"/>
              </w:rPr>
              <w:t>Arhitectură</w:t>
            </w:r>
          </w:p>
        </w:tc>
        <w:tc>
          <w:tcPr>
            <w:tcW w:w="1198" w:type="dxa"/>
            <w:hideMark/>
          </w:tcPr>
          <w:p w14:paraId="39B1EC73" w14:textId="77777777" w:rsidR="00E440E4" w:rsidRPr="00E440E4" w:rsidRDefault="00E440E4" w:rsidP="00E440E4">
            <w:pPr>
              <w:spacing w:line="259" w:lineRule="auto"/>
              <w:rPr>
                <w:szCs w:val="28"/>
              </w:rPr>
            </w:pPr>
            <w:r w:rsidRPr="00E440E4">
              <w:rPr>
                <w:szCs w:val="28"/>
              </w:rPr>
              <w:t>Loss</w:t>
            </w:r>
          </w:p>
        </w:tc>
        <w:tc>
          <w:tcPr>
            <w:tcW w:w="1198" w:type="dxa"/>
            <w:hideMark/>
          </w:tcPr>
          <w:p w14:paraId="79C8BD9B" w14:textId="77777777" w:rsidR="00E440E4" w:rsidRPr="00E440E4" w:rsidRDefault="00E440E4" w:rsidP="00E440E4">
            <w:pPr>
              <w:spacing w:line="259" w:lineRule="auto"/>
              <w:rPr>
                <w:szCs w:val="28"/>
              </w:rPr>
            </w:pPr>
            <w:r w:rsidRPr="00E440E4">
              <w:rPr>
                <w:szCs w:val="28"/>
              </w:rPr>
              <w:t>Acc.</w:t>
            </w:r>
          </w:p>
        </w:tc>
        <w:tc>
          <w:tcPr>
            <w:tcW w:w="1198" w:type="dxa"/>
            <w:hideMark/>
          </w:tcPr>
          <w:p w14:paraId="251EEE9A" w14:textId="77777777" w:rsidR="00E440E4" w:rsidRPr="00E440E4" w:rsidRDefault="00E440E4" w:rsidP="00E440E4">
            <w:pPr>
              <w:spacing w:line="259" w:lineRule="auto"/>
              <w:rPr>
                <w:szCs w:val="28"/>
              </w:rPr>
            </w:pPr>
            <w:r w:rsidRPr="00E440E4">
              <w:rPr>
                <w:szCs w:val="28"/>
              </w:rPr>
              <w:t>Loss</w:t>
            </w:r>
          </w:p>
        </w:tc>
        <w:tc>
          <w:tcPr>
            <w:tcW w:w="1198" w:type="dxa"/>
            <w:hideMark/>
          </w:tcPr>
          <w:p w14:paraId="2EB45733" w14:textId="77777777" w:rsidR="00E440E4" w:rsidRPr="00E440E4" w:rsidRDefault="00E440E4" w:rsidP="00E440E4">
            <w:pPr>
              <w:spacing w:line="259" w:lineRule="auto"/>
              <w:rPr>
                <w:szCs w:val="28"/>
              </w:rPr>
            </w:pPr>
            <w:r w:rsidRPr="00E440E4">
              <w:rPr>
                <w:szCs w:val="28"/>
              </w:rPr>
              <w:t>Acc.</w:t>
            </w:r>
          </w:p>
        </w:tc>
        <w:tc>
          <w:tcPr>
            <w:tcW w:w="1198" w:type="dxa"/>
            <w:hideMark/>
          </w:tcPr>
          <w:p w14:paraId="5781FD6B" w14:textId="77777777" w:rsidR="00E440E4" w:rsidRPr="00E440E4" w:rsidRDefault="00E440E4" w:rsidP="00E440E4">
            <w:pPr>
              <w:spacing w:line="259" w:lineRule="auto"/>
              <w:rPr>
                <w:szCs w:val="28"/>
              </w:rPr>
            </w:pPr>
            <w:r w:rsidRPr="00E440E4">
              <w:rPr>
                <w:szCs w:val="28"/>
              </w:rPr>
              <w:t>Loss</w:t>
            </w:r>
          </w:p>
        </w:tc>
        <w:tc>
          <w:tcPr>
            <w:tcW w:w="1198" w:type="dxa"/>
            <w:hideMark/>
          </w:tcPr>
          <w:p w14:paraId="30E3CD0F" w14:textId="77777777" w:rsidR="00E440E4" w:rsidRPr="00E440E4" w:rsidRDefault="00E440E4" w:rsidP="00E440E4">
            <w:pPr>
              <w:spacing w:line="259" w:lineRule="auto"/>
              <w:rPr>
                <w:szCs w:val="28"/>
              </w:rPr>
            </w:pPr>
            <w:r w:rsidRPr="00E440E4">
              <w:rPr>
                <w:szCs w:val="28"/>
              </w:rPr>
              <w:t>Acc.</w:t>
            </w:r>
          </w:p>
        </w:tc>
      </w:tr>
      <w:tr w:rsidR="00E440E4" w:rsidRPr="00E440E4" w14:paraId="69B41478" w14:textId="77777777" w:rsidTr="00426994">
        <w:tc>
          <w:tcPr>
            <w:tcW w:w="2392" w:type="dxa"/>
            <w:hideMark/>
          </w:tcPr>
          <w:p w14:paraId="31D24ECE" w14:textId="77777777" w:rsidR="00E440E4" w:rsidRPr="00E440E4" w:rsidRDefault="00E440E4" w:rsidP="00E440E4">
            <w:pPr>
              <w:spacing w:line="259" w:lineRule="auto"/>
              <w:rPr>
                <w:szCs w:val="28"/>
              </w:rPr>
            </w:pPr>
            <w:r w:rsidRPr="00E440E4">
              <w:rPr>
                <w:b/>
                <w:bCs/>
                <w:szCs w:val="28"/>
              </w:rPr>
              <w:t>VGG16</w:t>
            </w:r>
          </w:p>
        </w:tc>
        <w:tc>
          <w:tcPr>
            <w:tcW w:w="1198" w:type="dxa"/>
            <w:hideMark/>
          </w:tcPr>
          <w:p w14:paraId="6C2609CD" w14:textId="78700762" w:rsidR="00E440E4" w:rsidRPr="00E440E4" w:rsidRDefault="00E440E4" w:rsidP="00E440E4">
            <w:pPr>
              <w:spacing w:line="259" w:lineRule="auto"/>
              <w:rPr>
                <w:szCs w:val="28"/>
              </w:rPr>
            </w:pPr>
            <w:r w:rsidRPr="00E440E4">
              <w:rPr>
                <w:szCs w:val="28"/>
              </w:rPr>
              <w:t> </w:t>
            </w:r>
            <w:r w:rsidR="008D209B" w:rsidRPr="008D209B">
              <w:rPr>
                <w:szCs w:val="28"/>
              </w:rPr>
              <w:t>0.4999</w:t>
            </w:r>
          </w:p>
        </w:tc>
        <w:tc>
          <w:tcPr>
            <w:tcW w:w="1198" w:type="dxa"/>
            <w:hideMark/>
          </w:tcPr>
          <w:p w14:paraId="0A52FCEE" w14:textId="0DCFF1D9" w:rsidR="00E440E4" w:rsidRPr="00E440E4" w:rsidRDefault="008D209B" w:rsidP="00E440E4">
            <w:pPr>
              <w:spacing w:line="259" w:lineRule="auto"/>
              <w:rPr>
                <w:szCs w:val="28"/>
              </w:rPr>
            </w:pPr>
            <w:r w:rsidRPr="008D209B">
              <w:rPr>
                <w:szCs w:val="28"/>
              </w:rPr>
              <w:t>0.9745</w:t>
            </w:r>
          </w:p>
        </w:tc>
        <w:tc>
          <w:tcPr>
            <w:tcW w:w="1198" w:type="dxa"/>
            <w:hideMark/>
          </w:tcPr>
          <w:p w14:paraId="2CBDE8E4" w14:textId="753E02D1" w:rsidR="00E440E4" w:rsidRPr="00E440E4" w:rsidRDefault="008D209B" w:rsidP="00E440E4">
            <w:pPr>
              <w:spacing w:line="259" w:lineRule="auto"/>
              <w:rPr>
                <w:szCs w:val="28"/>
              </w:rPr>
            </w:pPr>
            <w:r w:rsidRPr="008D209B">
              <w:rPr>
                <w:szCs w:val="28"/>
              </w:rPr>
              <w:t>0.6525</w:t>
            </w:r>
          </w:p>
        </w:tc>
        <w:tc>
          <w:tcPr>
            <w:tcW w:w="1198" w:type="dxa"/>
            <w:hideMark/>
          </w:tcPr>
          <w:p w14:paraId="0C9C2FAC" w14:textId="79DBB6EC" w:rsidR="00E440E4" w:rsidRPr="00755D00" w:rsidRDefault="008D209B" w:rsidP="00E440E4">
            <w:pPr>
              <w:spacing w:line="259" w:lineRule="auto"/>
              <w:rPr>
                <w:b/>
                <w:bCs/>
                <w:szCs w:val="28"/>
              </w:rPr>
            </w:pPr>
            <w:r w:rsidRPr="008D209B">
              <w:rPr>
                <w:b/>
                <w:bCs/>
                <w:szCs w:val="28"/>
              </w:rPr>
              <w:t>0.9425</w:t>
            </w:r>
          </w:p>
        </w:tc>
        <w:tc>
          <w:tcPr>
            <w:tcW w:w="1198" w:type="dxa"/>
            <w:hideMark/>
          </w:tcPr>
          <w:p w14:paraId="5EDD9FD7" w14:textId="34F89983" w:rsidR="00E440E4" w:rsidRPr="00E440E4" w:rsidRDefault="00E440E4" w:rsidP="00E440E4">
            <w:pPr>
              <w:spacing w:line="259" w:lineRule="auto"/>
              <w:rPr>
                <w:szCs w:val="28"/>
              </w:rPr>
            </w:pPr>
            <w:r w:rsidRPr="00E440E4">
              <w:rPr>
                <w:szCs w:val="28"/>
              </w:rPr>
              <w:t> </w:t>
            </w:r>
            <w:r w:rsidR="004E3E79" w:rsidRPr="004E3E79">
              <w:rPr>
                <w:szCs w:val="28"/>
              </w:rPr>
              <w:t>0.3920</w:t>
            </w:r>
          </w:p>
        </w:tc>
        <w:tc>
          <w:tcPr>
            <w:tcW w:w="1198" w:type="dxa"/>
            <w:hideMark/>
          </w:tcPr>
          <w:p w14:paraId="7749EA72" w14:textId="6426F314" w:rsidR="00E440E4" w:rsidRPr="00755D00" w:rsidRDefault="004E3E79" w:rsidP="00E440E4">
            <w:pPr>
              <w:spacing w:line="259" w:lineRule="auto"/>
              <w:rPr>
                <w:b/>
                <w:bCs/>
                <w:szCs w:val="28"/>
              </w:rPr>
            </w:pPr>
            <w:r w:rsidRPr="004E3E79">
              <w:rPr>
                <w:b/>
                <w:bCs/>
                <w:szCs w:val="28"/>
              </w:rPr>
              <w:t>0.9649</w:t>
            </w:r>
          </w:p>
        </w:tc>
      </w:tr>
      <w:tr w:rsidR="00E440E4" w:rsidRPr="00E440E4" w14:paraId="7FFAE834" w14:textId="77777777" w:rsidTr="00426994">
        <w:tc>
          <w:tcPr>
            <w:tcW w:w="2392" w:type="dxa"/>
            <w:hideMark/>
          </w:tcPr>
          <w:p w14:paraId="3C821F94" w14:textId="77777777" w:rsidR="00E440E4" w:rsidRPr="00E440E4" w:rsidRDefault="00E440E4" w:rsidP="00E440E4">
            <w:pPr>
              <w:spacing w:line="259" w:lineRule="auto"/>
              <w:rPr>
                <w:szCs w:val="28"/>
              </w:rPr>
            </w:pPr>
            <w:r w:rsidRPr="00E440E4">
              <w:rPr>
                <w:b/>
                <w:bCs/>
                <w:szCs w:val="28"/>
              </w:rPr>
              <w:lastRenderedPageBreak/>
              <w:t>AlexNet</w:t>
            </w:r>
          </w:p>
        </w:tc>
        <w:tc>
          <w:tcPr>
            <w:tcW w:w="1198" w:type="dxa"/>
            <w:hideMark/>
          </w:tcPr>
          <w:p w14:paraId="67023E64" w14:textId="1937AA90" w:rsidR="00E440E4" w:rsidRPr="00E440E4" w:rsidRDefault="004A3C47" w:rsidP="00E440E4">
            <w:pPr>
              <w:spacing w:line="259" w:lineRule="auto"/>
              <w:rPr>
                <w:szCs w:val="28"/>
              </w:rPr>
            </w:pPr>
            <w:r w:rsidRPr="004A3C47">
              <w:rPr>
                <w:szCs w:val="28"/>
              </w:rPr>
              <w:t>0.0154</w:t>
            </w:r>
          </w:p>
        </w:tc>
        <w:tc>
          <w:tcPr>
            <w:tcW w:w="1198" w:type="dxa"/>
            <w:hideMark/>
          </w:tcPr>
          <w:p w14:paraId="5C20630F" w14:textId="6C059B51" w:rsidR="00E440E4" w:rsidRPr="00755D00" w:rsidRDefault="004A3C47" w:rsidP="00E440E4">
            <w:pPr>
              <w:spacing w:line="259" w:lineRule="auto"/>
              <w:rPr>
                <w:b/>
                <w:bCs/>
                <w:szCs w:val="28"/>
              </w:rPr>
            </w:pPr>
            <w:r w:rsidRPr="004A3C47">
              <w:rPr>
                <w:b/>
                <w:bCs/>
                <w:szCs w:val="28"/>
              </w:rPr>
              <w:t>0.9950</w:t>
            </w:r>
          </w:p>
        </w:tc>
        <w:tc>
          <w:tcPr>
            <w:tcW w:w="1198" w:type="dxa"/>
            <w:hideMark/>
          </w:tcPr>
          <w:p w14:paraId="61852365" w14:textId="7B0990A5" w:rsidR="00E440E4" w:rsidRPr="00E440E4" w:rsidRDefault="004A3C47" w:rsidP="00E440E4">
            <w:pPr>
              <w:spacing w:line="259" w:lineRule="auto"/>
              <w:rPr>
                <w:szCs w:val="28"/>
              </w:rPr>
            </w:pPr>
            <w:r w:rsidRPr="004A3C47">
              <w:rPr>
                <w:szCs w:val="28"/>
              </w:rPr>
              <w:t>0.3237</w:t>
            </w:r>
          </w:p>
        </w:tc>
        <w:tc>
          <w:tcPr>
            <w:tcW w:w="1198" w:type="dxa"/>
            <w:hideMark/>
          </w:tcPr>
          <w:p w14:paraId="4BABB793" w14:textId="4F889011" w:rsidR="00E440E4" w:rsidRPr="00755D00" w:rsidRDefault="004A3C47" w:rsidP="00E440E4">
            <w:pPr>
              <w:spacing w:line="259" w:lineRule="auto"/>
              <w:rPr>
                <w:b/>
                <w:bCs/>
                <w:szCs w:val="28"/>
              </w:rPr>
            </w:pPr>
            <w:r w:rsidRPr="004A3C47">
              <w:rPr>
                <w:b/>
                <w:bCs/>
                <w:szCs w:val="28"/>
              </w:rPr>
              <w:t>0.9474</w:t>
            </w:r>
          </w:p>
        </w:tc>
        <w:tc>
          <w:tcPr>
            <w:tcW w:w="1198" w:type="dxa"/>
            <w:hideMark/>
          </w:tcPr>
          <w:p w14:paraId="15AE7319" w14:textId="2809E0D3" w:rsidR="00E440E4" w:rsidRPr="00E440E4" w:rsidRDefault="004A3C47" w:rsidP="00E440E4">
            <w:pPr>
              <w:spacing w:line="259" w:lineRule="auto"/>
              <w:rPr>
                <w:szCs w:val="28"/>
              </w:rPr>
            </w:pPr>
            <w:r w:rsidRPr="004A3C47">
              <w:rPr>
                <w:szCs w:val="28"/>
              </w:rPr>
              <w:t>0.2186</w:t>
            </w:r>
          </w:p>
        </w:tc>
        <w:tc>
          <w:tcPr>
            <w:tcW w:w="1198" w:type="dxa"/>
            <w:hideMark/>
          </w:tcPr>
          <w:p w14:paraId="608240C0" w14:textId="2253FA46" w:rsidR="00E440E4" w:rsidRPr="00436A5D" w:rsidRDefault="004A3C47" w:rsidP="00E440E4">
            <w:pPr>
              <w:spacing w:line="259" w:lineRule="auto"/>
              <w:rPr>
                <w:b/>
                <w:bCs/>
                <w:szCs w:val="28"/>
              </w:rPr>
            </w:pPr>
            <w:r w:rsidRPr="00436A5D">
              <w:rPr>
                <w:b/>
                <w:bCs/>
                <w:szCs w:val="28"/>
              </w:rPr>
              <w:t>0.9641</w:t>
            </w:r>
          </w:p>
        </w:tc>
      </w:tr>
      <w:tr w:rsidR="008A0206" w:rsidRPr="00E440E4" w14:paraId="08CAA52B" w14:textId="77777777" w:rsidTr="00426994">
        <w:tc>
          <w:tcPr>
            <w:tcW w:w="2392" w:type="dxa"/>
            <w:hideMark/>
          </w:tcPr>
          <w:p w14:paraId="57AB06A7" w14:textId="77777777" w:rsidR="008A0206" w:rsidRPr="00E440E4" w:rsidRDefault="008A0206" w:rsidP="008A0206">
            <w:pPr>
              <w:spacing w:line="259" w:lineRule="auto"/>
              <w:rPr>
                <w:szCs w:val="28"/>
              </w:rPr>
            </w:pPr>
            <w:r w:rsidRPr="00E440E4">
              <w:rPr>
                <w:b/>
                <w:bCs/>
                <w:szCs w:val="28"/>
              </w:rPr>
              <w:t>SqueezeNet</w:t>
            </w:r>
          </w:p>
        </w:tc>
        <w:tc>
          <w:tcPr>
            <w:tcW w:w="1198" w:type="dxa"/>
            <w:hideMark/>
          </w:tcPr>
          <w:p w14:paraId="572B26EF" w14:textId="271407A0" w:rsidR="008A0206" w:rsidRPr="00E440E4" w:rsidRDefault="004A3C47" w:rsidP="008A0206">
            <w:pPr>
              <w:spacing w:line="259" w:lineRule="auto"/>
              <w:rPr>
                <w:szCs w:val="28"/>
              </w:rPr>
            </w:pPr>
            <w:r w:rsidRPr="004A3C47">
              <w:rPr>
                <w:szCs w:val="28"/>
              </w:rPr>
              <w:t>0.1017</w:t>
            </w:r>
          </w:p>
        </w:tc>
        <w:tc>
          <w:tcPr>
            <w:tcW w:w="1198" w:type="dxa"/>
            <w:hideMark/>
          </w:tcPr>
          <w:p w14:paraId="2D8178BD" w14:textId="25CE6117" w:rsidR="008A0206" w:rsidRPr="00E440E4" w:rsidRDefault="004A3C47" w:rsidP="008A0206">
            <w:pPr>
              <w:spacing w:line="259" w:lineRule="auto"/>
              <w:rPr>
                <w:szCs w:val="28"/>
              </w:rPr>
            </w:pPr>
            <w:r w:rsidRPr="004A3C47">
              <w:rPr>
                <w:szCs w:val="28"/>
              </w:rPr>
              <w:t>0.9694</w:t>
            </w:r>
          </w:p>
        </w:tc>
        <w:tc>
          <w:tcPr>
            <w:tcW w:w="1198" w:type="dxa"/>
            <w:hideMark/>
          </w:tcPr>
          <w:p w14:paraId="5B01C34D" w14:textId="7A515816" w:rsidR="008A0206" w:rsidRPr="00E440E4" w:rsidRDefault="008A0206" w:rsidP="008A0206">
            <w:pPr>
              <w:spacing w:line="259" w:lineRule="auto"/>
              <w:rPr>
                <w:szCs w:val="28"/>
              </w:rPr>
            </w:pPr>
            <w:r w:rsidRPr="00E440E4">
              <w:rPr>
                <w:szCs w:val="28"/>
              </w:rPr>
              <w:t> </w:t>
            </w:r>
            <w:r w:rsidR="004A3C47" w:rsidRPr="004A3C47">
              <w:rPr>
                <w:szCs w:val="28"/>
              </w:rPr>
              <w:t>0.5534</w:t>
            </w:r>
          </w:p>
        </w:tc>
        <w:tc>
          <w:tcPr>
            <w:tcW w:w="1198" w:type="dxa"/>
            <w:hideMark/>
          </w:tcPr>
          <w:p w14:paraId="6DAE363D" w14:textId="7B460B1A" w:rsidR="008A0206" w:rsidRPr="00E440E4" w:rsidRDefault="004A3C47" w:rsidP="008A0206">
            <w:pPr>
              <w:spacing w:line="259" w:lineRule="auto"/>
              <w:rPr>
                <w:szCs w:val="28"/>
              </w:rPr>
            </w:pPr>
            <w:r w:rsidRPr="004A3C47">
              <w:rPr>
                <w:szCs w:val="28"/>
              </w:rPr>
              <w:t>0.8941</w:t>
            </w:r>
          </w:p>
        </w:tc>
        <w:tc>
          <w:tcPr>
            <w:tcW w:w="1198" w:type="dxa"/>
            <w:hideMark/>
          </w:tcPr>
          <w:p w14:paraId="4F63B71F" w14:textId="4F4C1B49" w:rsidR="008A0206" w:rsidRPr="00E440E4" w:rsidRDefault="004A3C47" w:rsidP="008A0206">
            <w:pPr>
              <w:spacing w:line="259" w:lineRule="auto"/>
              <w:rPr>
                <w:szCs w:val="28"/>
              </w:rPr>
            </w:pPr>
            <w:r w:rsidRPr="004A3C47">
              <w:rPr>
                <w:szCs w:val="28"/>
              </w:rPr>
              <w:t>0.5113</w:t>
            </w:r>
          </w:p>
        </w:tc>
        <w:tc>
          <w:tcPr>
            <w:tcW w:w="1198" w:type="dxa"/>
            <w:hideMark/>
          </w:tcPr>
          <w:p w14:paraId="3F750EEE" w14:textId="7D9B76F6" w:rsidR="008A0206" w:rsidRPr="00E440E4" w:rsidRDefault="004A3C47" w:rsidP="008A0206">
            <w:pPr>
              <w:keepNext/>
              <w:spacing w:line="259" w:lineRule="auto"/>
              <w:rPr>
                <w:szCs w:val="28"/>
              </w:rPr>
            </w:pPr>
            <w:r w:rsidRPr="004A3C47">
              <w:rPr>
                <w:szCs w:val="28"/>
              </w:rPr>
              <w:t>0.9218</w:t>
            </w:r>
          </w:p>
        </w:tc>
      </w:tr>
    </w:tbl>
    <w:p w14:paraId="43995250" w14:textId="214AE5A3" w:rsidR="00E440E4" w:rsidRDefault="002454BA" w:rsidP="002454BA">
      <w:pPr>
        <w:jc w:val="center"/>
        <w:rPr>
          <w:sz w:val="24"/>
          <w:szCs w:val="24"/>
        </w:rPr>
      </w:pPr>
      <w:bookmarkStart w:id="217" w:name="_Ref133682865"/>
      <w:bookmarkStart w:id="218" w:name="_Toc133340343"/>
      <w:bookmarkStart w:id="219" w:name="_Ref133682858"/>
      <w:r w:rsidRPr="002454BA">
        <w:rPr>
          <w:sz w:val="24"/>
          <w:szCs w:val="24"/>
        </w:rPr>
        <w:t xml:space="preserve">Tabel </w:t>
      </w:r>
      <w:r w:rsidRPr="002454BA">
        <w:rPr>
          <w:sz w:val="24"/>
          <w:szCs w:val="24"/>
        </w:rPr>
        <w:fldChar w:fldCharType="begin"/>
      </w:r>
      <w:r w:rsidRPr="002454BA">
        <w:rPr>
          <w:sz w:val="24"/>
          <w:szCs w:val="24"/>
        </w:rPr>
        <w:instrText xml:space="preserve"> SEQ Tabel \* ARABIC </w:instrText>
      </w:r>
      <w:r w:rsidRPr="002454BA">
        <w:rPr>
          <w:sz w:val="24"/>
          <w:szCs w:val="24"/>
        </w:rPr>
        <w:fldChar w:fldCharType="separate"/>
      </w:r>
      <w:r>
        <w:rPr>
          <w:noProof/>
          <w:sz w:val="24"/>
          <w:szCs w:val="24"/>
        </w:rPr>
        <w:t>8</w:t>
      </w:r>
      <w:r w:rsidRPr="002454BA">
        <w:rPr>
          <w:sz w:val="24"/>
          <w:szCs w:val="24"/>
        </w:rPr>
        <w:fldChar w:fldCharType="end"/>
      </w:r>
      <w:bookmarkEnd w:id="217"/>
      <w:r w:rsidRPr="002454BA">
        <w:rPr>
          <w:sz w:val="24"/>
          <w:szCs w:val="24"/>
        </w:rPr>
        <w:t xml:space="preserve"> Performanța CNN-urilor pe setul cu 6 cuvinte de activare</w:t>
      </w:r>
      <w:bookmarkEnd w:id="218"/>
      <w:bookmarkEnd w:id="219"/>
    </w:p>
    <w:p w14:paraId="0A4EEB20" w14:textId="77777777" w:rsidR="002454BA" w:rsidRPr="002454BA" w:rsidRDefault="002454BA" w:rsidP="002454BA">
      <w:pPr>
        <w:jc w:val="center"/>
        <w:rPr>
          <w:sz w:val="24"/>
          <w:szCs w:val="24"/>
        </w:rPr>
      </w:pPr>
    </w:p>
    <w:tbl>
      <w:tblPr>
        <w:tblStyle w:val="Tabelgril"/>
        <w:tblW w:w="9580" w:type="dxa"/>
        <w:tblLook w:val="04A0" w:firstRow="1" w:lastRow="0" w:firstColumn="1" w:lastColumn="0" w:noHBand="0" w:noVBand="1"/>
      </w:tblPr>
      <w:tblGrid>
        <w:gridCol w:w="2396"/>
        <w:gridCol w:w="2396"/>
        <w:gridCol w:w="2394"/>
        <w:gridCol w:w="2394"/>
      </w:tblGrid>
      <w:tr w:rsidR="00E440E4" w:rsidRPr="00E440E4" w14:paraId="295D461D" w14:textId="77777777" w:rsidTr="00E440E4">
        <w:tc>
          <w:tcPr>
            <w:tcW w:w="2400" w:type="dxa"/>
            <w:hideMark/>
          </w:tcPr>
          <w:p w14:paraId="729226FF" w14:textId="18561E15" w:rsidR="00E440E4" w:rsidRPr="00E440E4" w:rsidRDefault="00E440E4" w:rsidP="00E440E4">
            <w:pPr>
              <w:spacing w:line="259" w:lineRule="auto"/>
              <w:rPr>
                <w:szCs w:val="28"/>
              </w:rPr>
            </w:pPr>
            <w:r w:rsidRPr="00E440E4">
              <w:rPr>
                <w:b/>
                <w:bCs/>
                <w:szCs w:val="28"/>
                <w:lang w:val="en-US"/>
              </w:rPr>
              <w:t>Arhitectură</w:t>
            </w:r>
          </w:p>
        </w:tc>
        <w:tc>
          <w:tcPr>
            <w:tcW w:w="2400" w:type="dxa"/>
            <w:hideMark/>
          </w:tcPr>
          <w:p w14:paraId="6BEEF34E" w14:textId="1149122E" w:rsidR="00E440E4" w:rsidRPr="00E440E4" w:rsidRDefault="00E440E4" w:rsidP="00E440E4">
            <w:pPr>
              <w:spacing w:line="259" w:lineRule="auto"/>
              <w:rPr>
                <w:b/>
                <w:bCs/>
                <w:szCs w:val="28"/>
              </w:rPr>
            </w:pPr>
            <w:r w:rsidRPr="00E440E4">
              <w:rPr>
                <w:b/>
                <w:bCs/>
                <w:szCs w:val="28"/>
              </w:rPr>
              <w:t>Timp Antrenare</w:t>
            </w:r>
          </w:p>
        </w:tc>
        <w:tc>
          <w:tcPr>
            <w:tcW w:w="2400" w:type="dxa"/>
            <w:hideMark/>
          </w:tcPr>
          <w:p w14:paraId="48F8DC1D" w14:textId="6AE5325F" w:rsidR="00E440E4" w:rsidRPr="00E440E4" w:rsidRDefault="00E440E4" w:rsidP="00E440E4">
            <w:pPr>
              <w:spacing w:line="259" w:lineRule="auto"/>
              <w:rPr>
                <w:szCs w:val="28"/>
              </w:rPr>
            </w:pPr>
            <w:r w:rsidRPr="00E440E4">
              <w:rPr>
                <w:b/>
                <w:bCs/>
                <w:szCs w:val="28"/>
              </w:rPr>
              <w:t>Timpul unei epoci</w:t>
            </w:r>
          </w:p>
        </w:tc>
        <w:tc>
          <w:tcPr>
            <w:tcW w:w="2400" w:type="dxa"/>
            <w:hideMark/>
          </w:tcPr>
          <w:p w14:paraId="0E212A37" w14:textId="7E4BCA65" w:rsidR="00E440E4" w:rsidRPr="00E440E4" w:rsidRDefault="00E440E4" w:rsidP="00E440E4">
            <w:pPr>
              <w:spacing w:line="259" w:lineRule="auto"/>
              <w:rPr>
                <w:szCs w:val="28"/>
              </w:rPr>
            </w:pPr>
            <w:r w:rsidRPr="00E440E4">
              <w:rPr>
                <w:b/>
                <w:bCs/>
                <w:szCs w:val="28"/>
              </w:rPr>
              <w:t>Timpul unui pas</w:t>
            </w:r>
          </w:p>
        </w:tc>
      </w:tr>
      <w:tr w:rsidR="00E440E4" w:rsidRPr="00E440E4" w14:paraId="10F86BCF" w14:textId="77777777" w:rsidTr="00E440E4">
        <w:tc>
          <w:tcPr>
            <w:tcW w:w="2400" w:type="dxa"/>
            <w:hideMark/>
          </w:tcPr>
          <w:p w14:paraId="7A57A0F8" w14:textId="77777777" w:rsidR="00E440E4" w:rsidRPr="00E440E4" w:rsidRDefault="00E440E4" w:rsidP="00E440E4">
            <w:pPr>
              <w:spacing w:line="259" w:lineRule="auto"/>
              <w:rPr>
                <w:szCs w:val="28"/>
              </w:rPr>
            </w:pPr>
            <w:r w:rsidRPr="00E440E4">
              <w:rPr>
                <w:b/>
                <w:bCs/>
                <w:szCs w:val="28"/>
                <w:lang w:val="en-US"/>
              </w:rPr>
              <w:t>VGG16</w:t>
            </w:r>
          </w:p>
        </w:tc>
        <w:tc>
          <w:tcPr>
            <w:tcW w:w="2400" w:type="dxa"/>
            <w:hideMark/>
          </w:tcPr>
          <w:p w14:paraId="0EC75384" w14:textId="77777777" w:rsidR="00E440E4" w:rsidRPr="00E440E4" w:rsidRDefault="00E440E4" w:rsidP="00E440E4">
            <w:pPr>
              <w:spacing w:line="259" w:lineRule="auto"/>
              <w:rPr>
                <w:szCs w:val="28"/>
              </w:rPr>
            </w:pPr>
            <w:r w:rsidRPr="00E440E4">
              <w:rPr>
                <w:szCs w:val="28"/>
                <w:lang w:val="en-US"/>
              </w:rPr>
              <w:t> </w:t>
            </w:r>
            <w:r w:rsidRPr="00E440E4">
              <w:rPr>
                <w:szCs w:val="28"/>
              </w:rPr>
              <w:t>5780s</w:t>
            </w:r>
          </w:p>
        </w:tc>
        <w:tc>
          <w:tcPr>
            <w:tcW w:w="2400" w:type="dxa"/>
            <w:hideMark/>
          </w:tcPr>
          <w:p w14:paraId="0FDBA787" w14:textId="77777777" w:rsidR="00E440E4" w:rsidRPr="00E440E4" w:rsidRDefault="00E440E4" w:rsidP="00E440E4">
            <w:pPr>
              <w:spacing w:line="259" w:lineRule="auto"/>
              <w:rPr>
                <w:szCs w:val="28"/>
              </w:rPr>
            </w:pPr>
            <w:r w:rsidRPr="00E440E4">
              <w:rPr>
                <w:szCs w:val="28"/>
                <w:lang w:val="en-US"/>
              </w:rPr>
              <w:t> </w:t>
            </w:r>
            <w:r w:rsidRPr="00E440E4">
              <w:rPr>
                <w:szCs w:val="28"/>
              </w:rPr>
              <w:t>23s 123ms</w:t>
            </w:r>
          </w:p>
        </w:tc>
        <w:tc>
          <w:tcPr>
            <w:tcW w:w="2400" w:type="dxa"/>
            <w:hideMark/>
          </w:tcPr>
          <w:p w14:paraId="78B69ED6" w14:textId="77777777" w:rsidR="00E440E4" w:rsidRPr="00E440E4" w:rsidRDefault="00E440E4" w:rsidP="00E440E4">
            <w:pPr>
              <w:spacing w:line="259" w:lineRule="auto"/>
              <w:rPr>
                <w:szCs w:val="28"/>
              </w:rPr>
            </w:pPr>
            <w:r w:rsidRPr="00E440E4">
              <w:rPr>
                <w:szCs w:val="28"/>
                <w:lang w:val="en-US"/>
              </w:rPr>
              <w:t> </w:t>
            </w:r>
            <w:r w:rsidRPr="00E440E4">
              <w:rPr>
                <w:szCs w:val="28"/>
              </w:rPr>
              <w:t>0.109 s/step</w:t>
            </w:r>
          </w:p>
        </w:tc>
      </w:tr>
      <w:tr w:rsidR="00E440E4" w:rsidRPr="00E440E4" w14:paraId="39DF3892" w14:textId="77777777" w:rsidTr="00E440E4">
        <w:tc>
          <w:tcPr>
            <w:tcW w:w="2400" w:type="dxa"/>
            <w:hideMark/>
          </w:tcPr>
          <w:p w14:paraId="254CA59D" w14:textId="77777777" w:rsidR="00E440E4" w:rsidRPr="00E440E4" w:rsidRDefault="00E440E4" w:rsidP="00E440E4">
            <w:pPr>
              <w:spacing w:line="259" w:lineRule="auto"/>
              <w:rPr>
                <w:szCs w:val="28"/>
              </w:rPr>
            </w:pPr>
            <w:r w:rsidRPr="00E440E4">
              <w:rPr>
                <w:b/>
                <w:bCs/>
                <w:szCs w:val="28"/>
                <w:lang w:val="en-US"/>
              </w:rPr>
              <w:t>AlexNet</w:t>
            </w:r>
          </w:p>
        </w:tc>
        <w:tc>
          <w:tcPr>
            <w:tcW w:w="2400" w:type="dxa"/>
            <w:hideMark/>
          </w:tcPr>
          <w:p w14:paraId="087A4178" w14:textId="1EB21CEA" w:rsidR="00E440E4" w:rsidRPr="00E440E4" w:rsidRDefault="00755D00" w:rsidP="00E440E4">
            <w:pPr>
              <w:spacing w:line="259" w:lineRule="auto"/>
              <w:rPr>
                <w:szCs w:val="28"/>
              </w:rPr>
            </w:pPr>
            <w:r w:rsidRPr="00755D00">
              <w:rPr>
                <w:szCs w:val="28"/>
                <w:lang w:val="en-US"/>
              </w:rPr>
              <w:t>20</w:t>
            </w:r>
            <w:r>
              <w:rPr>
                <w:szCs w:val="28"/>
                <w:lang w:val="en-US"/>
              </w:rPr>
              <w:t>10s</w:t>
            </w:r>
          </w:p>
        </w:tc>
        <w:tc>
          <w:tcPr>
            <w:tcW w:w="2400" w:type="dxa"/>
            <w:hideMark/>
          </w:tcPr>
          <w:p w14:paraId="552E4C5E" w14:textId="5BCD531E" w:rsidR="00E440E4" w:rsidRPr="00E440E4" w:rsidRDefault="00E440E4" w:rsidP="00E440E4">
            <w:pPr>
              <w:spacing w:line="259" w:lineRule="auto"/>
              <w:rPr>
                <w:szCs w:val="28"/>
              </w:rPr>
            </w:pPr>
            <w:r w:rsidRPr="00E440E4">
              <w:rPr>
                <w:szCs w:val="28"/>
                <w:lang w:val="en-US"/>
              </w:rPr>
              <w:t> </w:t>
            </w:r>
            <w:r w:rsidR="00755D00">
              <w:rPr>
                <w:szCs w:val="28"/>
                <w:lang w:val="en-US"/>
              </w:rPr>
              <w:t>8</w:t>
            </w:r>
            <w:r w:rsidRPr="00E440E4">
              <w:rPr>
                <w:szCs w:val="28"/>
              </w:rPr>
              <w:t>s 33ms</w:t>
            </w:r>
          </w:p>
        </w:tc>
        <w:tc>
          <w:tcPr>
            <w:tcW w:w="2400" w:type="dxa"/>
            <w:hideMark/>
          </w:tcPr>
          <w:p w14:paraId="6C349FB1" w14:textId="77777777" w:rsidR="00E440E4" w:rsidRPr="00E440E4" w:rsidRDefault="00E440E4" w:rsidP="00E440E4">
            <w:pPr>
              <w:spacing w:line="259" w:lineRule="auto"/>
              <w:rPr>
                <w:szCs w:val="28"/>
              </w:rPr>
            </w:pPr>
            <w:r w:rsidRPr="00E440E4">
              <w:rPr>
                <w:szCs w:val="28"/>
                <w:lang w:val="en-US"/>
              </w:rPr>
              <w:t> </w:t>
            </w:r>
            <w:r w:rsidRPr="00E440E4">
              <w:rPr>
                <w:szCs w:val="28"/>
              </w:rPr>
              <w:t>0.0286 s/step</w:t>
            </w:r>
          </w:p>
        </w:tc>
      </w:tr>
      <w:tr w:rsidR="00E440E4" w:rsidRPr="00E440E4" w14:paraId="3E1583F2" w14:textId="77777777" w:rsidTr="00E440E4">
        <w:tc>
          <w:tcPr>
            <w:tcW w:w="2400" w:type="dxa"/>
            <w:hideMark/>
          </w:tcPr>
          <w:p w14:paraId="438A08D6" w14:textId="77777777" w:rsidR="00E440E4" w:rsidRPr="00E440E4" w:rsidRDefault="00E440E4" w:rsidP="00E440E4">
            <w:pPr>
              <w:spacing w:line="259" w:lineRule="auto"/>
              <w:rPr>
                <w:szCs w:val="28"/>
              </w:rPr>
            </w:pPr>
            <w:r w:rsidRPr="00E440E4">
              <w:rPr>
                <w:b/>
                <w:bCs/>
                <w:szCs w:val="28"/>
                <w:lang w:val="en-US"/>
              </w:rPr>
              <w:t>SqueezeNet</w:t>
            </w:r>
          </w:p>
        </w:tc>
        <w:tc>
          <w:tcPr>
            <w:tcW w:w="2400" w:type="dxa"/>
            <w:hideMark/>
          </w:tcPr>
          <w:p w14:paraId="2181E4BE" w14:textId="77777777" w:rsidR="00E440E4" w:rsidRPr="00E440E4" w:rsidRDefault="00E440E4" w:rsidP="00E440E4">
            <w:pPr>
              <w:spacing w:line="259" w:lineRule="auto"/>
              <w:rPr>
                <w:szCs w:val="28"/>
              </w:rPr>
            </w:pPr>
            <w:r w:rsidRPr="00E440E4">
              <w:rPr>
                <w:szCs w:val="28"/>
                <w:lang w:val="en-US"/>
              </w:rPr>
              <w:t> </w:t>
            </w:r>
            <w:r w:rsidRPr="00E440E4">
              <w:rPr>
                <w:szCs w:val="28"/>
              </w:rPr>
              <w:t>1005s</w:t>
            </w:r>
          </w:p>
        </w:tc>
        <w:tc>
          <w:tcPr>
            <w:tcW w:w="2400" w:type="dxa"/>
            <w:hideMark/>
          </w:tcPr>
          <w:p w14:paraId="0F310F30" w14:textId="77777777" w:rsidR="00E440E4" w:rsidRPr="00E440E4" w:rsidRDefault="00E440E4" w:rsidP="00E440E4">
            <w:pPr>
              <w:spacing w:line="259" w:lineRule="auto"/>
              <w:rPr>
                <w:szCs w:val="28"/>
              </w:rPr>
            </w:pPr>
            <w:r w:rsidRPr="00E440E4">
              <w:rPr>
                <w:szCs w:val="28"/>
                <w:lang w:val="en-US"/>
              </w:rPr>
              <w:t> </w:t>
            </w:r>
            <w:r w:rsidRPr="00E440E4">
              <w:rPr>
                <w:szCs w:val="28"/>
              </w:rPr>
              <w:t>4s 23ms</w:t>
            </w:r>
          </w:p>
        </w:tc>
        <w:tc>
          <w:tcPr>
            <w:tcW w:w="2400" w:type="dxa"/>
            <w:hideMark/>
          </w:tcPr>
          <w:p w14:paraId="682066D2" w14:textId="77777777" w:rsidR="00E440E4" w:rsidRPr="00E440E4" w:rsidRDefault="00E440E4" w:rsidP="002454BA">
            <w:pPr>
              <w:keepNext/>
              <w:spacing w:line="259" w:lineRule="auto"/>
              <w:rPr>
                <w:szCs w:val="28"/>
              </w:rPr>
            </w:pPr>
            <w:r w:rsidRPr="00E440E4">
              <w:rPr>
                <w:szCs w:val="28"/>
                <w:lang w:val="en-US"/>
              </w:rPr>
              <w:t> </w:t>
            </w:r>
            <w:r w:rsidRPr="00E440E4">
              <w:rPr>
                <w:szCs w:val="28"/>
              </w:rPr>
              <w:t>0.0191 s/step</w:t>
            </w:r>
          </w:p>
        </w:tc>
      </w:tr>
    </w:tbl>
    <w:p w14:paraId="24F44694" w14:textId="2E973E16" w:rsidR="00E440E4" w:rsidRDefault="002454BA" w:rsidP="002454BA">
      <w:pPr>
        <w:jc w:val="center"/>
        <w:rPr>
          <w:sz w:val="24"/>
          <w:szCs w:val="24"/>
        </w:rPr>
      </w:pPr>
      <w:bookmarkStart w:id="220" w:name="_Ref133685608"/>
      <w:bookmarkStart w:id="221" w:name="_Toc133340344"/>
      <w:r w:rsidRPr="002454BA">
        <w:rPr>
          <w:sz w:val="24"/>
          <w:szCs w:val="24"/>
        </w:rPr>
        <w:t xml:space="preserve">Tabel </w:t>
      </w:r>
      <w:r w:rsidRPr="002454BA">
        <w:rPr>
          <w:sz w:val="24"/>
          <w:szCs w:val="24"/>
        </w:rPr>
        <w:fldChar w:fldCharType="begin"/>
      </w:r>
      <w:r w:rsidRPr="002454BA">
        <w:rPr>
          <w:sz w:val="24"/>
          <w:szCs w:val="24"/>
        </w:rPr>
        <w:instrText xml:space="preserve"> SEQ Tabel \* ARABIC </w:instrText>
      </w:r>
      <w:r w:rsidRPr="002454BA">
        <w:rPr>
          <w:sz w:val="24"/>
          <w:szCs w:val="24"/>
        </w:rPr>
        <w:fldChar w:fldCharType="separate"/>
      </w:r>
      <w:r>
        <w:rPr>
          <w:noProof/>
          <w:sz w:val="24"/>
          <w:szCs w:val="24"/>
        </w:rPr>
        <w:t>9</w:t>
      </w:r>
      <w:r w:rsidRPr="002454BA">
        <w:rPr>
          <w:sz w:val="24"/>
          <w:szCs w:val="24"/>
        </w:rPr>
        <w:fldChar w:fldCharType="end"/>
      </w:r>
      <w:bookmarkEnd w:id="220"/>
      <w:r w:rsidRPr="002454BA">
        <w:rPr>
          <w:sz w:val="24"/>
          <w:szCs w:val="24"/>
        </w:rPr>
        <w:t xml:space="preserve"> Compararea timpilor pentru modelul cu 6 cuvinte de activare</w:t>
      </w:r>
      <w:bookmarkEnd w:id="221"/>
    </w:p>
    <w:p w14:paraId="7889EDDD" w14:textId="77777777" w:rsidR="002454BA" w:rsidRPr="002454BA" w:rsidRDefault="002454BA" w:rsidP="002454BA">
      <w:pPr>
        <w:jc w:val="center"/>
        <w:rPr>
          <w:sz w:val="24"/>
          <w:szCs w:val="24"/>
        </w:rPr>
      </w:pPr>
    </w:p>
    <w:tbl>
      <w:tblPr>
        <w:tblStyle w:val="Tabelgril"/>
        <w:tblW w:w="9580" w:type="dxa"/>
        <w:tblLook w:val="04A0" w:firstRow="1" w:lastRow="0" w:firstColumn="1" w:lastColumn="0" w:noHBand="0" w:noVBand="1"/>
      </w:tblPr>
      <w:tblGrid>
        <w:gridCol w:w="2660"/>
        <w:gridCol w:w="3118"/>
        <w:gridCol w:w="3802"/>
      </w:tblGrid>
      <w:tr w:rsidR="00E440E4" w:rsidRPr="00E440E4" w14:paraId="49327525" w14:textId="77777777" w:rsidTr="00E440E4">
        <w:tc>
          <w:tcPr>
            <w:tcW w:w="2660" w:type="dxa"/>
            <w:hideMark/>
          </w:tcPr>
          <w:p w14:paraId="060C6F2A" w14:textId="7716BFEA" w:rsidR="00E440E4" w:rsidRPr="00E440E4" w:rsidRDefault="00E440E4" w:rsidP="00E440E4">
            <w:pPr>
              <w:spacing w:line="259" w:lineRule="auto"/>
              <w:rPr>
                <w:szCs w:val="28"/>
              </w:rPr>
            </w:pPr>
            <w:r w:rsidRPr="00E440E4">
              <w:rPr>
                <w:b/>
                <w:bCs/>
                <w:szCs w:val="28"/>
                <w:lang w:val="en-US"/>
              </w:rPr>
              <w:t>Arhitectură</w:t>
            </w:r>
          </w:p>
        </w:tc>
        <w:tc>
          <w:tcPr>
            <w:tcW w:w="3118" w:type="dxa"/>
            <w:hideMark/>
          </w:tcPr>
          <w:p w14:paraId="26115FAC" w14:textId="4CFB0664" w:rsidR="00E440E4" w:rsidRPr="00E440E4" w:rsidRDefault="00E440E4" w:rsidP="00E440E4">
            <w:pPr>
              <w:spacing w:line="259" w:lineRule="auto"/>
              <w:rPr>
                <w:szCs w:val="28"/>
              </w:rPr>
            </w:pPr>
            <w:r w:rsidRPr="00E440E4">
              <w:rPr>
                <w:b/>
                <w:bCs/>
                <w:szCs w:val="28"/>
                <w:lang w:val="en-US"/>
              </w:rPr>
              <w:t xml:space="preserve"> Dimensiune model TF</w:t>
            </w:r>
          </w:p>
        </w:tc>
        <w:tc>
          <w:tcPr>
            <w:tcW w:w="3802" w:type="dxa"/>
            <w:hideMark/>
          </w:tcPr>
          <w:p w14:paraId="039012EB" w14:textId="01468846" w:rsidR="00E440E4" w:rsidRPr="00E440E4" w:rsidRDefault="00E440E4" w:rsidP="00E440E4">
            <w:pPr>
              <w:spacing w:line="259" w:lineRule="auto"/>
              <w:rPr>
                <w:b/>
                <w:bCs/>
                <w:szCs w:val="28"/>
              </w:rPr>
            </w:pPr>
            <w:r w:rsidRPr="00E440E4">
              <w:rPr>
                <w:b/>
                <w:bCs/>
                <w:szCs w:val="28"/>
              </w:rPr>
              <w:t>Dimensiune</w:t>
            </w:r>
            <w:r>
              <w:rPr>
                <w:b/>
                <w:bCs/>
                <w:szCs w:val="28"/>
              </w:rPr>
              <w:t xml:space="preserve"> </w:t>
            </w:r>
            <w:r w:rsidRPr="00E440E4">
              <w:rPr>
                <w:b/>
                <w:bCs/>
                <w:szCs w:val="28"/>
              </w:rPr>
              <w:t>model TFLite</w:t>
            </w:r>
          </w:p>
        </w:tc>
      </w:tr>
      <w:tr w:rsidR="00E440E4" w:rsidRPr="00E440E4" w14:paraId="29AC6056" w14:textId="77777777" w:rsidTr="00E440E4">
        <w:tc>
          <w:tcPr>
            <w:tcW w:w="2660" w:type="dxa"/>
            <w:hideMark/>
          </w:tcPr>
          <w:p w14:paraId="2FC4F9FD" w14:textId="77777777" w:rsidR="00E440E4" w:rsidRPr="00E440E4" w:rsidRDefault="00E440E4" w:rsidP="00E440E4">
            <w:pPr>
              <w:spacing w:line="259" w:lineRule="auto"/>
              <w:rPr>
                <w:szCs w:val="28"/>
              </w:rPr>
            </w:pPr>
            <w:r w:rsidRPr="00E440E4">
              <w:rPr>
                <w:b/>
                <w:bCs/>
                <w:szCs w:val="28"/>
                <w:lang w:val="en-US"/>
              </w:rPr>
              <w:t>VGG16</w:t>
            </w:r>
          </w:p>
        </w:tc>
        <w:tc>
          <w:tcPr>
            <w:tcW w:w="3118" w:type="dxa"/>
            <w:hideMark/>
          </w:tcPr>
          <w:p w14:paraId="32B727D1" w14:textId="77777777" w:rsidR="00E440E4" w:rsidRPr="00E440E4" w:rsidRDefault="00E440E4" w:rsidP="00E440E4">
            <w:pPr>
              <w:spacing w:line="259" w:lineRule="auto"/>
              <w:rPr>
                <w:szCs w:val="28"/>
              </w:rPr>
            </w:pPr>
            <w:r w:rsidRPr="00E440E4">
              <w:rPr>
                <w:szCs w:val="28"/>
                <w:lang w:val="en-US"/>
              </w:rPr>
              <w:t> </w:t>
            </w:r>
            <w:r w:rsidRPr="00E440E4">
              <w:rPr>
                <w:szCs w:val="28"/>
              </w:rPr>
              <w:t>117 MB</w:t>
            </w:r>
          </w:p>
        </w:tc>
        <w:tc>
          <w:tcPr>
            <w:tcW w:w="3802" w:type="dxa"/>
            <w:hideMark/>
          </w:tcPr>
          <w:p w14:paraId="377F4CA6" w14:textId="77777777" w:rsidR="00E440E4" w:rsidRPr="00E440E4" w:rsidRDefault="00E440E4" w:rsidP="00E440E4">
            <w:pPr>
              <w:spacing w:line="259" w:lineRule="auto"/>
              <w:rPr>
                <w:szCs w:val="28"/>
              </w:rPr>
            </w:pPr>
            <w:r w:rsidRPr="00E440E4">
              <w:rPr>
                <w:szCs w:val="28"/>
                <w:lang w:val="en-US"/>
              </w:rPr>
              <w:t> </w:t>
            </w:r>
            <w:r w:rsidRPr="00E440E4">
              <w:rPr>
                <w:szCs w:val="28"/>
              </w:rPr>
              <w:t>58 MB</w:t>
            </w:r>
          </w:p>
        </w:tc>
      </w:tr>
      <w:tr w:rsidR="00E440E4" w:rsidRPr="00E440E4" w14:paraId="5141F016" w14:textId="77777777" w:rsidTr="00E440E4">
        <w:tc>
          <w:tcPr>
            <w:tcW w:w="2660" w:type="dxa"/>
            <w:hideMark/>
          </w:tcPr>
          <w:p w14:paraId="54F88986" w14:textId="77777777" w:rsidR="00E440E4" w:rsidRPr="00E440E4" w:rsidRDefault="00E440E4" w:rsidP="00E440E4">
            <w:pPr>
              <w:spacing w:line="259" w:lineRule="auto"/>
              <w:rPr>
                <w:szCs w:val="28"/>
              </w:rPr>
            </w:pPr>
            <w:r w:rsidRPr="00E440E4">
              <w:rPr>
                <w:b/>
                <w:bCs/>
                <w:szCs w:val="28"/>
                <w:lang w:val="en-US"/>
              </w:rPr>
              <w:t>AlexNet</w:t>
            </w:r>
          </w:p>
        </w:tc>
        <w:tc>
          <w:tcPr>
            <w:tcW w:w="3118" w:type="dxa"/>
            <w:hideMark/>
          </w:tcPr>
          <w:p w14:paraId="5DC0C20E" w14:textId="77777777" w:rsidR="00E440E4" w:rsidRPr="00E440E4" w:rsidRDefault="00E440E4" w:rsidP="00E440E4">
            <w:pPr>
              <w:spacing w:line="259" w:lineRule="auto"/>
              <w:rPr>
                <w:szCs w:val="28"/>
              </w:rPr>
            </w:pPr>
            <w:r w:rsidRPr="00E440E4">
              <w:rPr>
                <w:szCs w:val="28"/>
                <w:lang w:val="en-US"/>
              </w:rPr>
              <w:t> </w:t>
            </w:r>
            <w:r w:rsidRPr="00E440E4">
              <w:rPr>
                <w:szCs w:val="28"/>
              </w:rPr>
              <w:t>65 MB</w:t>
            </w:r>
          </w:p>
        </w:tc>
        <w:tc>
          <w:tcPr>
            <w:tcW w:w="3802" w:type="dxa"/>
            <w:hideMark/>
          </w:tcPr>
          <w:p w14:paraId="46E16DE6" w14:textId="77777777" w:rsidR="00E440E4" w:rsidRPr="00E440E4" w:rsidRDefault="00E440E4" w:rsidP="00E440E4">
            <w:pPr>
              <w:spacing w:line="259" w:lineRule="auto"/>
              <w:rPr>
                <w:szCs w:val="28"/>
              </w:rPr>
            </w:pPr>
            <w:r w:rsidRPr="00E440E4">
              <w:rPr>
                <w:szCs w:val="28"/>
                <w:lang w:val="en-US"/>
              </w:rPr>
              <w:t> </w:t>
            </w:r>
            <w:r w:rsidRPr="00E440E4">
              <w:rPr>
                <w:szCs w:val="28"/>
              </w:rPr>
              <w:t>21 MB</w:t>
            </w:r>
          </w:p>
        </w:tc>
      </w:tr>
      <w:tr w:rsidR="00E440E4" w:rsidRPr="00E440E4" w14:paraId="6B533E32" w14:textId="77777777" w:rsidTr="00E440E4">
        <w:tc>
          <w:tcPr>
            <w:tcW w:w="2660" w:type="dxa"/>
            <w:hideMark/>
          </w:tcPr>
          <w:p w14:paraId="69A46C88" w14:textId="77777777" w:rsidR="00E440E4" w:rsidRPr="00E440E4" w:rsidRDefault="00E440E4" w:rsidP="00E440E4">
            <w:pPr>
              <w:spacing w:line="259" w:lineRule="auto"/>
              <w:rPr>
                <w:szCs w:val="28"/>
              </w:rPr>
            </w:pPr>
            <w:r w:rsidRPr="00E440E4">
              <w:rPr>
                <w:b/>
                <w:bCs/>
                <w:szCs w:val="28"/>
                <w:lang w:val="en-US"/>
              </w:rPr>
              <w:t>SqueezeNet</w:t>
            </w:r>
          </w:p>
        </w:tc>
        <w:tc>
          <w:tcPr>
            <w:tcW w:w="3118" w:type="dxa"/>
            <w:hideMark/>
          </w:tcPr>
          <w:p w14:paraId="63E496DD" w14:textId="77777777" w:rsidR="00E440E4" w:rsidRPr="00E440E4" w:rsidRDefault="00E440E4" w:rsidP="00E440E4">
            <w:pPr>
              <w:spacing w:line="259" w:lineRule="auto"/>
              <w:rPr>
                <w:szCs w:val="28"/>
              </w:rPr>
            </w:pPr>
            <w:r w:rsidRPr="00E440E4">
              <w:rPr>
                <w:szCs w:val="28"/>
                <w:lang w:val="en-US"/>
              </w:rPr>
              <w:t> </w:t>
            </w:r>
            <w:r w:rsidRPr="00E440E4">
              <w:rPr>
                <w:szCs w:val="28"/>
              </w:rPr>
              <w:t>2 MB</w:t>
            </w:r>
          </w:p>
        </w:tc>
        <w:tc>
          <w:tcPr>
            <w:tcW w:w="3802" w:type="dxa"/>
            <w:hideMark/>
          </w:tcPr>
          <w:p w14:paraId="537C86FB" w14:textId="77777777" w:rsidR="00E440E4" w:rsidRPr="00E440E4" w:rsidRDefault="00E440E4" w:rsidP="002454BA">
            <w:pPr>
              <w:keepNext/>
              <w:spacing w:line="259" w:lineRule="auto"/>
              <w:rPr>
                <w:szCs w:val="28"/>
              </w:rPr>
            </w:pPr>
            <w:r w:rsidRPr="00E440E4">
              <w:rPr>
                <w:b/>
                <w:bCs/>
                <w:szCs w:val="28"/>
              </w:rPr>
              <w:t>485 kB</w:t>
            </w:r>
          </w:p>
        </w:tc>
      </w:tr>
    </w:tbl>
    <w:p w14:paraId="7091AE46" w14:textId="67814128" w:rsidR="00E440E4" w:rsidRDefault="002454BA" w:rsidP="002454BA">
      <w:pPr>
        <w:jc w:val="center"/>
        <w:rPr>
          <w:sz w:val="24"/>
          <w:szCs w:val="24"/>
        </w:rPr>
      </w:pPr>
      <w:bookmarkStart w:id="222" w:name="_Ref133685610"/>
      <w:bookmarkStart w:id="223" w:name="_Toc133340345"/>
      <w:r w:rsidRPr="002454BA">
        <w:rPr>
          <w:sz w:val="24"/>
          <w:szCs w:val="24"/>
        </w:rPr>
        <w:t xml:space="preserve">Tabel </w:t>
      </w:r>
      <w:r w:rsidRPr="002454BA">
        <w:rPr>
          <w:sz w:val="24"/>
          <w:szCs w:val="24"/>
        </w:rPr>
        <w:fldChar w:fldCharType="begin"/>
      </w:r>
      <w:r w:rsidRPr="002454BA">
        <w:rPr>
          <w:sz w:val="24"/>
          <w:szCs w:val="24"/>
        </w:rPr>
        <w:instrText xml:space="preserve"> SEQ Tabel \* ARABIC </w:instrText>
      </w:r>
      <w:r w:rsidRPr="002454BA">
        <w:rPr>
          <w:sz w:val="24"/>
          <w:szCs w:val="24"/>
        </w:rPr>
        <w:fldChar w:fldCharType="separate"/>
      </w:r>
      <w:r>
        <w:rPr>
          <w:noProof/>
          <w:sz w:val="24"/>
          <w:szCs w:val="24"/>
        </w:rPr>
        <w:t>10</w:t>
      </w:r>
      <w:r w:rsidRPr="002454BA">
        <w:rPr>
          <w:sz w:val="24"/>
          <w:szCs w:val="24"/>
        </w:rPr>
        <w:fldChar w:fldCharType="end"/>
      </w:r>
      <w:bookmarkEnd w:id="222"/>
      <w:r w:rsidRPr="002454BA">
        <w:rPr>
          <w:sz w:val="24"/>
          <w:szCs w:val="24"/>
        </w:rPr>
        <w:t xml:space="preserve"> Comparația dimensiunilor modelelor cu 6 cuvinte de activare</w:t>
      </w:r>
      <w:bookmarkEnd w:id="223"/>
    </w:p>
    <w:p w14:paraId="56733007" w14:textId="77777777" w:rsidR="002454BA" w:rsidRPr="002454BA" w:rsidRDefault="002454BA" w:rsidP="002454BA">
      <w:pPr>
        <w:jc w:val="center"/>
        <w:rPr>
          <w:sz w:val="24"/>
          <w:szCs w:val="24"/>
        </w:rPr>
      </w:pPr>
    </w:p>
    <w:tbl>
      <w:tblPr>
        <w:tblStyle w:val="Tabelgril"/>
        <w:tblW w:w="9606" w:type="dxa"/>
        <w:tblLook w:val="04A0" w:firstRow="1" w:lastRow="0" w:firstColumn="1" w:lastColumn="0" w:noHBand="0" w:noVBand="1"/>
      </w:tblPr>
      <w:tblGrid>
        <w:gridCol w:w="2166"/>
        <w:gridCol w:w="5172"/>
        <w:gridCol w:w="2268"/>
      </w:tblGrid>
      <w:tr w:rsidR="00E440E4" w:rsidRPr="00E440E4" w14:paraId="648DF498" w14:textId="77777777" w:rsidTr="002454BA">
        <w:trPr>
          <w:trHeight w:val="266"/>
        </w:trPr>
        <w:tc>
          <w:tcPr>
            <w:tcW w:w="2166" w:type="dxa"/>
            <w:hideMark/>
          </w:tcPr>
          <w:p w14:paraId="2B56CFD0" w14:textId="064A7794" w:rsidR="00E440E4" w:rsidRPr="00E440E4" w:rsidRDefault="00E440E4" w:rsidP="00E440E4">
            <w:pPr>
              <w:spacing w:line="259" w:lineRule="auto"/>
              <w:rPr>
                <w:szCs w:val="28"/>
              </w:rPr>
            </w:pPr>
            <w:r w:rsidRPr="00E440E4">
              <w:rPr>
                <w:b/>
                <w:bCs/>
                <w:szCs w:val="28"/>
              </w:rPr>
              <w:t> Arhitectur</w:t>
            </w:r>
            <w:r>
              <w:rPr>
                <w:b/>
                <w:bCs/>
                <w:szCs w:val="28"/>
              </w:rPr>
              <w:t>ă</w:t>
            </w:r>
          </w:p>
        </w:tc>
        <w:tc>
          <w:tcPr>
            <w:tcW w:w="5172" w:type="dxa"/>
            <w:hideMark/>
          </w:tcPr>
          <w:p w14:paraId="3C6F23F2" w14:textId="3C9F87C0" w:rsidR="00E440E4" w:rsidRPr="00E440E4" w:rsidRDefault="00E440E4" w:rsidP="00E440E4">
            <w:pPr>
              <w:spacing w:line="259" w:lineRule="auto"/>
              <w:rPr>
                <w:szCs w:val="28"/>
              </w:rPr>
            </w:pPr>
            <w:r w:rsidRPr="00E440E4">
              <w:rPr>
                <w:b/>
                <w:bCs/>
                <w:szCs w:val="28"/>
              </w:rPr>
              <w:t>CPU</w:t>
            </w:r>
            <w:r>
              <w:rPr>
                <w:b/>
                <w:bCs/>
                <w:szCs w:val="28"/>
              </w:rPr>
              <w:t xml:space="preserve"> (%) </w:t>
            </w:r>
            <w:r w:rsidRPr="00E440E4">
              <w:rPr>
                <w:b/>
                <w:bCs/>
                <w:szCs w:val="28"/>
              </w:rPr>
              <w:t xml:space="preserve"> Raspberry Pi</w:t>
            </w:r>
            <w:r>
              <w:rPr>
                <w:b/>
                <w:bCs/>
                <w:szCs w:val="28"/>
              </w:rPr>
              <w:t xml:space="preserve"> </w:t>
            </w:r>
            <w:r w:rsidRPr="00E440E4">
              <w:rPr>
                <w:b/>
                <w:bCs/>
                <w:szCs w:val="28"/>
              </w:rPr>
              <w:t>– quad core</w:t>
            </w:r>
          </w:p>
        </w:tc>
        <w:tc>
          <w:tcPr>
            <w:tcW w:w="2268" w:type="dxa"/>
            <w:hideMark/>
          </w:tcPr>
          <w:p w14:paraId="0EC2DC66" w14:textId="77777777" w:rsidR="00E440E4" w:rsidRPr="00E440E4" w:rsidRDefault="00E440E4" w:rsidP="00E440E4">
            <w:pPr>
              <w:spacing w:line="259" w:lineRule="auto"/>
              <w:rPr>
                <w:szCs w:val="28"/>
              </w:rPr>
            </w:pPr>
            <w:r w:rsidRPr="00E440E4">
              <w:rPr>
                <w:b/>
                <w:bCs/>
                <w:szCs w:val="28"/>
              </w:rPr>
              <w:t> RAM (%)</w:t>
            </w:r>
          </w:p>
        </w:tc>
      </w:tr>
      <w:tr w:rsidR="00E440E4" w:rsidRPr="00E440E4" w14:paraId="10E55024" w14:textId="77777777" w:rsidTr="002454BA">
        <w:trPr>
          <w:trHeight w:val="266"/>
        </w:trPr>
        <w:tc>
          <w:tcPr>
            <w:tcW w:w="2166" w:type="dxa"/>
            <w:hideMark/>
          </w:tcPr>
          <w:p w14:paraId="34ED4642" w14:textId="77777777" w:rsidR="00E440E4" w:rsidRPr="00E440E4" w:rsidRDefault="00E440E4" w:rsidP="00E440E4">
            <w:pPr>
              <w:spacing w:line="259" w:lineRule="auto"/>
              <w:rPr>
                <w:b/>
                <w:bCs/>
                <w:szCs w:val="28"/>
              </w:rPr>
            </w:pPr>
            <w:r w:rsidRPr="00E440E4">
              <w:rPr>
                <w:b/>
                <w:bCs/>
                <w:szCs w:val="28"/>
              </w:rPr>
              <w:t> VGG16</w:t>
            </w:r>
          </w:p>
        </w:tc>
        <w:tc>
          <w:tcPr>
            <w:tcW w:w="5172" w:type="dxa"/>
            <w:hideMark/>
          </w:tcPr>
          <w:p w14:paraId="0DAD200E" w14:textId="77777777" w:rsidR="00E440E4" w:rsidRPr="00E440E4" w:rsidRDefault="00E440E4" w:rsidP="00E440E4">
            <w:pPr>
              <w:spacing w:line="259" w:lineRule="auto"/>
              <w:rPr>
                <w:szCs w:val="28"/>
              </w:rPr>
            </w:pPr>
            <w:r w:rsidRPr="00E440E4">
              <w:rPr>
                <w:szCs w:val="28"/>
              </w:rPr>
              <w:t> 125</w:t>
            </w:r>
          </w:p>
        </w:tc>
        <w:tc>
          <w:tcPr>
            <w:tcW w:w="2268" w:type="dxa"/>
            <w:hideMark/>
          </w:tcPr>
          <w:p w14:paraId="45B376E7" w14:textId="77777777" w:rsidR="00E440E4" w:rsidRPr="00E440E4" w:rsidRDefault="00E440E4" w:rsidP="00E440E4">
            <w:pPr>
              <w:spacing w:line="259" w:lineRule="auto"/>
              <w:rPr>
                <w:szCs w:val="28"/>
              </w:rPr>
            </w:pPr>
            <w:r w:rsidRPr="00E440E4">
              <w:rPr>
                <w:szCs w:val="28"/>
              </w:rPr>
              <w:t> 5.6</w:t>
            </w:r>
          </w:p>
        </w:tc>
      </w:tr>
      <w:tr w:rsidR="00E440E4" w:rsidRPr="00E440E4" w14:paraId="09314769" w14:textId="77777777" w:rsidTr="002454BA">
        <w:trPr>
          <w:trHeight w:val="266"/>
        </w:trPr>
        <w:tc>
          <w:tcPr>
            <w:tcW w:w="2166" w:type="dxa"/>
            <w:hideMark/>
          </w:tcPr>
          <w:p w14:paraId="48402ED9" w14:textId="77777777" w:rsidR="00E440E4" w:rsidRPr="00E440E4" w:rsidRDefault="00E440E4" w:rsidP="00E440E4">
            <w:pPr>
              <w:spacing w:line="259" w:lineRule="auto"/>
              <w:rPr>
                <w:szCs w:val="28"/>
              </w:rPr>
            </w:pPr>
            <w:r w:rsidRPr="00E440E4">
              <w:rPr>
                <w:b/>
                <w:bCs/>
                <w:szCs w:val="28"/>
              </w:rPr>
              <w:t> AlexNet</w:t>
            </w:r>
          </w:p>
        </w:tc>
        <w:tc>
          <w:tcPr>
            <w:tcW w:w="5172" w:type="dxa"/>
            <w:hideMark/>
          </w:tcPr>
          <w:p w14:paraId="61521665" w14:textId="77777777" w:rsidR="00E440E4" w:rsidRPr="00E440E4" w:rsidRDefault="00E440E4" w:rsidP="00E440E4">
            <w:pPr>
              <w:spacing w:line="259" w:lineRule="auto"/>
              <w:rPr>
                <w:szCs w:val="28"/>
              </w:rPr>
            </w:pPr>
            <w:r w:rsidRPr="00E440E4">
              <w:rPr>
                <w:szCs w:val="28"/>
              </w:rPr>
              <w:t> 106</w:t>
            </w:r>
          </w:p>
        </w:tc>
        <w:tc>
          <w:tcPr>
            <w:tcW w:w="2268" w:type="dxa"/>
            <w:hideMark/>
          </w:tcPr>
          <w:p w14:paraId="2531F92F" w14:textId="77777777" w:rsidR="00E440E4" w:rsidRPr="00E440E4" w:rsidRDefault="00E440E4" w:rsidP="00E440E4">
            <w:pPr>
              <w:spacing w:line="259" w:lineRule="auto"/>
              <w:rPr>
                <w:szCs w:val="28"/>
              </w:rPr>
            </w:pPr>
            <w:r w:rsidRPr="00E440E4">
              <w:rPr>
                <w:szCs w:val="28"/>
              </w:rPr>
              <w:t> 3.5</w:t>
            </w:r>
          </w:p>
        </w:tc>
      </w:tr>
      <w:tr w:rsidR="00E440E4" w:rsidRPr="00E440E4" w14:paraId="39DC1098" w14:textId="77777777" w:rsidTr="002454BA">
        <w:trPr>
          <w:trHeight w:val="266"/>
        </w:trPr>
        <w:tc>
          <w:tcPr>
            <w:tcW w:w="2166" w:type="dxa"/>
            <w:hideMark/>
          </w:tcPr>
          <w:p w14:paraId="428D37A0" w14:textId="77777777" w:rsidR="00E440E4" w:rsidRPr="00E440E4" w:rsidRDefault="00E440E4" w:rsidP="00E440E4">
            <w:pPr>
              <w:spacing w:line="259" w:lineRule="auto"/>
            </w:pPr>
            <w:r w:rsidRPr="00E440E4">
              <w:rPr>
                <w:b/>
                <w:bCs/>
              </w:rPr>
              <w:t> SqueezeNet</w:t>
            </w:r>
          </w:p>
        </w:tc>
        <w:tc>
          <w:tcPr>
            <w:tcW w:w="5172" w:type="dxa"/>
            <w:hideMark/>
          </w:tcPr>
          <w:p w14:paraId="3E9BBC9B" w14:textId="77777777" w:rsidR="00E440E4" w:rsidRPr="00E440E4" w:rsidRDefault="00E440E4" w:rsidP="00E440E4">
            <w:pPr>
              <w:spacing w:line="259" w:lineRule="auto"/>
            </w:pPr>
            <w:r w:rsidRPr="00E440E4">
              <w:t> 101</w:t>
            </w:r>
          </w:p>
        </w:tc>
        <w:tc>
          <w:tcPr>
            <w:tcW w:w="2268" w:type="dxa"/>
            <w:hideMark/>
          </w:tcPr>
          <w:p w14:paraId="779F6B16" w14:textId="77777777" w:rsidR="00E440E4" w:rsidRPr="00E440E4" w:rsidRDefault="00E440E4" w:rsidP="002454BA">
            <w:pPr>
              <w:keepNext/>
              <w:spacing w:line="259" w:lineRule="auto"/>
            </w:pPr>
            <w:r w:rsidRPr="00E440E4">
              <w:t xml:space="preserve"> 2.4</w:t>
            </w:r>
          </w:p>
        </w:tc>
      </w:tr>
    </w:tbl>
    <w:p w14:paraId="63C597AA" w14:textId="3DED622E" w:rsidR="007F7455" w:rsidRPr="002454BA" w:rsidRDefault="002454BA" w:rsidP="002454BA">
      <w:pPr>
        <w:jc w:val="center"/>
        <w:rPr>
          <w:sz w:val="24"/>
          <w:szCs w:val="24"/>
        </w:rPr>
      </w:pPr>
      <w:bookmarkStart w:id="224" w:name="_Ref133685830"/>
      <w:bookmarkStart w:id="225" w:name="_Toc133340346"/>
      <w:r w:rsidRPr="002454BA">
        <w:rPr>
          <w:sz w:val="24"/>
          <w:szCs w:val="24"/>
        </w:rPr>
        <w:t xml:space="preserve">Tabel </w:t>
      </w:r>
      <w:r w:rsidRPr="002454BA">
        <w:rPr>
          <w:sz w:val="24"/>
          <w:szCs w:val="24"/>
        </w:rPr>
        <w:fldChar w:fldCharType="begin"/>
      </w:r>
      <w:r w:rsidRPr="002454BA">
        <w:rPr>
          <w:sz w:val="24"/>
          <w:szCs w:val="24"/>
        </w:rPr>
        <w:instrText xml:space="preserve"> SEQ Tabel \* ARABIC </w:instrText>
      </w:r>
      <w:r w:rsidRPr="002454BA">
        <w:rPr>
          <w:sz w:val="24"/>
          <w:szCs w:val="24"/>
        </w:rPr>
        <w:fldChar w:fldCharType="separate"/>
      </w:r>
      <w:r w:rsidRPr="002454BA">
        <w:rPr>
          <w:noProof/>
          <w:sz w:val="24"/>
          <w:szCs w:val="24"/>
        </w:rPr>
        <w:t>11</w:t>
      </w:r>
      <w:r w:rsidRPr="002454BA">
        <w:rPr>
          <w:sz w:val="24"/>
          <w:szCs w:val="24"/>
        </w:rPr>
        <w:fldChar w:fldCharType="end"/>
      </w:r>
      <w:bookmarkEnd w:id="224"/>
      <w:r w:rsidRPr="002454BA">
        <w:rPr>
          <w:sz w:val="24"/>
          <w:szCs w:val="24"/>
        </w:rPr>
        <w:t xml:space="preserve"> Performanța pe Raspberry Pi a modelelor cu 6 cuvinte de activare</w:t>
      </w:r>
      <w:bookmarkEnd w:id="225"/>
    </w:p>
    <w:p w14:paraId="5523EE46" w14:textId="77777777" w:rsidR="000D1A7D" w:rsidRDefault="000D1A7D" w:rsidP="007F7455"/>
    <w:p w14:paraId="09A5D34C" w14:textId="77777777" w:rsidR="003365DF" w:rsidRDefault="003365DF" w:rsidP="003365DF">
      <w:pPr>
        <w:ind w:firstLine="708"/>
        <w:rPr>
          <w:lang w:val="en-US"/>
        </w:rPr>
      </w:pPr>
      <w:r w:rsidRPr="00566E35">
        <w:rPr>
          <w:lang w:val="en-US"/>
        </w:rPr>
        <w:t>Un lucru important de luat în considerare atunci când se proiectează un sistem care procesează date vizuale sau audio este posibilitatea implicațiilor etice și legale legate de confidențialitatea utilizatorului. Spre deosebire de asistenții virtuali inteligenți precum Siri, Alexa, Google Assistant, sistemul propus nu trimite nicio informație la internet, iar toate procesările se fac pe dispozitivul utilizatorului. Mai mult, după cum se poate observ</w:t>
      </w:r>
      <w:r>
        <w:rPr>
          <w:lang w:val="en-US"/>
        </w:rPr>
        <w:t>a</w:t>
      </w:r>
      <w:r w:rsidRPr="00566E35">
        <w:rPr>
          <w:lang w:val="en-US"/>
        </w:rPr>
        <w:t xml:space="preserve"> din codul sursă, software-ul în discuție înregistrează doar ferestre de jumătate de secundă care sunt continuu suprascrise. Prin urmare, fiecare înregistrare audio are o durata de jumătate de secundă și o durat</w:t>
      </w:r>
      <w:r>
        <w:rPr>
          <w:lang w:val="en-US"/>
        </w:rPr>
        <w:t>ă</w:t>
      </w:r>
      <w:r w:rsidRPr="00566E35">
        <w:rPr>
          <w:lang w:val="en-US"/>
        </w:rPr>
        <w:t xml:space="preserve"> de viață totală de o secundă, ceea ce face imposibil c</w:t>
      </w:r>
      <w:r>
        <w:rPr>
          <w:lang w:val="en-US"/>
        </w:rPr>
        <w:t>a</w:t>
      </w:r>
      <w:r w:rsidRPr="00566E35">
        <w:rPr>
          <w:lang w:val="en-US"/>
        </w:rPr>
        <w:t xml:space="preserve"> utilizatorii să fie victime ale furtului de informații sensibile.</w:t>
      </w:r>
    </w:p>
    <w:p w14:paraId="6C5FF931" w14:textId="097A5797" w:rsidR="00D645A9" w:rsidRDefault="008E448F" w:rsidP="00BB53A3">
      <w:pPr>
        <w:rPr>
          <w:sz w:val="24"/>
          <w:szCs w:val="24"/>
          <w:lang w:val="en-US"/>
        </w:rPr>
      </w:pPr>
      <w:r>
        <w:rPr>
          <w:noProof/>
        </w:rPr>
        <w:lastRenderedPageBreak/>
        <w:drawing>
          <wp:inline distT="0" distB="0" distL="0" distR="0" wp14:anchorId="2152F98C" wp14:editId="6EFA0AB9">
            <wp:extent cx="5943600" cy="6574155"/>
            <wp:effectExtent l="0" t="0" r="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6574155"/>
                    </a:xfrm>
                    <a:prstGeom prst="rect">
                      <a:avLst/>
                    </a:prstGeom>
                    <a:noFill/>
                    <a:ln>
                      <a:noFill/>
                    </a:ln>
                  </pic:spPr>
                </pic:pic>
              </a:graphicData>
            </a:graphic>
          </wp:inline>
        </w:drawing>
      </w:r>
    </w:p>
    <w:p w14:paraId="357F036A" w14:textId="17FA4BD4" w:rsidR="008E448F" w:rsidRDefault="008E448F" w:rsidP="008E448F">
      <w:pPr>
        <w:jc w:val="center"/>
        <w:rPr>
          <w:sz w:val="24"/>
          <w:szCs w:val="24"/>
          <w:lang w:val="en-US"/>
        </w:rPr>
      </w:pPr>
      <w:r>
        <w:rPr>
          <w:noProof/>
        </w:rPr>
        <w:lastRenderedPageBreak/>
        <w:drawing>
          <wp:inline distT="0" distB="0" distL="0" distR="0" wp14:anchorId="591DF82F" wp14:editId="0725068E">
            <wp:extent cx="3733800" cy="8229600"/>
            <wp:effectExtent l="0" t="0" r="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33800" cy="8229600"/>
                    </a:xfrm>
                    <a:prstGeom prst="rect">
                      <a:avLst/>
                    </a:prstGeom>
                    <a:noFill/>
                    <a:ln>
                      <a:noFill/>
                    </a:ln>
                  </pic:spPr>
                </pic:pic>
              </a:graphicData>
            </a:graphic>
          </wp:inline>
        </w:drawing>
      </w:r>
    </w:p>
    <w:p w14:paraId="71FA30B6" w14:textId="1BE32D39" w:rsidR="00B353E4" w:rsidRDefault="00B353E4" w:rsidP="00B353E4">
      <w:pPr>
        <w:pStyle w:val="Titlu1"/>
        <w:rPr>
          <w:lang w:val="en-US"/>
        </w:rPr>
      </w:pPr>
      <w:bookmarkStart w:id="226" w:name="_Toc133689332"/>
      <w:r>
        <w:rPr>
          <w:lang w:val="en-US"/>
        </w:rPr>
        <w:lastRenderedPageBreak/>
        <w:t>Concluzii</w:t>
      </w:r>
      <w:bookmarkEnd w:id="226"/>
      <w:r w:rsidR="00DB23DC">
        <w:rPr>
          <w:lang w:val="en-US"/>
        </w:rPr>
        <w:t xml:space="preserve"> și direcții viitoare de cercetare</w:t>
      </w:r>
    </w:p>
    <w:p w14:paraId="4FAE8464" w14:textId="46425AB2" w:rsidR="000F00B9" w:rsidRDefault="000F00B9" w:rsidP="000F00B9">
      <w:pPr>
        <w:ind w:firstLine="708"/>
        <w:rPr>
          <w:szCs w:val="28"/>
        </w:rPr>
      </w:pPr>
      <w:r w:rsidRPr="000F00B9">
        <w:rPr>
          <w:szCs w:val="28"/>
        </w:rPr>
        <w:t xml:space="preserve">Rezultatele acestei lucrări arată că rețelele de învățare profundă pot fi dezvoltate cu succes pentru o gamă largă de sarcini, inclusiv aplicații cu consum redus și dispozitive portabile. Este important să găsim compromisul potrivit între performanța rețelei și costul de calcul și să ne asigurăm că setul de date utilizat pentru </w:t>
      </w:r>
      <w:r>
        <w:rPr>
          <w:szCs w:val="28"/>
        </w:rPr>
        <w:t>antrenare</w:t>
      </w:r>
      <w:r w:rsidRPr="000F00B9">
        <w:rPr>
          <w:szCs w:val="28"/>
        </w:rPr>
        <w:t xml:space="preserve"> și validare este reprezentativ, divers</w:t>
      </w:r>
      <w:r>
        <w:rPr>
          <w:szCs w:val="28"/>
        </w:rPr>
        <w:t>ificat</w:t>
      </w:r>
      <w:r w:rsidRPr="000F00B9">
        <w:rPr>
          <w:szCs w:val="28"/>
        </w:rPr>
        <w:t xml:space="preserve"> și de dimensiune adecvată.</w:t>
      </w:r>
    </w:p>
    <w:p w14:paraId="7A9E471C" w14:textId="456A81E9" w:rsidR="00F21738" w:rsidRPr="00F21738" w:rsidRDefault="00F21738" w:rsidP="000F00B9">
      <w:pPr>
        <w:ind w:firstLine="708"/>
        <w:rPr>
          <w:szCs w:val="28"/>
          <w:lang w:val="ro-MD"/>
        </w:rPr>
      </w:pPr>
      <w:r>
        <w:t xml:space="preserve">O direcție viitoare de dezvoltare poate presupune </w:t>
      </w:r>
      <w:r>
        <w:rPr>
          <w:lang w:val="ro-MD"/>
        </w:rPr>
        <w:t>îmbunătățirea uneia dintre cele trei arhitecturi și realizarea unui set de date de cuvinte în limba română ce va fi folosit pentru a antrena modele ce vor fi folosite în automatizarea aprinderii unui bec inteligent și modificarea intensității și culorii acestuia.</w:t>
      </w:r>
    </w:p>
    <w:p w14:paraId="731C1947" w14:textId="77777777" w:rsidR="00566E35" w:rsidRPr="00566E35" w:rsidRDefault="00566E35" w:rsidP="00566E35">
      <w:pPr>
        <w:ind w:firstLine="708"/>
        <w:rPr>
          <w:lang w:val="en-US"/>
        </w:rPr>
      </w:pPr>
    </w:p>
    <w:bookmarkStart w:id="227" w:name="_Toc133689333" w:displacedByCustomXml="next"/>
    <w:sdt>
      <w:sdtPr>
        <w:rPr>
          <w:rFonts w:eastAsiaTheme="minorHAnsi"/>
          <w:b w:val="0"/>
          <w:color w:val="auto"/>
          <w:sz w:val="28"/>
          <w:szCs w:val="26"/>
        </w:rPr>
        <w:id w:val="-2032641955"/>
        <w:docPartObj>
          <w:docPartGallery w:val="Bibliographies"/>
          <w:docPartUnique/>
        </w:docPartObj>
      </w:sdtPr>
      <w:sdtContent>
        <w:p w14:paraId="71A2EBB6" w14:textId="77777777" w:rsidR="000753A7" w:rsidRDefault="000753A7">
          <w:pPr>
            <w:pStyle w:val="Titlu1"/>
          </w:pPr>
          <w:r>
            <w:t>Bibliografie</w:t>
          </w:r>
          <w:bookmarkEnd w:id="227"/>
        </w:p>
        <w:sdt>
          <w:sdtPr>
            <w:id w:val="111145805"/>
            <w:bibliography/>
          </w:sdtPr>
          <w:sdtContent>
            <w:p w14:paraId="5CAA1FDE" w14:textId="77777777" w:rsidR="00183007" w:rsidRDefault="000753A7" w:rsidP="00E806B5">
              <w:pPr>
                <w:rPr>
                  <w:rFonts w:asciiTheme="minorHAnsi" w:hAnsiTheme="minorHAnsi" w:cstheme="minorBid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908"/>
              </w:tblGrid>
              <w:tr w:rsidR="00183007" w14:paraId="79B9CCB9" w14:textId="77777777">
                <w:trPr>
                  <w:divId w:val="1045568518"/>
                  <w:tblCellSpacing w:w="15" w:type="dxa"/>
                </w:trPr>
                <w:tc>
                  <w:tcPr>
                    <w:tcW w:w="50" w:type="pct"/>
                    <w:hideMark/>
                  </w:tcPr>
                  <w:p w14:paraId="2369CC2E" w14:textId="2AFA3AAF" w:rsidR="00183007" w:rsidRDefault="00183007">
                    <w:pPr>
                      <w:pStyle w:val="Bibliografie"/>
                      <w:rPr>
                        <w:noProof/>
                        <w:sz w:val="24"/>
                        <w:szCs w:val="24"/>
                      </w:rPr>
                    </w:pPr>
                    <w:r>
                      <w:rPr>
                        <w:noProof/>
                      </w:rPr>
                      <w:t xml:space="preserve">[1] </w:t>
                    </w:r>
                  </w:p>
                </w:tc>
                <w:tc>
                  <w:tcPr>
                    <w:tcW w:w="0" w:type="auto"/>
                    <w:hideMark/>
                  </w:tcPr>
                  <w:p w14:paraId="2CCAC379" w14:textId="77777777" w:rsidR="00183007" w:rsidRDefault="00183007">
                    <w:pPr>
                      <w:pStyle w:val="Bibliografie"/>
                      <w:rPr>
                        <w:noProof/>
                      </w:rPr>
                    </w:pPr>
                    <w:r>
                      <w:rPr>
                        <w:noProof/>
                      </w:rPr>
                      <w:t>„Wikipedia,” 2023 Martie 2023. [Interactiv]. Available: https://en.wikipedia.org/wiki/PuTTY. [Accesat 01 Aprilie 2023].</w:t>
                    </w:r>
                  </w:p>
                </w:tc>
              </w:tr>
              <w:tr w:rsidR="00183007" w14:paraId="267F3908" w14:textId="77777777">
                <w:trPr>
                  <w:divId w:val="1045568518"/>
                  <w:tblCellSpacing w:w="15" w:type="dxa"/>
                </w:trPr>
                <w:tc>
                  <w:tcPr>
                    <w:tcW w:w="50" w:type="pct"/>
                    <w:hideMark/>
                  </w:tcPr>
                  <w:p w14:paraId="67EFD841" w14:textId="77777777" w:rsidR="00183007" w:rsidRDefault="00183007">
                    <w:pPr>
                      <w:pStyle w:val="Bibliografie"/>
                      <w:rPr>
                        <w:noProof/>
                      </w:rPr>
                    </w:pPr>
                    <w:r>
                      <w:rPr>
                        <w:noProof/>
                      </w:rPr>
                      <w:t xml:space="preserve">[2] </w:t>
                    </w:r>
                  </w:p>
                </w:tc>
                <w:tc>
                  <w:tcPr>
                    <w:tcW w:w="0" w:type="auto"/>
                    <w:hideMark/>
                  </w:tcPr>
                  <w:p w14:paraId="774829F9" w14:textId="77777777" w:rsidR="00183007" w:rsidRDefault="00183007">
                    <w:pPr>
                      <w:pStyle w:val="Bibliografie"/>
                      <w:rPr>
                        <w:noProof/>
                      </w:rPr>
                    </w:pPr>
                    <w:r>
                      <w:rPr>
                        <w:noProof/>
                      </w:rPr>
                      <w:t>„WinSCP,” 23 Noiembrie 2019. [Interactiv]. Available: https://winscp.net/eng/docs/file_encryption. [Accesat 01 Aprilie 2023].</w:t>
                    </w:r>
                  </w:p>
                </w:tc>
              </w:tr>
              <w:tr w:rsidR="00183007" w14:paraId="334A692D" w14:textId="77777777">
                <w:trPr>
                  <w:divId w:val="1045568518"/>
                  <w:tblCellSpacing w:w="15" w:type="dxa"/>
                </w:trPr>
                <w:tc>
                  <w:tcPr>
                    <w:tcW w:w="50" w:type="pct"/>
                    <w:hideMark/>
                  </w:tcPr>
                  <w:p w14:paraId="79BBC03E" w14:textId="77777777" w:rsidR="00183007" w:rsidRDefault="00183007">
                    <w:pPr>
                      <w:pStyle w:val="Bibliografie"/>
                      <w:rPr>
                        <w:noProof/>
                      </w:rPr>
                    </w:pPr>
                    <w:r>
                      <w:rPr>
                        <w:noProof/>
                      </w:rPr>
                      <w:t xml:space="preserve">[3] </w:t>
                    </w:r>
                  </w:p>
                </w:tc>
                <w:tc>
                  <w:tcPr>
                    <w:tcW w:w="0" w:type="auto"/>
                    <w:hideMark/>
                  </w:tcPr>
                  <w:p w14:paraId="32CB10A5" w14:textId="77777777" w:rsidR="00183007" w:rsidRDefault="00183007">
                    <w:pPr>
                      <w:pStyle w:val="Bibliografie"/>
                      <w:rPr>
                        <w:noProof/>
                      </w:rPr>
                    </w:pPr>
                    <w:r>
                      <w:rPr>
                        <w:noProof/>
                      </w:rPr>
                      <w:t>L. Moroney, „Intro to Machine Learning (ML Zero to Hero - Part 1),” 30 August 2019. [Interactiv]. Available: https://www.youtube.com/watch?v=KNAWp2S3w94. [Accesat 25 Martie 2023].</w:t>
                    </w:r>
                  </w:p>
                </w:tc>
              </w:tr>
              <w:tr w:rsidR="00183007" w14:paraId="7FE3FD1A" w14:textId="77777777">
                <w:trPr>
                  <w:divId w:val="1045568518"/>
                  <w:tblCellSpacing w:w="15" w:type="dxa"/>
                </w:trPr>
                <w:tc>
                  <w:tcPr>
                    <w:tcW w:w="50" w:type="pct"/>
                    <w:hideMark/>
                  </w:tcPr>
                  <w:p w14:paraId="48B1B804" w14:textId="77777777" w:rsidR="00183007" w:rsidRDefault="00183007">
                    <w:pPr>
                      <w:pStyle w:val="Bibliografie"/>
                      <w:rPr>
                        <w:noProof/>
                      </w:rPr>
                    </w:pPr>
                    <w:r>
                      <w:rPr>
                        <w:noProof/>
                      </w:rPr>
                      <w:t xml:space="preserve">[4] </w:t>
                    </w:r>
                  </w:p>
                </w:tc>
                <w:tc>
                  <w:tcPr>
                    <w:tcW w:w="0" w:type="auto"/>
                    <w:hideMark/>
                  </w:tcPr>
                  <w:p w14:paraId="64ED5508" w14:textId="77777777" w:rsidR="00183007" w:rsidRDefault="00183007">
                    <w:pPr>
                      <w:pStyle w:val="Bibliografie"/>
                      <w:rPr>
                        <w:noProof/>
                      </w:rPr>
                    </w:pPr>
                    <w:r>
                      <w:rPr>
                        <w:noProof/>
                      </w:rPr>
                      <w:t>P. Warden, „Speech Commands: A Dataset for Limited-Vocabulary Speech Recognition,” 2018. [Interactiv]. Available: https://arxiv.org/pdf/1804.03209.pdf. [Accesat 2023].</w:t>
                    </w:r>
                  </w:p>
                </w:tc>
              </w:tr>
              <w:tr w:rsidR="00183007" w14:paraId="73EA31C4" w14:textId="77777777">
                <w:trPr>
                  <w:divId w:val="1045568518"/>
                  <w:tblCellSpacing w:w="15" w:type="dxa"/>
                </w:trPr>
                <w:tc>
                  <w:tcPr>
                    <w:tcW w:w="50" w:type="pct"/>
                    <w:hideMark/>
                  </w:tcPr>
                  <w:p w14:paraId="6871CF8B" w14:textId="77777777" w:rsidR="00183007" w:rsidRDefault="00183007">
                    <w:pPr>
                      <w:pStyle w:val="Bibliografie"/>
                      <w:rPr>
                        <w:noProof/>
                      </w:rPr>
                    </w:pPr>
                    <w:r>
                      <w:rPr>
                        <w:noProof/>
                      </w:rPr>
                      <w:t xml:space="preserve">[5] </w:t>
                    </w:r>
                  </w:p>
                </w:tc>
                <w:tc>
                  <w:tcPr>
                    <w:tcW w:w="0" w:type="auto"/>
                    <w:hideMark/>
                  </w:tcPr>
                  <w:p w14:paraId="7134067F" w14:textId="77777777" w:rsidR="00183007" w:rsidRDefault="00183007">
                    <w:pPr>
                      <w:pStyle w:val="Bibliografie"/>
                      <w:rPr>
                        <w:noProof/>
                      </w:rPr>
                    </w:pPr>
                    <w:r>
                      <w:rPr>
                        <w:noProof/>
                      </w:rPr>
                      <w:t>P. Antoniadis, „Baeldung,” 23 Martie 2023. [Interactiv]. Available: https://www.baeldung.com/cs/sigmoid-vs-tanh-functions.</w:t>
                    </w:r>
                  </w:p>
                </w:tc>
              </w:tr>
              <w:tr w:rsidR="00183007" w14:paraId="0549DAA9" w14:textId="77777777">
                <w:trPr>
                  <w:divId w:val="1045568518"/>
                  <w:tblCellSpacing w:w="15" w:type="dxa"/>
                </w:trPr>
                <w:tc>
                  <w:tcPr>
                    <w:tcW w:w="50" w:type="pct"/>
                    <w:hideMark/>
                  </w:tcPr>
                  <w:p w14:paraId="7A842150" w14:textId="77777777" w:rsidR="00183007" w:rsidRDefault="00183007">
                    <w:pPr>
                      <w:pStyle w:val="Bibliografie"/>
                      <w:rPr>
                        <w:noProof/>
                      </w:rPr>
                    </w:pPr>
                    <w:r>
                      <w:rPr>
                        <w:noProof/>
                      </w:rPr>
                      <w:t xml:space="preserve">[6] </w:t>
                    </w:r>
                  </w:p>
                </w:tc>
                <w:tc>
                  <w:tcPr>
                    <w:tcW w:w="0" w:type="auto"/>
                    <w:hideMark/>
                  </w:tcPr>
                  <w:p w14:paraId="39FEF6AB" w14:textId="77777777" w:rsidR="00183007" w:rsidRDefault="00183007">
                    <w:pPr>
                      <w:pStyle w:val="Bibliografie"/>
                      <w:rPr>
                        <w:noProof/>
                      </w:rPr>
                    </w:pPr>
                    <w:r>
                      <w:rPr>
                        <w:noProof/>
                      </w:rPr>
                      <w:t>N. Kumar, „The Professionals Point,” 06 Iunie 2019. [Interactiv]. Available: http://theprofessionalspoint.blogspot.com/2019/06/dying-relu-causes-and-</w:t>
                    </w:r>
                    <w:r>
                      <w:rPr>
                        <w:noProof/>
                      </w:rPr>
                      <w:lastRenderedPageBreak/>
                      <w:t>solutions-leaky.html. [Accesat 30 Aprilie 2023].</w:t>
                    </w:r>
                  </w:p>
                </w:tc>
              </w:tr>
              <w:tr w:rsidR="00183007" w14:paraId="1FD3EAC8" w14:textId="77777777">
                <w:trPr>
                  <w:divId w:val="1045568518"/>
                  <w:tblCellSpacing w:w="15" w:type="dxa"/>
                </w:trPr>
                <w:tc>
                  <w:tcPr>
                    <w:tcW w:w="50" w:type="pct"/>
                    <w:hideMark/>
                  </w:tcPr>
                  <w:p w14:paraId="7D564561" w14:textId="77777777" w:rsidR="00183007" w:rsidRDefault="00183007">
                    <w:pPr>
                      <w:pStyle w:val="Bibliografie"/>
                      <w:rPr>
                        <w:noProof/>
                      </w:rPr>
                    </w:pPr>
                    <w:r>
                      <w:rPr>
                        <w:noProof/>
                      </w:rPr>
                      <w:lastRenderedPageBreak/>
                      <w:t xml:space="preserve">[7] </w:t>
                    </w:r>
                  </w:p>
                </w:tc>
                <w:tc>
                  <w:tcPr>
                    <w:tcW w:w="0" w:type="auto"/>
                    <w:hideMark/>
                  </w:tcPr>
                  <w:p w14:paraId="71B09F15" w14:textId="77777777" w:rsidR="00183007" w:rsidRDefault="00183007">
                    <w:pPr>
                      <w:pStyle w:val="Bibliografie"/>
                      <w:rPr>
                        <w:noProof/>
                      </w:rPr>
                    </w:pPr>
                    <w:r>
                      <w:rPr>
                        <w:noProof/>
                      </w:rPr>
                      <w:t>„lwvworc.org,” [Interactiv]. Available: https://lwvworc.org/ro/do-stochastic-gradient-descent. [Accesat 08 Mai 2023].</w:t>
                    </w:r>
                  </w:p>
                </w:tc>
              </w:tr>
              <w:tr w:rsidR="00183007" w14:paraId="2ACCBEED" w14:textId="77777777">
                <w:trPr>
                  <w:divId w:val="1045568518"/>
                  <w:tblCellSpacing w:w="15" w:type="dxa"/>
                </w:trPr>
                <w:tc>
                  <w:tcPr>
                    <w:tcW w:w="50" w:type="pct"/>
                    <w:hideMark/>
                  </w:tcPr>
                  <w:p w14:paraId="1FE2C1C4" w14:textId="77777777" w:rsidR="00183007" w:rsidRDefault="00183007">
                    <w:pPr>
                      <w:pStyle w:val="Bibliografie"/>
                      <w:rPr>
                        <w:noProof/>
                      </w:rPr>
                    </w:pPr>
                    <w:r>
                      <w:rPr>
                        <w:noProof/>
                      </w:rPr>
                      <w:t xml:space="preserve">[8] </w:t>
                    </w:r>
                  </w:p>
                </w:tc>
                <w:tc>
                  <w:tcPr>
                    <w:tcW w:w="0" w:type="auto"/>
                    <w:hideMark/>
                  </w:tcPr>
                  <w:p w14:paraId="59303E24" w14:textId="77777777" w:rsidR="00183007" w:rsidRDefault="00183007">
                    <w:pPr>
                      <w:pStyle w:val="Bibliografie"/>
                      <w:rPr>
                        <w:noProof/>
                      </w:rPr>
                    </w:pPr>
                    <w:r>
                      <w:rPr>
                        <w:noProof/>
                      </w:rPr>
                      <w:t>„javaTpoint,” [Interactiv]. Available: https://www.javatpoint.com/cost-function-in-machine-learning. [Accesat 08 Mai 2023].</w:t>
                    </w:r>
                  </w:p>
                </w:tc>
              </w:tr>
              <w:tr w:rsidR="00183007" w14:paraId="6FDC9BF7" w14:textId="77777777">
                <w:trPr>
                  <w:divId w:val="1045568518"/>
                  <w:tblCellSpacing w:w="15" w:type="dxa"/>
                </w:trPr>
                <w:tc>
                  <w:tcPr>
                    <w:tcW w:w="50" w:type="pct"/>
                    <w:hideMark/>
                  </w:tcPr>
                  <w:p w14:paraId="0BC54764" w14:textId="77777777" w:rsidR="00183007" w:rsidRDefault="00183007">
                    <w:pPr>
                      <w:pStyle w:val="Bibliografie"/>
                      <w:rPr>
                        <w:noProof/>
                      </w:rPr>
                    </w:pPr>
                    <w:r>
                      <w:rPr>
                        <w:noProof/>
                      </w:rPr>
                      <w:t xml:space="preserve">[9] </w:t>
                    </w:r>
                  </w:p>
                </w:tc>
                <w:tc>
                  <w:tcPr>
                    <w:tcW w:w="0" w:type="auto"/>
                    <w:hideMark/>
                  </w:tcPr>
                  <w:p w14:paraId="2A509122" w14:textId="77777777" w:rsidR="00183007" w:rsidRDefault="00183007">
                    <w:pPr>
                      <w:pStyle w:val="Bibliografie"/>
                      <w:rPr>
                        <w:noProof/>
                      </w:rPr>
                    </w:pPr>
                    <w:r>
                      <w:rPr>
                        <w:noProof/>
                      </w:rPr>
                      <w:t>J. Brownlee , „Machine Learning Mastery,” 21 Octombrie 2019. [Interactiv]. Available: https://machinelearningmastery.com/cross-entropy-for-machine-learning/. [Accesat 08 Mai 2023].</w:t>
                    </w:r>
                  </w:p>
                </w:tc>
              </w:tr>
              <w:tr w:rsidR="00183007" w14:paraId="556F06C8" w14:textId="77777777">
                <w:trPr>
                  <w:divId w:val="1045568518"/>
                  <w:tblCellSpacing w:w="15" w:type="dxa"/>
                </w:trPr>
                <w:tc>
                  <w:tcPr>
                    <w:tcW w:w="50" w:type="pct"/>
                    <w:hideMark/>
                  </w:tcPr>
                  <w:p w14:paraId="7D585208" w14:textId="77777777" w:rsidR="00183007" w:rsidRDefault="00183007">
                    <w:pPr>
                      <w:pStyle w:val="Bibliografie"/>
                      <w:rPr>
                        <w:noProof/>
                      </w:rPr>
                    </w:pPr>
                    <w:r>
                      <w:rPr>
                        <w:noProof/>
                      </w:rPr>
                      <w:t xml:space="preserve">[10] </w:t>
                    </w:r>
                  </w:p>
                </w:tc>
                <w:tc>
                  <w:tcPr>
                    <w:tcW w:w="0" w:type="auto"/>
                    <w:hideMark/>
                  </w:tcPr>
                  <w:p w14:paraId="404FEE20" w14:textId="77777777" w:rsidR="00183007" w:rsidRDefault="00183007">
                    <w:pPr>
                      <w:pStyle w:val="Bibliografie"/>
                      <w:rPr>
                        <w:noProof/>
                      </w:rPr>
                    </w:pPr>
                    <w:r>
                      <w:rPr>
                        <w:noProof/>
                      </w:rPr>
                      <w:t>T. Dettmers, „Nvidia Developer Blog,” 03 Noiembrie 2015. [Interactiv]. Available: https://developer.nvidia.com/blog/deep-learning-nutshell-core-concepts/. [Accesat 24 Martie 2023].</w:t>
                    </w:r>
                  </w:p>
                </w:tc>
              </w:tr>
              <w:tr w:rsidR="00183007" w14:paraId="779C44F5" w14:textId="77777777">
                <w:trPr>
                  <w:divId w:val="1045568518"/>
                  <w:tblCellSpacing w:w="15" w:type="dxa"/>
                </w:trPr>
                <w:tc>
                  <w:tcPr>
                    <w:tcW w:w="50" w:type="pct"/>
                    <w:hideMark/>
                  </w:tcPr>
                  <w:p w14:paraId="1F641999" w14:textId="77777777" w:rsidR="00183007" w:rsidRDefault="00183007">
                    <w:pPr>
                      <w:pStyle w:val="Bibliografie"/>
                      <w:rPr>
                        <w:noProof/>
                      </w:rPr>
                    </w:pPr>
                    <w:r>
                      <w:rPr>
                        <w:noProof/>
                      </w:rPr>
                      <w:t xml:space="preserve">[11] </w:t>
                    </w:r>
                  </w:p>
                </w:tc>
                <w:tc>
                  <w:tcPr>
                    <w:tcW w:w="0" w:type="auto"/>
                    <w:hideMark/>
                  </w:tcPr>
                  <w:p w14:paraId="5E36CE7C" w14:textId="77777777" w:rsidR="00183007" w:rsidRDefault="00183007">
                    <w:pPr>
                      <w:pStyle w:val="Bibliografie"/>
                      <w:rPr>
                        <w:noProof/>
                      </w:rPr>
                    </w:pPr>
                    <w:r>
                      <w:rPr>
                        <w:noProof/>
                      </w:rPr>
                      <w:t xml:space="preserve">Z. Zixuan și L. Xuejiao , „Speech Command Recognition with Convolutional Neural,” </w:t>
                    </w:r>
                    <w:r>
                      <w:rPr>
                        <w:i/>
                        <w:iCs/>
                        <w:noProof/>
                      </w:rPr>
                      <w:t xml:space="preserve">cs229.stanford.edu Final Project, </w:t>
                    </w:r>
                    <w:r>
                      <w:rPr>
                        <w:noProof/>
                      </w:rPr>
                      <w:t xml:space="preserve">2017. </w:t>
                    </w:r>
                  </w:p>
                </w:tc>
              </w:tr>
              <w:tr w:rsidR="00183007" w14:paraId="30741C1C" w14:textId="77777777">
                <w:trPr>
                  <w:divId w:val="1045568518"/>
                  <w:tblCellSpacing w:w="15" w:type="dxa"/>
                </w:trPr>
                <w:tc>
                  <w:tcPr>
                    <w:tcW w:w="50" w:type="pct"/>
                    <w:hideMark/>
                  </w:tcPr>
                  <w:p w14:paraId="410E6A02" w14:textId="77777777" w:rsidR="00183007" w:rsidRDefault="00183007">
                    <w:pPr>
                      <w:pStyle w:val="Bibliografie"/>
                      <w:rPr>
                        <w:noProof/>
                      </w:rPr>
                    </w:pPr>
                    <w:r>
                      <w:rPr>
                        <w:noProof/>
                      </w:rPr>
                      <w:t xml:space="preserve">[12] </w:t>
                    </w:r>
                  </w:p>
                </w:tc>
                <w:tc>
                  <w:tcPr>
                    <w:tcW w:w="0" w:type="auto"/>
                    <w:hideMark/>
                  </w:tcPr>
                  <w:p w14:paraId="6105A411" w14:textId="77777777" w:rsidR="00183007" w:rsidRDefault="00183007">
                    <w:pPr>
                      <w:pStyle w:val="Bibliografie"/>
                      <w:rPr>
                        <w:noProof/>
                      </w:rPr>
                    </w:pPr>
                    <w:r>
                      <w:rPr>
                        <w:noProof/>
                      </w:rPr>
                      <w:t xml:space="preserve">K. Simonyan și A. Zisserman, „Very Deep Convolutional Networks for Large-Scale Image Recognition,” </w:t>
                    </w:r>
                    <w:r>
                      <w:rPr>
                        <w:i/>
                        <w:iCs/>
                        <w:noProof/>
                      </w:rPr>
                      <w:t xml:space="preserve">ICLR 2015, </w:t>
                    </w:r>
                    <w:r>
                      <w:rPr>
                        <w:noProof/>
                      </w:rPr>
                      <w:t xml:space="preserve">p. 14, 10 Aprilie 2015. </w:t>
                    </w:r>
                  </w:p>
                </w:tc>
              </w:tr>
              <w:tr w:rsidR="00183007" w14:paraId="01B2C9F1" w14:textId="77777777">
                <w:trPr>
                  <w:divId w:val="1045568518"/>
                  <w:tblCellSpacing w:w="15" w:type="dxa"/>
                </w:trPr>
                <w:tc>
                  <w:tcPr>
                    <w:tcW w:w="50" w:type="pct"/>
                    <w:hideMark/>
                  </w:tcPr>
                  <w:p w14:paraId="71672247" w14:textId="77777777" w:rsidR="00183007" w:rsidRDefault="00183007">
                    <w:pPr>
                      <w:pStyle w:val="Bibliografie"/>
                      <w:rPr>
                        <w:noProof/>
                      </w:rPr>
                    </w:pPr>
                    <w:r>
                      <w:rPr>
                        <w:noProof/>
                      </w:rPr>
                      <w:t xml:space="preserve">[13] </w:t>
                    </w:r>
                  </w:p>
                </w:tc>
                <w:tc>
                  <w:tcPr>
                    <w:tcW w:w="0" w:type="auto"/>
                    <w:hideMark/>
                  </w:tcPr>
                  <w:p w14:paraId="1C9B0245" w14:textId="77777777" w:rsidR="00183007" w:rsidRDefault="00183007">
                    <w:pPr>
                      <w:pStyle w:val="Bibliografie"/>
                      <w:rPr>
                        <w:noProof/>
                      </w:rPr>
                    </w:pPr>
                    <w:r>
                      <w:rPr>
                        <w:noProof/>
                      </w:rPr>
                      <w:t>M. Hassan, „Neurohive,” 20 Noiembrie 2018. [Interactiv]. Available: https://neurohive.io/en/popular-networks/vgg16/.</w:t>
                    </w:r>
                  </w:p>
                </w:tc>
              </w:tr>
              <w:tr w:rsidR="00183007" w14:paraId="783F4FEA" w14:textId="77777777">
                <w:trPr>
                  <w:divId w:val="1045568518"/>
                  <w:tblCellSpacing w:w="15" w:type="dxa"/>
                </w:trPr>
                <w:tc>
                  <w:tcPr>
                    <w:tcW w:w="50" w:type="pct"/>
                    <w:hideMark/>
                  </w:tcPr>
                  <w:p w14:paraId="42F9D0DB" w14:textId="77777777" w:rsidR="00183007" w:rsidRDefault="00183007">
                    <w:pPr>
                      <w:pStyle w:val="Bibliografie"/>
                      <w:rPr>
                        <w:noProof/>
                      </w:rPr>
                    </w:pPr>
                    <w:r>
                      <w:rPr>
                        <w:noProof/>
                      </w:rPr>
                      <w:t xml:space="preserve">[14] </w:t>
                    </w:r>
                  </w:p>
                </w:tc>
                <w:tc>
                  <w:tcPr>
                    <w:tcW w:w="0" w:type="auto"/>
                    <w:hideMark/>
                  </w:tcPr>
                  <w:p w14:paraId="04CE4525" w14:textId="77777777" w:rsidR="00183007" w:rsidRDefault="00183007">
                    <w:pPr>
                      <w:pStyle w:val="Bibliografie"/>
                      <w:rPr>
                        <w:noProof/>
                      </w:rPr>
                    </w:pPr>
                    <w:r>
                      <w:rPr>
                        <w:noProof/>
                      </w:rPr>
                      <w:t xml:space="preserve">A. Krizhevsky, I. SutsKever și G. Hinton, „ImageNet classification with deep convolutional neural networks,” </w:t>
                    </w:r>
                    <w:r>
                      <w:rPr>
                        <w:i/>
                        <w:iCs/>
                        <w:noProof/>
                      </w:rPr>
                      <w:t xml:space="preserve">Communications of the ACM, </w:t>
                    </w:r>
                    <w:r>
                      <w:rPr>
                        <w:noProof/>
                      </w:rPr>
                      <w:t xml:space="preserve">p. 7, 24 Mai 2012. </w:t>
                    </w:r>
                  </w:p>
                </w:tc>
              </w:tr>
              <w:tr w:rsidR="00183007" w14:paraId="089022EF" w14:textId="77777777">
                <w:trPr>
                  <w:divId w:val="1045568518"/>
                  <w:tblCellSpacing w:w="15" w:type="dxa"/>
                </w:trPr>
                <w:tc>
                  <w:tcPr>
                    <w:tcW w:w="50" w:type="pct"/>
                    <w:hideMark/>
                  </w:tcPr>
                  <w:p w14:paraId="2FE9BC0B" w14:textId="77777777" w:rsidR="00183007" w:rsidRDefault="00183007">
                    <w:pPr>
                      <w:pStyle w:val="Bibliografie"/>
                      <w:rPr>
                        <w:noProof/>
                      </w:rPr>
                    </w:pPr>
                    <w:r>
                      <w:rPr>
                        <w:noProof/>
                      </w:rPr>
                      <w:t xml:space="preserve">[15] </w:t>
                    </w:r>
                  </w:p>
                </w:tc>
                <w:tc>
                  <w:tcPr>
                    <w:tcW w:w="0" w:type="auto"/>
                    <w:hideMark/>
                  </w:tcPr>
                  <w:p w14:paraId="34DFCB89" w14:textId="77777777" w:rsidR="00183007" w:rsidRDefault="00183007">
                    <w:pPr>
                      <w:pStyle w:val="Bibliografie"/>
                      <w:rPr>
                        <w:noProof/>
                      </w:rPr>
                    </w:pPr>
                    <w:r>
                      <w:rPr>
                        <w:noProof/>
                      </w:rPr>
                      <w:t>A. Rastogi, „blog.devgenius.io,” Mai 2022. [Interactiv]. Available: https://blog.devgenius.io/alexnet-the-net-that-surpassed-cnns-5d551ba1b901. [Accesat 26 Martie 2023].</w:t>
                    </w:r>
                  </w:p>
                </w:tc>
              </w:tr>
              <w:tr w:rsidR="00183007" w14:paraId="314974EF" w14:textId="77777777">
                <w:trPr>
                  <w:divId w:val="1045568518"/>
                  <w:tblCellSpacing w:w="15" w:type="dxa"/>
                </w:trPr>
                <w:tc>
                  <w:tcPr>
                    <w:tcW w:w="50" w:type="pct"/>
                    <w:hideMark/>
                  </w:tcPr>
                  <w:p w14:paraId="1C98EE56" w14:textId="77777777" w:rsidR="00183007" w:rsidRDefault="00183007">
                    <w:pPr>
                      <w:pStyle w:val="Bibliografie"/>
                      <w:rPr>
                        <w:noProof/>
                      </w:rPr>
                    </w:pPr>
                    <w:r>
                      <w:rPr>
                        <w:noProof/>
                      </w:rPr>
                      <w:t xml:space="preserve">[16] </w:t>
                    </w:r>
                  </w:p>
                </w:tc>
                <w:tc>
                  <w:tcPr>
                    <w:tcW w:w="0" w:type="auto"/>
                    <w:hideMark/>
                  </w:tcPr>
                  <w:p w14:paraId="31FC25F8" w14:textId="77777777" w:rsidR="00183007" w:rsidRDefault="00183007">
                    <w:pPr>
                      <w:pStyle w:val="Bibliografie"/>
                      <w:rPr>
                        <w:noProof/>
                      </w:rPr>
                    </w:pPr>
                    <w:r>
                      <w:rPr>
                        <w:noProof/>
                      </w:rPr>
                      <w:t xml:space="preserve">F. Iandola, S. Han, M. Moskewicz, K. Ashraf, W. Dally și K. Keutzer, „SqueezeNet: AlexNet-level accuracy with 50x,” p. 13, 4 Noiembrie 2016. </w:t>
                    </w:r>
                  </w:p>
                </w:tc>
              </w:tr>
              <w:tr w:rsidR="00183007" w14:paraId="44F43C45" w14:textId="77777777">
                <w:trPr>
                  <w:divId w:val="1045568518"/>
                  <w:tblCellSpacing w:w="15" w:type="dxa"/>
                </w:trPr>
                <w:tc>
                  <w:tcPr>
                    <w:tcW w:w="50" w:type="pct"/>
                    <w:hideMark/>
                  </w:tcPr>
                  <w:p w14:paraId="6A17C67E" w14:textId="77777777" w:rsidR="00183007" w:rsidRDefault="00183007">
                    <w:pPr>
                      <w:pStyle w:val="Bibliografie"/>
                      <w:rPr>
                        <w:noProof/>
                      </w:rPr>
                    </w:pPr>
                    <w:r>
                      <w:rPr>
                        <w:noProof/>
                      </w:rPr>
                      <w:t xml:space="preserve">[17] </w:t>
                    </w:r>
                  </w:p>
                </w:tc>
                <w:tc>
                  <w:tcPr>
                    <w:tcW w:w="0" w:type="auto"/>
                    <w:hideMark/>
                  </w:tcPr>
                  <w:p w14:paraId="2D26CF87" w14:textId="77777777" w:rsidR="00183007" w:rsidRDefault="00183007">
                    <w:pPr>
                      <w:pStyle w:val="Bibliografie"/>
                      <w:rPr>
                        <w:noProof/>
                      </w:rPr>
                    </w:pPr>
                    <w:r>
                      <w:rPr>
                        <w:noProof/>
                      </w:rPr>
                      <w:t>„Wikipedia,” 06 Aprilie 2020. [Interactiv]. Available: https://en.wikipedia.org/wiki/Cepstrum. [Accesat 01 Mai 2023].</w:t>
                    </w:r>
                  </w:p>
                </w:tc>
              </w:tr>
              <w:tr w:rsidR="00183007" w14:paraId="5F2CA395" w14:textId="77777777">
                <w:trPr>
                  <w:divId w:val="1045568518"/>
                  <w:tblCellSpacing w:w="15" w:type="dxa"/>
                </w:trPr>
                <w:tc>
                  <w:tcPr>
                    <w:tcW w:w="50" w:type="pct"/>
                    <w:hideMark/>
                  </w:tcPr>
                  <w:p w14:paraId="68B8EED1" w14:textId="77777777" w:rsidR="00183007" w:rsidRDefault="00183007">
                    <w:pPr>
                      <w:pStyle w:val="Bibliografie"/>
                      <w:rPr>
                        <w:noProof/>
                      </w:rPr>
                    </w:pPr>
                    <w:r>
                      <w:rPr>
                        <w:noProof/>
                      </w:rPr>
                      <w:t xml:space="preserve">[18] </w:t>
                    </w:r>
                  </w:p>
                </w:tc>
                <w:tc>
                  <w:tcPr>
                    <w:tcW w:w="0" w:type="auto"/>
                    <w:hideMark/>
                  </w:tcPr>
                  <w:p w14:paraId="19AEBA45" w14:textId="77777777" w:rsidR="00183007" w:rsidRDefault="00183007">
                    <w:pPr>
                      <w:pStyle w:val="Bibliografie"/>
                      <w:rPr>
                        <w:noProof/>
                      </w:rPr>
                    </w:pPr>
                    <w:r>
                      <w:rPr>
                        <w:noProof/>
                      </w:rPr>
                      <w:t xml:space="preserve">T. Singh, „Medium,” 15 Iunie 2019. [Interactiv]. Available: https://medium.com/@tanveer9812/mfccs-made-easy-7ef383006040. </w:t>
                    </w:r>
                    <w:r>
                      <w:rPr>
                        <w:noProof/>
                      </w:rPr>
                      <w:lastRenderedPageBreak/>
                      <w:t>[Accesat 04 Aprilie 2023].</w:t>
                    </w:r>
                  </w:p>
                </w:tc>
              </w:tr>
              <w:tr w:rsidR="00183007" w14:paraId="4CEF5560" w14:textId="77777777">
                <w:trPr>
                  <w:divId w:val="1045568518"/>
                  <w:tblCellSpacing w:w="15" w:type="dxa"/>
                </w:trPr>
                <w:tc>
                  <w:tcPr>
                    <w:tcW w:w="50" w:type="pct"/>
                    <w:hideMark/>
                  </w:tcPr>
                  <w:p w14:paraId="4E8C8603" w14:textId="77777777" w:rsidR="00183007" w:rsidRDefault="00183007">
                    <w:pPr>
                      <w:pStyle w:val="Bibliografie"/>
                      <w:rPr>
                        <w:noProof/>
                      </w:rPr>
                    </w:pPr>
                    <w:r>
                      <w:rPr>
                        <w:noProof/>
                      </w:rPr>
                      <w:lastRenderedPageBreak/>
                      <w:t xml:space="preserve">[19] </w:t>
                    </w:r>
                  </w:p>
                </w:tc>
                <w:tc>
                  <w:tcPr>
                    <w:tcW w:w="0" w:type="auto"/>
                    <w:hideMark/>
                  </w:tcPr>
                  <w:p w14:paraId="7FFDF6BB" w14:textId="77777777" w:rsidR="00183007" w:rsidRDefault="00183007">
                    <w:pPr>
                      <w:pStyle w:val="Bibliografie"/>
                      <w:rPr>
                        <w:noProof/>
                      </w:rPr>
                    </w:pPr>
                    <w:r>
                      <w:rPr>
                        <w:noProof/>
                      </w:rPr>
                      <w:t>„Electronics Tutorials,” [Interactiv]. Available: https://www.electronics-tutorials.ws/resistor/res_2.html.</w:t>
                    </w:r>
                  </w:p>
                </w:tc>
              </w:tr>
              <w:tr w:rsidR="00183007" w14:paraId="5CC1A41E" w14:textId="77777777">
                <w:trPr>
                  <w:divId w:val="1045568518"/>
                  <w:tblCellSpacing w:w="15" w:type="dxa"/>
                </w:trPr>
                <w:tc>
                  <w:tcPr>
                    <w:tcW w:w="50" w:type="pct"/>
                    <w:hideMark/>
                  </w:tcPr>
                  <w:p w14:paraId="14AB1E04" w14:textId="77777777" w:rsidR="00183007" w:rsidRDefault="00183007">
                    <w:pPr>
                      <w:pStyle w:val="Bibliografie"/>
                      <w:rPr>
                        <w:noProof/>
                      </w:rPr>
                    </w:pPr>
                    <w:r>
                      <w:rPr>
                        <w:noProof/>
                      </w:rPr>
                      <w:t xml:space="preserve">[20] </w:t>
                    </w:r>
                  </w:p>
                </w:tc>
                <w:tc>
                  <w:tcPr>
                    <w:tcW w:w="0" w:type="auto"/>
                    <w:hideMark/>
                  </w:tcPr>
                  <w:p w14:paraId="03AB46A4" w14:textId="77777777" w:rsidR="00183007" w:rsidRDefault="00183007">
                    <w:pPr>
                      <w:pStyle w:val="Bibliografie"/>
                      <w:rPr>
                        <w:noProof/>
                      </w:rPr>
                    </w:pPr>
                    <w:r>
                      <w:rPr>
                        <w:noProof/>
                      </w:rPr>
                      <w:t>J. Lyons, D. Y.-B. Wang, H. Shteingart, E. Mavrinac, Y. Gaurkar și W. Watcharawisetkul, „jameslyons/python_speech_features,” 14 Ianuarie 2020. [Interactiv]. Available: https://zenodo.org/record/3607820#.ZCMOYcpBxPZ.</w:t>
                    </w:r>
                  </w:p>
                </w:tc>
              </w:tr>
              <w:tr w:rsidR="00183007" w14:paraId="7493E70C" w14:textId="77777777">
                <w:trPr>
                  <w:divId w:val="1045568518"/>
                  <w:tblCellSpacing w:w="15" w:type="dxa"/>
                </w:trPr>
                <w:tc>
                  <w:tcPr>
                    <w:tcW w:w="50" w:type="pct"/>
                    <w:hideMark/>
                  </w:tcPr>
                  <w:p w14:paraId="0BC208FD" w14:textId="77777777" w:rsidR="00183007" w:rsidRDefault="00183007">
                    <w:pPr>
                      <w:pStyle w:val="Bibliografie"/>
                      <w:rPr>
                        <w:noProof/>
                      </w:rPr>
                    </w:pPr>
                    <w:r>
                      <w:rPr>
                        <w:noProof/>
                      </w:rPr>
                      <w:t xml:space="preserve">[21] </w:t>
                    </w:r>
                  </w:p>
                </w:tc>
                <w:tc>
                  <w:tcPr>
                    <w:tcW w:w="0" w:type="auto"/>
                    <w:hideMark/>
                  </w:tcPr>
                  <w:p w14:paraId="2DDF8F94" w14:textId="77777777" w:rsidR="00183007" w:rsidRDefault="00183007">
                    <w:pPr>
                      <w:pStyle w:val="Bibliografie"/>
                      <w:rPr>
                        <w:noProof/>
                      </w:rPr>
                    </w:pPr>
                    <w:r>
                      <w:rPr>
                        <w:noProof/>
                      </w:rPr>
                      <w:t>Y. Geifman, „cifar-vgg,” 27 Martie 2018. [Interactiv]. Available: https://github.com/geifmany/cifar-vgg. [Accesat 29 Martie 2023].</w:t>
                    </w:r>
                  </w:p>
                </w:tc>
              </w:tr>
              <w:tr w:rsidR="00183007" w14:paraId="2DD05394" w14:textId="77777777">
                <w:trPr>
                  <w:divId w:val="1045568518"/>
                  <w:tblCellSpacing w:w="15" w:type="dxa"/>
                </w:trPr>
                <w:tc>
                  <w:tcPr>
                    <w:tcW w:w="50" w:type="pct"/>
                    <w:hideMark/>
                  </w:tcPr>
                  <w:p w14:paraId="69139FBB" w14:textId="77777777" w:rsidR="00183007" w:rsidRDefault="00183007">
                    <w:pPr>
                      <w:pStyle w:val="Bibliografie"/>
                      <w:rPr>
                        <w:noProof/>
                      </w:rPr>
                    </w:pPr>
                    <w:r>
                      <w:rPr>
                        <w:noProof/>
                      </w:rPr>
                      <w:t xml:space="preserve">[22] </w:t>
                    </w:r>
                  </w:p>
                </w:tc>
                <w:tc>
                  <w:tcPr>
                    <w:tcW w:w="0" w:type="auto"/>
                    <w:hideMark/>
                  </w:tcPr>
                  <w:p w14:paraId="30E3CA30" w14:textId="77777777" w:rsidR="00183007" w:rsidRDefault="00183007">
                    <w:pPr>
                      <w:pStyle w:val="Bibliografie"/>
                      <w:rPr>
                        <w:noProof/>
                      </w:rPr>
                    </w:pPr>
                    <w:r>
                      <w:rPr>
                        <w:noProof/>
                      </w:rPr>
                      <w:t>Z. Hancock, „SqueezeNet_vs_CIFAR10,” 13 Ianuare 2019. [Interactiv]. Available: https://github.com/zshancock/SqueezeNet_vs_CIFAR10.</w:t>
                    </w:r>
                  </w:p>
                </w:tc>
              </w:tr>
              <w:tr w:rsidR="00183007" w14:paraId="0AE46071" w14:textId="77777777">
                <w:trPr>
                  <w:divId w:val="1045568518"/>
                  <w:tblCellSpacing w:w="15" w:type="dxa"/>
                </w:trPr>
                <w:tc>
                  <w:tcPr>
                    <w:tcW w:w="50" w:type="pct"/>
                    <w:hideMark/>
                  </w:tcPr>
                  <w:p w14:paraId="2C231AD3" w14:textId="77777777" w:rsidR="00183007" w:rsidRDefault="00183007">
                    <w:pPr>
                      <w:pStyle w:val="Bibliografie"/>
                      <w:rPr>
                        <w:noProof/>
                      </w:rPr>
                    </w:pPr>
                    <w:r>
                      <w:rPr>
                        <w:noProof/>
                      </w:rPr>
                      <w:t xml:space="preserve">[23] </w:t>
                    </w:r>
                  </w:p>
                </w:tc>
                <w:tc>
                  <w:tcPr>
                    <w:tcW w:w="0" w:type="auto"/>
                    <w:hideMark/>
                  </w:tcPr>
                  <w:p w14:paraId="59C8E41F" w14:textId="77777777" w:rsidR="00183007" w:rsidRDefault="00183007">
                    <w:pPr>
                      <w:pStyle w:val="Bibliografie"/>
                      <w:rPr>
                        <w:noProof/>
                      </w:rPr>
                    </w:pPr>
                    <w:r>
                      <w:rPr>
                        <w:noProof/>
                      </w:rPr>
                      <w:t xml:space="preserve">F. Chollet, Deep Learning With Python, 2017. </w:t>
                    </w:r>
                  </w:p>
                </w:tc>
              </w:tr>
              <w:tr w:rsidR="00183007" w14:paraId="6F0CEF46" w14:textId="77777777">
                <w:trPr>
                  <w:divId w:val="1045568518"/>
                  <w:tblCellSpacing w:w="15" w:type="dxa"/>
                </w:trPr>
                <w:tc>
                  <w:tcPr>
                    <w:tcW w:w="50" w:type="pct"/>
                    <w:hideMark/>
                  </w:tcPr>
                  <w:p w14:paraId="76548718" w14:textId="77777777" w:rsidR="00183007" w:rsidRDefault="00183007">
                    <w:pPr>
                      <w:pStyle w:val="Bibliografie"/>
                      <w:rPr>
                        <w:noProof/>
                      </w:rPr>
                    </w:pPr>
                    <w:r>
                      <w:rPr>
                        <w:noProof/>
                      </w:rPr>
                      <w:t xml:space="preserve">[24] </w:t>
                    </w:r>
                  </w:p>
                </w:tc>
                <w:tc>
                  <w:tcPr>
                    <w:tcW w:w="0" w:type="auto"/>
                    <w:hideMark/>
                  </w:tcPr>
                  <w:p w14:paraId="23CF9ED4" w14:textId="77777777" w:rsidR="00183007" w:rsidRDefault="00183007">
                    <w:pPr>
                      <w:pStyle w:val="Bibliografie"/>
                      <w:rPr>
                        <w:noProof/>
                      </w:rPr>
                    </w:pPr>
                    <w:r>
                      <w:rPr>
                        <w:noProof/>
                      </w:rPr>
                      <w:t>A. Verma, „towardsdatascience,” 28 Iulie 2020. [Interactiv]. Available: https://towardsdatascience.com/alexnet-8b05c5eb88d4. [Accesat 26 Martie 2023].</w:t>
                    </w:r>
                  </w:p>
                </w:tc>
              </w:tr>
              <w:tr w:rsidR="00183007" w14:paraId="3BE5F139" w14:textId="77777777">
                <w:trPr>
                  <w:divId w:val="1045568518"/>
                  <w:tblCellSpacing w:w="15" w:type="dxa"/>
                </w:trPr>
                <w:tc>
                  <w:tcPr>
                    <w:tcW w:w="50" w:type="pct"/>
                    <w:hideMark/>
                  </w:tcPr>
                  <w:p w14:paraId="5E443C7A" w14:textId="77777777" w:rsidR="00183007" w:rsidRDefault="00183007">
                    <w:pPr>
                      <w:pStyle w:val="Bibliografie"/>
                      <w:rPr>
                        <w:noProof/>
                      </w:rPr>
                    </w:pPr>
                    <w:r>
                      <w:rPr>
                        <w:noProof/>
                      </w:rPr>
                      <w:t xml:space="preserve">[25] </w:t>
                    </w:r>
                  </w:p>
                </w:tc>
                <w:tc>
                  <w:tcPr>
                    <w:tcW w:w="0" w:type="auto"/>
                    <w:hideMark/>
                  </w:tcPr>
                  <w:p w14:paraId="7AD0EB75" w14:textId="77777777" w:rsidR="00183007" w:rsidRDefault="00183007">
                    <w:pPr>
                      <w:pStyle w:val="Bibliografie"/>
                      <w:rPr>
                        <w:noProof/>
                      </w:rPr>
                    </w:pPr>
                    <w:r>
                      <w:rPr>
                        <w:noProof/>
                      </w:rPr>
                      <w:t>„A Guide to Mel Frequency Cepstral Coefficients (MFCCs),” [Interactiv]. Available: http://www.practicalcryptography.com/miscellaneous/machine-learning/guide-mel-frequency-cepstral-coefficients-mfccs/.</w:t>
                    </w:r>
                  </w:p>
                </w:tc>
              </w:tr>
              <w:tr w:rsidR="00183007" w14:paraId="1447C7D2" w14:textId="77777777">
                <w:trPr>
                  <w:divId w:val="1045568518"/>
                  <w:tblCellSpacing w:w="15" w:type="dxa"/>
                </w:trPr>
                <w:tc>
                  <w:tcPr>
                    <w:tcW w:w="50" w:type="pct"/>
                    <w:hideMark/>
                  </w:tcPr>
                  <w:p w14:paraId="7F63EC26" w14:textId="77777777" w:rsidR="00183007" w:rsidRDefault="00183007">
                    <w:pPr>
                      <w:pStyle w:val="Bibliografie"/>
                      <w:rPr>
                        <w:noProof/>
                        <w:lang w:val="en-US"/>
                      </w:rPr>
                    </w:pPr>
                    <w:r>
                      <w:rPr>
                        <w:noProof/>
                        <w:lang w:val="en-US"/>
                      </w:rPr>
                      <w:t xml:space="preserve">[26] </w:t>
                    </w:r>
                  </w:p>
                </w:tc>
                <w:tc>
                  <w:tcPr>
                    <w:tcW w:w="0" w:type="auto"/>
                    <w:hideMark/>
                  </w:tcPr>
                  <w:p w14:paraId="376762D8" w14:textId="77777777" w:rsidR="00183007" w:rsidRDefault="00183007">
                    <w:pPr>
                      <w:pStyle w:val="Bibliografie"/>
                      <w:rPr>
                        <w:noProof/>
                        <w:lang w:val="en-US"/>
                      </w:rPr>
                    </w:pPr>
                    <w:r>
                      <w:rPr>
                        <w:noProof/>
                        <w:lang w:val="en-US"/>
                      </w:rPr>
                      <w:t xml:space="preserve">P. C. Loizou, Speech Enhancement: Theory and Practic, 2013. </w:t>
                    </w:r>
                  </w:p>
                </w:tc>
              </w:tr>
              <w:tr w:rsidR="00183007" w14:paraId="154332C2" w14:textId="77777777">
                <w:trPr>
                  <w:divId w:val="1045568518"/>
                  <w:tblCellSpacing w:w="15" w:type="dxa"/>
                </w:trPr>
                <w:tc>
                  <w:tcPr>
                    <w:tcW w:w="50" w:type="pct"/>
                    <w:hideMark/>
                  </w:tcPr>
                  <w:p w14:paraId="20C9847B" w14:textId="77777777" w:rsidR="00183007" w:rsidRDefault="00183007">
                    <w:pPr>
                      <w:pStyle w:val="Bibliografie"/>
                      <w:rPr>
                        <w:noProof/>
                      </w:rPr>
                    </w:pPr>
                    <w:r>
                      <w:rPr>
                        <w:noProof/>
                      </w:rPr>
                      <w:t xml:space="preserve">[27] </w:t>
                    </w:r>
                  </w:p>
                </w:tc>
                <w:tc>
                  <w:tcPr>
                    <w:tcW w:w="0" w:type="auto"/>
                    <w:hideMark/>
                  </w:tcPr>
                  <w:p w14:paraId="6DEC1735" w14:textId="77777777" w:rsidR="00183007" w:rsidRDefault="00183007">
                    <w:pPr>
                      <w:pStyle w:val="Bibliografie"/>
                      <w:rPr>
                        <w:noProof/>
                      </w:rPr>
                    </w:pPr>
                    <w:r>
                      <w:rPr>
                        <w:noProof/>
                      </w:rPr>
                      <w:t>B. Ehrismann și H. Drück, „ResearchGate,” [Interactiv]. Available: https://www.researchgate.net/figure/Basic-neural-network-unit-neuron-node-McCulloch-and-Pitts-1943_fig3_267122431. [Accesat 29 Aprilie 2023].</w:t>
                    </w:r>
                  </w:p>
                </w:tc>
              </w:tr>
              <w:tr w:rsidR="00183007" w14:paraId="6968AC56" w14:textId="77777777">
                <w:trPr>
                  <w:divId w:val="1045568518"/>
                  <w:tblCellSpacing w:w="15" w:type="dxa"/>
                </w:trPr>
                <w:tc>
                  <w:tcPr>
                    <w:tcW w:w="50" w:type="pct"/>
                    <w:hideMark/>
                  </w:tcPr>
                  <w:p w14:paraId="4DFF0289" w14:textId="77777777" w:rsidR="00183007" w:rsidRDefault="00183007">
                    <w:pPr>
                      <w:pStyle w:val="Bibliografie"/>
                      <w:rPr>
                        <w:noProof/>
                      </w:rPr>
                    </w:pPr>
                    <w:r>
                      <w:rPr>
                        <w:noProof/>
                      </w:rPr>
                      <w:t xml:space="preserve">[28] </w:t>
                    </w:r>
                  </w:p>
                </w:tc>
                <w:tc>
                  <w:tcPr>
                    <w:tcW w:w="0" w:type="auto"/>
                    <w:hideMark/>
                  </w:tcPr>
                  <w:p w14:paraId="4B11153D" w14:textId="77777777" w:rsidR="00183007" w:rsidRDefault="00183007">
                    <w:pPr>
                      <w:pStyle w:val="Bibliografie"/>
                      <w:rPr>
                        <w:noProof/>
                      </w:rPr>
                    </w:pPr>
                    <w:r>
                      <w:rPr>
                        <w:noProof/>
                      </w:rPr>
                      <w:t>N. Kumar, „The Professionals Point,” 6 Iunie 2019. [Interactiv]. Available: http://theprofessionalspoint.blogspot.com/2019/06/dying-relu-causes-and-solutions-leaky.html. [Accesat 30 Aprilie 2023].</w:t>
                    </w:r>
                  </w:p>
                </w:tc>
              </w:tr>
              <w:tr w:rsidR="00183007" w14:paraId="79801AC4" w14:textId="77777777">
                <w:trPr>
                  <w:divId w:val="1045568518"/>
                  <w:tblCellSpacing w:w="15" w:type="dxa"/>
                </w:trPr>
                <w:tc>
                  <w:tcPr>
                    <w:tcW w:w="50" w:type="pct"/>
                    <w:hideMark/>
                  </w:tcPr>
                  <w:p w14:paraId="6FA83DA6" w14:textId="77777777" w:rsidR="00183007" w:rsidRDefault="00183007">
                    <w:pPr>
                      <w:pStyle w:val="Bibliografie"/>
                      <w:rPr>
                        <w:noProof/>
                      </w:rPr>
                    </w:pPr>
                    <w:r>
                      <w:rPr>
                        <w:noProof/>
                      </w:rPr>
                      <w:t xml:space="preserve">[29] </w:t>
                    </w:r>
                  </w:p>
                </w:tc>
                <w:tc>
                  <w:tcPr>
                    <w:tcW w:w="0" w:type="auto"/>
                    <w:hideMark/>
                  </w:tcPr>
                  <w:p w14:paraId="2452046A" w14:textId="77777777" w:rsidR="00183007" w:rsidRDefault="00183007">
                    <w:pPr>
                      <w:pStyle w:val="Bibliografie"/>
                      <w:rPr>
                        <w:noProof/>
                      </w:rPr>
                    </w:pPr>
                    <w:r>
                      <w:rPr>
                        <w:noProof/>
                      </w:rPr>
                      <w:t>N. Kumar, „TheProfessionalsPoint,” 06 Iunie 2019. [Interactiv]. Available: http://theprofessionalspoint.blogspot.com/2019/06/dying-relu-causes-and-solutions-leaky.html. [Accesat 30 Aprilie 2023].</w:t>
                    </w:r>
                  </w:p>
                </w:tc>
              </w:tr>
            </w:tbl>
            <w:p w14:paraId="428FBD40" w14:textId="77777777" w:rsidR="00183007" w:rsidRDefault="00183007">
              <w:pPr>
                <w:divId w:val="1045568518"/>
                <w:rPr>
                  <w:rFonts w:eastAsia="Times New Roman"/>
                  <w:noProof/>
                </w:rPr>
              </w:pPr>
            </w:p>
            <w:p w14:paraId="0B348C27" w14:textId="58AE32E1" w:rsidR="004D55F0" w:rsidRDefault="000753A7" w:rsidP="00E806B5">
              <w:pPr>
                <w:rPr>
                  <w:b/>
                  <w:bCs/>
                </w:rPr>
              </w:pPr>
              <w:r>
                <w:rPr>
                  <w:b/>
                  <w:bCs/>
                </w:rPr>
                <w:fldChar w:fldCharType="end"/>
              </w:r>
            </w:p>
            <w:p w14:paraId="401BB458" w14:textId="77777777" w:rsidR="004D55F0" w:rsidRDefault="004D55F0" w:rsidP="00E806B5">
              <w:pPr>
                <w:rPr>
                  <w:b/>
                  <w:bCs/>
                </w:rPr>
              </w:pPr>
            </w:p>
            <w:p w14:paraId="587C0B5A" w14:textId="62ACF861" w:rsidR="00B353E4" w:rsidRDefault="00000000" w:rsidP="00866D2E"/>
          </w:sdtContent>
        </w:sdt>
      </w:sdtContent>
    </w:sdt>
    <w:p w14:paraId="29CC56E2" w14:textId="0C294ECA" w:rsidR="00B353E4" w:rsidRPr="00E222AD" w:rsidRDefault="00B353E4" w:rsidP="00B353E4"/>
    <w:p w14:paraId="1F2DF81E" w14:textId="77777777" w:rsidR="00B353E4" w:rsidRPr="00A31681" w:rsidRDefault="00B353E4" w:rsidP="00B353E4"/>
    <w:p w14:paraId="41944C79" w14:textId="6D8F944D" w:rsidR="002C3DF4" w:rsidRDefault="00F70A25" w:rsidP="00F70A25">
      <w:pPr>
        <w:pStyle w:val="Titlu1"/>
      </w:pPr>
      <w:bookmarkStart w:id="228" w:name="_Toc133689334"/>
      <w:r>
        <w:t>Anexe</w:t>
      </w:r>
      <w:bookmarkEnd w:id="228"/>
    </w:p>
    <w:p w14:paraId="38392F9B" w14:textId="4D8F0166" w:rsidR="00F70A25" w:rsidRDefault="00F70A25" w:rsidP="00F70A25">
      <w:pPr>
        <w:pStyle w:val="Titlu2"/>
      </w:pPr>
      <w:bookmarkStart w:id="229" w:name="_Ref131678444"/>
      <w:bookmarkStart w:id="230" w:name="_Toc133689335"/>
      <w:r>
        <w:t>Anexa A</w:t>
      </w:r>
      <w:bookmarkEnd w:id="229"/>
      <w:bookmarkEnd w:id="230"/>
    </w:p>
    <w:p w14:paraId="023582AC" w14:textId="0D379032" w:rsidR="00F70A25" w:rsidRDefault="00F70A25" w:rsidP="00D65BBA">
      <w:pPr>
        <w:jc w:val="center"/>
      </w:pPr>
      <w:r>
        <w:rPr>
          <w:noProof/>
        </w:rPr>
        <w:drawing>
          <wp:inline distT="0" distB="0" distL="0" distR="0" wp14:anchorId="664A56A1" wp14:editId="4CEA5194">
            <wp:extent cx="4544825" cy="5815070"/>
            <wp:effectExtent l="0" t="6350" r="1905" b="190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16200000">
                      <a:off x="0" y="0"/>
                      <a:ext cx="4573977" cy="5852369"/>
                    </a:xfrm>
                    <a:prstGeom prst="rect">
                      <a:avLst/>
                    </a:prstGeom>
                    <a:noFill/>
                    <a:ln>
                      <a:noFill/>
                    </a:ln>
                  </pic:spPr>
                </pic:pic>
              </a:graphicData>
            </a:graphic>
          </wp:inline>
        </w:drawing>
      </w:r>
    </w:p>
    <w:p w14:paraId="7AAE2FFA" w14:textId="259B4ED6" w:rsidR="00F70A25" w:rsidRDefault="00F70A25" w:rsidP="00F70A25">
      <w:pPr>
        <w:pStyle w:val="Titlu2"/>
      </w:pPr>
      <w:bookmarkStart w:id="231" w:name="_Toc133689336"/>
      <w:r>
        <w:lastRenderedPageBreak/>
        <w:t>Anexa B</w:t>
      </w:r>
      <w:bookmarkEnd w:id="231"/>
    </w:p>
    <w:p w14:paraId="7E8600D3" w14:textId="77777777" w:rsidR="00F70A25" w:rsidRDefault="00F70A25" w:rsidP="00F70A25">
      <w:pPr>
        <w:keepNext/>
      </w:pPr>
      <w:r w:rsidRPr="003A7164">
        <w:rPr>
          <w:noProof/>
        </w:rPr>
        <w:drawing>
          <wp:inline distT="0" distB="0" distL="0" distR="0" wp14:anchorId="045DE7E6" wp14:editId="21960626">
            <wp:extent cx="5731510" cy="5365115"/>
            <wp:effectExtent l="0" t="0" r="2540" b="698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5365115"/>
                    </a:xfrm>
                    <a:prstGeom prst="rect">
                      <a:avLst/>
                    </a:prstGeom>
                    <a:noFill/>
                    <a:ln>
                      <a:noFill/>
                    </a:ln>
                  </pic:spPr>
                </pic:pic>
              </a:graphicData>
            </a:graphic>
          </wp:inline>
        </w:drawing>
      </w:r>
    </w:p>
    <w:p w14:paraId="522C2209" w14:textId="2379EB7F" w:rsidR="00F70A25" w:rsidRPr="00F70A25" w:rsidRDefault="00F70A25" w:rsidP="00F70A25">
      <w:pPr>
        <w:jc w:val="center"/>
        <w:rPr>
          <w:sz w:val="24"/>
          <w:szCs w:val="24"/>
        </w:rPr>
      </w:pPr>
      <w:bookmarkStart w:id="232" w:name="_Toc133340149"/>
      <w:bookmarkStart w:id="233" w:name="_Toc133340325"/>
      <w:r w:rsidRPr="00F70A25">
        <w:rPr>
          <w:sz w:val="24"/>
          <w:szCs w:val="24"/>
        </w:rPr>
        <w:t xml:space="preserve">Fig. </w:t>
      </w:r>
      <w:r w:rsidR="00AA4D4B">
        <w:rPr>
          <w:sz w:val="24"/>
          <w:szCs w:val="24"/>
        </w:rPr>
        <w:fldChar w:fldCharType="begin"/>
      </w:r>
      <w:r w:rsidR="00AA4D4B">
        <w:rPr>
          <w:sz w:val="24"/>
          <w:szCs w:val="24"/>
        </w:rPr>
        <w:instrText xml:space="preserve"> STYLEREF 1 \s </w:instrText>
      </w:r>
      <w:r w:rsidR="00AA4D4B">
        <w:rPr>
          <w:sz w:val="24"/>
          <w:szCs w:val="24"/>
        </w:rPr>
        <w:fldChar w:fldCharType="separate"/>
      </w:r>
      <w:r w:rsidR="00AA4D4B">
        <w:rPr>
          <w:noProof/>
          <w:sz w:val="24"/>
          <w:szCs w:val="24"/>
        </w:rPr>
        <w:t>10</w:t>
      </w:r>
      <w:r w:rsidR="00AA4D4B">
        <w:rPr>
          <w:sz w:val="24"/>
          <w:szCs w:val="24"/>
        </w:rPr>
        <w:fldChar w:fldCharType="end"/>
      </w:r>
      <w:r w:rsidR="00AA4D4B">
        <w:rPr>
          <w:sz w:val="24"/>
          <w:szCs w:val="24"/>
        </w:rPr>
        <w:t>.</w:t>
      </w:r>
      <w:r w:rsidR="00AA4D4B">
        <w:rPr>
          <w:sz w:val="24"/>
          <w:szCs w:val="24"/>
        </w:rPr>
        <w:fldChar w:fldCharType="begin"/>
      </w:r>
      <w:r w:rsidR="00AA4D4B">
        <w:rPr>
          <w:sz w:val="24"/>
          <w:szCs w:val="24"/>
        </w:rPr>
        <w:instrText xml:space="preserve"> SEQ Fig. \* ARABIC \s 1 </w:instrText>
      </w:r>
      <w:r w:rsidR="00AA4D4B">
        <w:rPr>
          <w:sz w:val="24"/>
          <w:szCs w:val="24"/>
        </w:rPr>
        <w:fldChar w:fldCharType="separate"/>
      </w:r>
      <w:r w:rsidR="00AA4D4B">
        <w:rPr>
          <w:noProof/>
          <w:sz w:val="24"/>
          <w:szCs w:val="24"/>
        </w:rPr>
        <w:t>1</w:t>
      </w:r>
      <w:r w:rsidR="00AA4D4B">
        <w:rPr>
          <w:sz w:val="24"/>
          <w:szCs w:val="24"/>
        </w:rPr>
        <w:fldChar w:fldCharType="end"/>
      </w:r>
      <w:r w:rsidRPr="00F70A25">
        <w:rPr>
          <w:sz w:val="24"/>
          <w:szCs w:val="24"/>
        </w:rPr>
        <w:t xml:space="preserve"> Diagrama de activitate a sistemului</w:t>
      </w:r>
      <w:bookmarkEnd w:id="232"/>
      <w:bookmarkEnd w:id="233"/>
    </w:p>
    <w:p w14:paraId="78DA71F8" w14:textId="55FF3E18" w:rsidR="00F70A25" w:rsidRDefault="00F70A25" w:rsidP="00F70A25"/>
    <w:p w14:paraId="3BFE13AF" w14:textId="1D45E8CF" w:rsidR="00F70A25" w:rsidRDefault="00F70A25" w:rsidP="00F70A25"/>
    <w:p w14:paraId="1E010493" w14:textId="281937CC" w:rsidR="00F70A25" w:rsidRDefault="00F70A25" w:rsidP="00F70A25"/>
    <w:p w14:paraId="6A7E5005" w14:textId="0AD0B187" w:rsidR="00F70A25" w:rsidRDefault="00F70A25" w:rsidP="00F70A25"/>
    <w:p w14:paraId="03373621" w14:textId="7824384C" w:rsidR="00F70A25" w:rsidRDefault="00F70A25" w:rsidP="00F70A25"/>
    <w:p w14:paraId="2090B12D" w14:textId="69E9D599" w:rsidR="00F70A25" w:rsidRDefault="00F70A25" w:rsidP="00F70A25"/>
    <w:p w14:paraId="4AB44F02" w14:textId="609DBBBF" w:rsidR="00F70A25" w:rsidRDefault="00F70A25" w:rsidP="00F70A25">
      <w:pPr>
        <w:pStyle w:val="Titlu2"/>
      </w:pPr>
      <w:bookmarkStart w:id="234" w:name="_Toc133689337"/>
      <w:r>
        <w:lastRenderedPageBreak/>
        <w:t>Anexa C</w:t>
      </w:r>
      <w:bookmarkEnd w:id="234"/>
    </w:p>
    <w:p w14:paraId="38C4CC23" w14:textId="77777777" w:rsidR="00F70A25" w:rsidRDefault="00F70A25" w:rsidP="00F70A25">
      <w:pPr>
        <w:keepNext/>
        <w:jc w:val="center"/>
      </w:pPr>
      <w:r w:rsidRPr="003A7164">
        <w:rPr>
          <w:noProof/>
        </w:rPr>
        <w:drawing>
          <wp:inline distT="0" distB="0" distL="0" distR="0" wp14:anchorId="268AE323" wp14:editId="39388883">
            <wp:extent cx="3055620" cy="354330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55620" cy="3543300"/>
                    </a:xfrm>
                    <a:prstGeom prst="rect">
                      <a:avLst/>
                    </a:prstGeom>
                    <a:noFill/>
                    <a:ln>
                      <a:noFill/>
                    </a:ln>
                  </pic:spPr>
                </pic:pic>
              </a:graphicData>
            </a:graphic>
          </wp:inline>
        </w:drawing>
      </w:r>
    </w:p>
    <w:p w14:paraId="653B3ED7" w14:textId="1C058BEC" w:rsidR="00F70A25" w:rsidRDefault="00F70A25" w:rsidP="00F70A25">
      <w:pPr>
        <w:jc w:val="center"/>
      </w:pPr>
      <w:bookmarkStart w:id="235" w:name="_Toc133340150"/>
      <w:bookmarkStart w:id="236" w:name="_Toc133340326"/>
      <w:r>
        <w:t xml:space="preserve">Fig. </w:t>
      </w:r>
      <w:fldSimple w:instr=" STYLEREF 1 \s ">
        <w:r w:rsidR="00AA4D4B">
          <w:rPr>
            <w:noProof/>
          </w:rPr>
          <w:t>10</w:t>
        </w:r>
      </w:fldSimple>
      <w:r w:rsidR="00AA4D4B">
        <w:t>.</w:t>
      </w:r>
      <w:fldSimple w:instr=" SEQ Fig. \* ARABIC \s 1 ">
        <w:r w:rsidR="00AA4D4B">
          <w:rPr>
            <w:noProof/>
          </w:rPr>
          <w:t>2</w:t>
        </w:r>
      </w:fldSimple>
      <w:r>
        <w:t xml:space="preserve"> </w:t>
      </w:r>
      <w:r w:rsidRPr="005D747B">
        <w:t>Diagrama cazurilor de secvență</w:t>
      </w:r>
      <w:bookmarkEnd w:id="235"/>
      <w:bookmarkEnd w:id="236"/>
    </w:p>
    <w:p w14:paraId="65FA2F18" w14:textId="49ED9870" w:rsidR="00BB53A3" w:rsidRDefault="00BB53A3" w:rsidP="00F70A25">
      <w:pPr>
        <w:jc w:val="center"/>
      </w:pPr>
    </w:p>
    <w:p w14:paraId="3AFDF008" w14:textId="3AEE3999" w:rsidR="00BB53A3" w:rsidRDefault="00BB53A3" w:rsidP="00F70A25">
      <w:pPr>
        <w:jc w:val="center"/>
      </w:pPr>
    </w:p>
    <w:p w14:paraId="6024827D" w14:textId="632A7845" w:rsidR="00BB53A3" w:rsidRDefault="00BB53A3" w:rsidP="00BB53A3">
      <w:pPr>
        <w:pStyle w:val="Titlu2"/>
      </w:pPr>
      <w:bookmarkStart w:id="237" w:name="_Toc133689338"/>
      <w:r>
        <w:t>Anexa D</w:t>
      </w:r>
      <w:bookmarkEnd w:id="237"/>
    </w:p>
    <w:p w14:paraId="6F54CD2C" w14:textId="62AD8F40" w:rsidR="00BB53A3" w:rsidRDefault="00BB53A3" w:rsidP="00BB53A3"/>
    <w:p w14:paraId="375D7925" w14:textId="17FD53B1" w:rsidR="00E650FE" w:rsidRDefault="00E650FE" w:rsidP="00BB53A3"/>
    <w:p w14:paraId="6C805935" w14:textId="12EB3108" w:rsidR="00E650FE" w:rsidRDefault="00E650FE" w:rsidP="00BB53A3"/>
    <w:p w14:paraId="63C4AD3C" w14:textId="0B36D2E2" w:rsidR="00E650FE" w:rsidRDefault="00E650FE" w:rsidP="00BB53A3"/>
    <w:p w14:paraId="5144D3C9" w14:textId="587D9BE3" w:rsidR="00E650FE" w:rsidRDefault="00E650FE" w:rsidP="00BB53A3"/>
    <w:p w14:paraId="65D23372" w14:textId="4C0C9067" w:rsidR="00E650FE" w:rsidRDefault="00E650FE" w:rsidP="00BB53A3"/>
    <w:p w14:paraId="190CA027" w14:textId="1468BEC1" w:rsidR="00E650FE" w:rsidRDefault="00E650FE" w:rsidP="00BB53A3"/>
    <w:p w14:paraId="116AA9A3" w14:textId="43FA9C8B" w:rsidR="00E650FE" w:rsidRDefault="00E650FE" w:rsidP="00BB53A3"/>
    <w:p w14:paraId="00546188" w14:textId="77777777" w:rsidR="00E650FE" w:rsidRPr="00BB53A3" w:rsidRDefault="00E650FE" w:rsidP="00BB53A3"/>
    <w:sectPr w:rsidR="00E650FE" w:rsidRPr="00BB53A3" w:rsidSect="00DF4450">
      <w:headerReference w:type="default" r:id="rId58"/>
      <w:footerReference w:type="default" r:id="rId59"/>
      <w:pgSz w:w="12240" w:h="15840"/>
      <w:pgMar w:top="1440"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4ADA3" w14:textId="77777777" w:rsidR="0084021F" w:rsidRDefault="0084021F">
      <w:pPr>
        <w:spacing w:after="0" w:line="240" w:lineRule="auto"/>
      </w:pPr>
      <w:r>
        <w:separator/>
      </w:r>
    </w:p>
  </w:endnote>
  <w:endnote w:type="continuationSeparator" w:id="0">
    <w:p w14:paraId="3B5E2F8B" w14:textId="77777777" w:rsidR="0084021F" w:rsidRDefault="008402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898180"/>
      <w:docPartObj>
        <w:docPartGallery w:val="Page Numbers (Top of Page)"/>
        <w:docPartUnique/>
      </w:docPartObj>
    </w:sdtPr>
    <w:sdtContent>
      <w:p w14:paraId="56D0BCFE" w14:textId="14C56094" w:rsidR="00DF4450" w:rsidRPr="005E4D31" w:rsidRDefault="00DF4450" w:rsidP="00DF4450">
        <w:pPr>
          <w:pStyle w:val="Subsol"/>
          <w:jc w:val="center"/>
          <w:rPr>
            <w:sz w:val="20"/>
            <w:szCs w:val="20"/>
          </w:rPr>
        </w:pPr>
        <w:r w:rsidRPr="005E4D31">
          <w:rPr>
            <w:sz w:val="20"/>
            <w:szCs w:val="20"/>
          </w:rPr>
          <w:t>NECLASIFICAT</w:t>
        </w:r>
      </w:p>
    </w:sdtContent>
  </w:sdt>
  <w:p w14:paraId="2570E536" w14:textId="1B1A82A7" w:rsidR="00DF4450" w:rsidRDefault="00DF4450">
    <w:pPr>
      <w:pStyle w:val="Subsol"/>
    </w:pPr>
    <w:r>
      <w:rPr>
        <w:b/>
        <w:bCs/>
        <w:sz w:val="20"/>
        <w:szCs w:val="20"/>
      </w:rPr>
      <w:tab/>
    </w:r>
    <w:r w:rsidRPr="00DF4450">
      <w:rPr>
        <w:b/>
        <w:bCs/>
        <w:sz w:val="20"/>
        <w:szCs w:val="20"/>
      </w:rPr>
      <w:fldChar w:fldCharType="begin"/>
    </w:r>
    <w:r w:rsidRPr="00DF4450">
      <w:rPr>
        <w:b/>
        <w:bCs/>
        <w:sz w:val="20"/>
        <w:szCs w:val="20"/>
      </w:rPr>
      <w:instrText>PAGE  \* Arabic  \* MERGEFORMAT</w:instrText>
    </w:r>
    <w:r w:rsidRPr="00DF4450">
      <w:rPr>
        <w:b/>
        <w:bCs/>
        <w:sz w:val="20"/>
        <w:szCs w:val="20"/>
      </w:rPr>
      <w:fldChar w:fldCharType="separate"/>
    </w:r>
    <w:r w:rsidRPr="00DF4450">
      <w:rPr>
        <w:b/>
        <w:bCs/>
        <w:sz w:val="20"/>
        <w:szCs w:val="20"/>
      </w:rPr>
      <w:t>1</w:t>
    </w:r>
    <w:r w:rsidRPr="00DF4450">
      <w:rPr>
        <w:b/>
        <w:bCs/>
        <w:sz w:val="20"/>
        <w:szCs w:val="20"/>
      </w:rPr>
      <w:fldChar w:fldCharType="end"/>
    </w:r>
    <w:r w:rsidRPr="00DF4450">
      <w:rPr>
        <w:b/>
        <w:bCs/>
        <w:sz w:val="20"/>
        <w:szCs w:val="20"/>
      </w:rPr>
      <w:t xml:space="preserve"> </w:t>
    </w:r>
    <w:r w:rsidRPr="00DF4450">
      <w:rPr>
        <w:sz w:val="20"/>
        <w:szCs w:val="20"/>
      </w:rPr>
      <w:t>din</w:t>
    </w:r>
    <w:r w:rsidRPr="00DF4450">
      <w:rPr>
        <w:b/>
        <w:bCs/>
        <w:sz w:val="20"/>
        <w:szCs w:val="20"/>
      </w:rPr>
      <w:t xml:space="preserve"> </w:t>
    </w:r>
    <w:r w:rsidRPr="00DF4450">
      <w:rPr>
        <w:b/>
        <w:bCs/>
        <w:sz w:val="20"/>
        <w:szCs w:val="20"/>
      </w:rPr>
      <w:fldChar w:fldCharType="begin"/>
    </w:r>
    <w:r w:rsidRPr="00DF4450">
      <w:rPr>
        <w:b/>
        <w:bCs/>
        <w:sz w:val="20"/>
        <w:szCs w:val="20"/>
      </w:rPr>
      <w:instrText>NUMPAGES  \* Arabic  \* MERGEFORMAT</w:instrText>
    </w:r>
    <w:r w:rsidRPr="00DF4450">
      <w:rPr>
        <w:b/>
        <w:bCs/>
        <w:sz w:val="20"/>
        <w:szCs w:val="20"/>
      </w:rPr>
      <w:fldChar w:fldCharType="separate"/>
    </w:r>
    <w:r w:rsidRPr="00DF4450">
      <w:rPr>
        <w:b/>
        <w:bCs/>
        <w:sz w:val="20"/>
        <w:szCs w:val="20"/>
      </w:rPr>
      <w:t>2</w:t>
    </w:r>
    <w:r w:rsidRPr="00DF4450">
      <w:rPr>
        <w:b/>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5F17F" w14:textId="77777777" w:rsidR="0084021F" w:rsidRDefault="0084021F">
      <w:pPr>
        <w:spacing w:after="0" w:line="240" w:lineRule="auto"/>
      </w:pPr>
      <w:r>
        <w:separator/>
      </w:r>
    </w:p>
  </w:footnote>
  <w:footnote w:type="continuationSeparator" w:id="0">
    <w:p w14:paraId="6E258B44" w14:textId="77777777" w:rsidR="0084021F" w:rsidRDefault="008402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FE610" w14:textId="0E02FC9C" w:rsidR="00DF4450" w:rsidRDefault="00DF4450" w:rsidP="00DF4450">
    <w:pPr>
      <w:pStyle w:val="Antet"/>
      <w:jc w:val="center"/>
    </w:pPr>
    <w:r w:rsidRPr="005E4D31">
      <w:rPr>
        <w:sz w:val="20"/>
        <w:szCs w:val="20"/>
      </w:rPr>
      <w:t>NECLASIFICAT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3604"/>
    <w:multiLevelType w:val="hybridMultilevel"/>
    <w:tmpl w:val="EB34DB5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8E974B1"/>
    <w:multiLevelType w:val="hybridMultilevel"/>
    <w:tmpl w:val="1598E204"/>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2" w15:restartNumberingAfterBreak="0">
    <w:nsid w:val="0B69727E"/>
    <w:multiLevelType w:val="hybridMultilevel"/>
    <w:tmpl w:val="5C80288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11E06DA3"/>
    <w:multiLevelType w:val="hybridMultilevel"/>
    <w:tmpl w:val="A5C62C5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264E46D9"/>
    <w:multiLevelType w:val="hybridMultilevel"/>
    <w:tmpl w:val="9D4AC3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6DF7F8A"/>
    <w:multiLevelType w:val="hybridMultilevel"/>
    <w:tmpl w:val="35880D6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3248362F"/>
    <w:multiLevelType w:val="hybridMultilevel"/>
    <w:tmpl w:val="405C6D2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34891924"/>
    <w:multiLevelType w:val="hybridMultilevel"/>
    <w:tmpl w:val="357AF7D8"/>
    <w:lvl w:ilvl="0" w:tplc="B05C49E4">
      <w:start w:val="3"/>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3623164A"/>
    <w:multiLevelType w:val="hybridMultilevel"/>
    <w:tmpl w:val="817017E2"/>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9" w15:restartNumberingAfterBreak="0">
    <w:nsid w:val="38E74342"/>
    <w:multiLevelType w:val="hybridMultilevel"/>
    <w:tmpl w:val="EAC8B6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3D6459ED"/>
    <w:multiLevelType w:val="multilevel"/>
    <w:tmpl w:val="289E9DDC"/>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1" w15:restartNumberingAfterBreak="0">
    <w:nsid w:val="52402614"/>
    <w:multiLevelType w:val="hybridMultilevel"/>
    <w:tmpl w:val="F60E1BE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15:restartNumberingAfterBreak="0">
    <w:nsid w:val="5A9B2327"/>
    <w:multiLevelType w:val="hybridMultilevel"/>
    <w:tmpl w:val="85DCE25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600279DA"/>
    <w:multiLevelType w:val="hybridMultilevel"/>
    <w:tmpl w:val="221C050A"/>
    <w:lvl w:ilvl="0" w:tplc="0418000F">
      <w:start w:val="1"/>
      <w:numFmt w:val="decimal"/>
      <w:lvlText w:val="%1."/>
      <w:lvlJc w:val="left"/>
      <w:pPr>
        <w:ind w:left="2520" w:hanging="360"/>
      </w:pPr>
      <w:rPr>
        <w:rFonts w:hint="default"/>
      </w:rPr>
    </w:lvl>
    <w:lvl w:ilvl="1" w:tplc="04180019" w:tentative="1">
      <w:start w:val="1"/>
      <w:numFmt w:val="lowerLetter"/>
      <w:lvlText w:val="%2."/>
      <w:lvlJc w:val="left"/>
      <w:pPr>
        <w:ind w:left="3240" w:hanging="360"/>
      </w:pPr>
    </w:lvl>
    <w:lvl w:ilvl="2" w:tplc="0418001B" w:tentative="1">
      <w:start w:val="1"/>
      <w:numFmt w:val="lowerRoman"/>
      <w:lvlText w:val="%3."/>
      <w:lvlJc w:val="right"/>
      <w:pPr>
        <w:ind w:left="3960" w:hanging="180"/>
      </w:pPr>
    </w:lvl>
    <w:lvl w:ilvl="3" w:tplc="0418000F" w:tentative="1">
      <w:start w:val="1"/>
      <w:numFmt w:val="decimal"/>
      <w:lvlText w:val="%4."/>
      <w:lvlJc w:val="left"/>
      <w:pPr>
        <w:ind w:left="4680" w:hanging="360"/>
      </w:pPr>
    </w:lvl>
    <w:lvl w:ilvl="4" w:tplc="04180019" w:tentative="1">
      <w:start w:val="1"/>
      <w:numFmt w:val="lowerLetter"/>
      <w:lvlText w:val="%5."/>
      <w:lvlJc w:val="left"/>
      <w:pPr>
        <w:ind w:left="5400" w:hanging="360"/>
      </w:pPr>
    </w:lvl>
    <w:lvl w:ilvl="5" w:tplc="0418001B" w:tentative="1">
      <w:start w:val="1"/>
      <w:numFmt w:val="lowerRoman"/>
      <w:lvlText w:val="%6."/>
      <w:lvlJc w:val="right"/>
      <w:pPr>
        <w:ind w:left="6120" w:hanging="180"/>
      </w:pPr>
    </w:lvl>
    <w:lvl w:ilvl="6" w:tplc="0418000F" w:tentative="1">
      <w:start w:val="1"/>
      <w:numFmt w:val="decimal"/>
      <w:lvlText w:val="%7."/>
      <w:lvlJc w:val="left"/>
      <w:pPr>
        <w:ind w:left="6840" w:hanging="360"/>
      </w:pPr>
    </w:lvl>
    <w:lvl w:ilvl="7" w:tplc="04180019" w:tentative="1">
      <w:start w:val="1"/>
      <w:numFmt w:val="lowerLetter"/>
      <w:lvlText w:val="%8."/>
      <w:lvlJc w:val="left"/>
      <w:pPr>
        <w:ind w:left="7560" w:hanging="360"/>
      </w:pPr>
    </w:lvl>
    <w:lvl w:ilvl="8" w:tplc="0418001B" w:tentative="1">
      <w:start w:val="1"/>
      <w:numFmt w:val="lowerRoman"/>
      <w:lvlText w:val="%9."/>
      <w:lvlJc w:val="right"/>
      <w:pPr>
        <w:ind w:left="8280" w:hanging="180"/>
      </w:pPr>
    </w:lvl>
  </w:abstractNum>
  <w:abstractNum w:abstractNumId="14" w15:restartNumberingAfterBreak="0">
    <w:nsid w:val="6092195C"/>
    <w:multiLevelType w:val="hybridMultilevel"/>
    <w:tmpl w:val="063C8C26"/>
    <w:lvl w:ilvl="0" w:tplc="1A3E1E98">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5" w15:restartNumberingAfterBreak="0">
    <w:nsid w:val="622B67F4"/>
    <w:multiLevelType w:val="hybridMultilevel"/>
    <w:tmpl w:val="E32CB02E"/>
    <w:lvl w:ilvl="0" w:tplc="0418000F">
      <w:start w:val="1"/>
      <w:numFmt w:val="decimal"/>
      <w:lvlText w:val="%1."/>
      <w:lvlJc w:val="left"/>
      <w:pPr>
        <w:ind w:left="1428" w:hanging="360"/>
      </w:pPr>
    </w:lvl>
    <w:lvl w:ilvl="1" w:tplc="04180019" w:tentative="1">
      <w:start w:val="1"/>
      <w:numFmt w:val="lowerLetter"/>
      <w:lvlText w:val="%2."/>
      <w:lvlJc w:val="left"/>
      <w:pPr>
        <w:ind w:left="2148" w:hanging="360"/>
      </w:pPr>
    </w:lvl>
    <w:lvl w:ilvl="2" w:tplc="0418001B" w:tentative="1">
      <w:start w:val="1"/>
      <w:numFmt w:val="lowerRoman"/>
      <w:lvlText w:val="%3."/>
      <w:lvlJc w:val="right"/>
      <w:pPr>
        <w:ind w:left="2868" w:hanging="180"/>
      </w:pPr>
    </w:lvl>
    <w:lvl w:ilvl="3" w:tplc="0418000F" w:tentative="1">
      <w:start w:val="1"/>
      <w:numFmt w:val="decimal"/>
      <w:lvlText w:val="%4."/>
      <w:lvlJc w:val="left"/>
      <w:pPr>
        <w:ind w:left="3588" w:hanging="360"/>
      </w:pPr>
    </w:lvl>
    <w:lvl w:ilvl="4" w:tplc="04180019" w:tentative="1">
      <w:start w:val="1"/>
      <w:numFmt w:val="lowerLetter"/>
      <w:lvlText w:val="%5."/>
      <w:lvlJc w:val="left"/>
      <w:pPr>
        <w:ind w:left="4308" w:hanging="360"/>
      </w:pPr>
    </w:lvl>
    <w:lvl w:ilvl="5" w:tplc="0418001B" w:tentative="1">
      <w:start w:val="1"/>
      <w:numFmt w:val="lowerRoman"/>
      <w:lvlText w:val="%6."/>
      <w:lvlJc w:val="right"/>
      <w:pPr>
        <w:ind w:left="5028" w:hanging="180"/>
      </w:pPr>
    </w:lvl>
    <w:lvl w:ilvl="6" w:tplc="0418000F" w:tentative="1">
      <w:start w:val="1"/>
      <w:numFmt w:val="decimal"/>
      <w:lvlText w:val="%7."/>
      <w:lvlJc w:val="left"/>
      <w:pPr>
        <w:ind w:left="5748" w:hanging="360"/>
      </w:pPr>
    </w:lvl>
    <w:lvl w:ilvl="7" w:tplc="04180019" w:tentative="1">
      <w:start w:val="1"/>
      <w:numFmt w:val="lowerLetter"/>
      <w:lvlText w:val="%8."/>
      <w:lvlJc w:val="left"/>
      <w:pPr>
        <w:ind w:left="6468" w:hanging="360"/>
      </w:pPr>
    </w:lvl>
    <w:lvl w:ilvl="8" w:tplc="0418001B" w:tentative="1">
      <w:start w:val="1"/>
      <w:numFmt w:val="lowerRoman"/>
      <w:lvlText w:val="%9."/>
      <w:lvlJc w:val="right"/>
      <w:pPr>
        <w:ind w:left="7188" w:hanging="180"/>
      </w:pPr>
    </w:lvl>
  </w:abstractNum>
  <w:abstractNum w:abstractNumId="16" w15:restartNumberingAfterBreak="0">
    <w:nsid w:val="625E7F20"/>
    <w:multiLevelType w:val="hybridMultilevel"/>
    <w:tmpl w:val="1C8C6972"/>
    <w:lvl w:ilvl="0" w:tplc="FB14E0E4">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7" w15:restartNumberingAfterBreak="0">
    <w:nsid w:val="65E9661D"/>
    <w:multiLevelType w:val="multilevel"/>
    <w:tmpl w:val="E3E21BA6"/>
    <w:lvl w:ilvl="0">
      <w:start w:val="1"/>
      <w:numFmt w:val="decimal"/>
      <w:pStyle w:val="Titlu1"/>
      <w:lvlText w:val="%1"/>
      <w:lvlJc w:val="left"/>
      <w:pPr>
        <w:ind w:left="432" w:hanging="432"/>
      </w:pPr>
    </w:lvl>
    <w:lvl w:ilvl="1">
      <w:start w:val="1"/>
      <w:numFmt w:val="decimal"/>
      <w:pStyle w:val="Titlu2"/>
      <w:lvlText w:val="%1.%2"/>
      <w:lvlJc w:val="left"/>
      <w:pPr>
        <w:ind w:left="576" w:hanging="576"/>
      </w:pPr>
      <w:rPr>
        <w:b/>
      </w:rPr>
    </w:lvl>
    <w:lvl w:ilvl="2">
      <w:start w:val="1"/>
      <w:numFmt w:val="decimal"/>
      <w:pStyle w:val="Titlu3"/>
      <w:lvlText w:val="%1.%2.%3"/>
      <w:lvlJc w:val="left"/>
      <w:pPr>
        <w:ind w:left="720" w:hanging="720"/>
      </w:pPr>
      <w:rPr>
        <w:b/>
        <w:color w:val="000000" w:themeColor="text1"/>
      </w:rPr>
    </w:lvl>
    <w:lvl w:ilvl="3">
      <w:start w:val="1"/>
      <w:numFmt w:val="decimal"/>
      <w:pStyle w:val="Titlu4"/>
      <w:lvlText w:val="%1.%2.%3.%4"/>
      <w:lvlJc w:val="left"/>
      <w:pPr>
        <w:ind w:left="1494" w:hanging="864"/>
      </w:pPr>
    </w:lvl>
    <w:lvl w:ilvl="4">
      <w:start w:val="1"/>
      <w:numFmt w:val="decimal"/>
      <w:pStyle w:val="Titlu5"/>
      <w:lvlText w:val="%1.%2.%3.%4.%5"/>
      <w:lvlJc w:val="left"/>
      <w:rPr>
        <w:rFonts w:ascii="Times New Roman" w:hAnsi="Times New Roman" w:cs="Times New Roman"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r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18" w15:restartNumberingAfterBreak="0">
    <w:nsid w:val="76974C24"/>
    <w:multiLevelType w:val="hybridMultilevel"/>
    <w:tmpl w:val="AD366A0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9" w15:restartNumberingAfterBreak="0">
    <w:nsid w:val="780659AD"/>
    <w:multiLevelType w:val="hybridMultilevel"/>
    <w:tmpl w:val="D316747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389814743">
    <w:abstractNumId w:val="17"/>
  </w:num>
  <w:num w:numId="2" w16cid:durableId="139886358">
    <w:abstractNumId w:val="10"/>
  </w:num>
  <w:num w:numId="3" w16cid:durableId="1288127328">
    <w:abstractNumId w:val="14"/>
  </w:num>
  <w:num w:numId="4" w16cid:durableId="1366448073">
    <w:abstractNumId w:val="19"/>
  </w:num>
  <w:num w:numId="5" w16cid:durableId="852767853">
    <w:abstractNumId w:val="11"/>
  </w:num>
  <w:num w:numId="6" w16cid:durableId="1933121296">
    <w:abstractNumId w:val="1"/>
  </w:num>
  <w:num w:numId="7" w16cid:durableId="913199909">
    <w:abstractNumId w:val="16"/>
  </w:num>
  <w:num w:numId="8" w16cid:durableId="634917094">
    <w:abstractNumId w:val="18"/>
  </w:num>
  <w:num w:numId="9" w16cid:durableId="943420868">
    <w:abstractNumId w:val="9"/>
  </w:num>
  <w:num w:numId="10" w16cid:durableId="2008750692">
    <w:abstractNumId w:val="4"/>
  </w:num>
  <w:num w:numId="11" w16cid:durableId="1402482701">
    <w:abstractNumId w:val="3"/>
  </w:num>
  <w:num w:numId="12" w16cid:durableId="1668440516">
    <w:abstractNumId w:val="15"/>
  </w:num>
  <w:num w:numId="13" w16cid:durableId="1154686712">
    <w:abstractNumId w:val="12"/>
  </w:num>
  <w:num w:numId="14" w16cid:durableId="293293288">
    <w:abstractNumId w:val="6"/>
  </w:num>
  <w:num w:numId="15" w16cid:durableId="918712845">
    <w:abstractNumId w:val="2"/>
  </w:num>
  <w:num w:numId="16" w16cid:durableId="1384329786">
    <w:abstractNumId w:val="13"/>
  </w:num>
  <w:num w:numId="17" w16cid:durableId="1450926785">
    <w:abstractNumId w:val="7"/>
  </w:num>
  <w:num w:numId="18" w16cid:durableId="1281567961">
    <w:abstractNumId w:val="8"/>
  </w:num>
  <w:num w:numId="19" w16cid:durableId="1669212265">
    <w:abstractNumId w:val="0"/>
  </w:num>
  <w:num w:numId="20" w16cid:durableId="41964326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du Hereșanu">
    <w15:presenceInfo w15:providerId="Windows Live" w15:userId="e7ec04bc1eb9d4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464DC"/>
    <w:rsid w:val="0000419C"/>
    <w:rsid w:val="0000618D"/>
    <w:rsid w:val="00007478"/>
    <w:rsid w:val="00007C15"/>
    <w:rsid w:val="00010494"/>
    <w:rsid w:val="000157F1"/>
    <w:rsid w:val="00015E6B"/>
    <w:rsid w:val="00021F91"/>
    <w:rsid w:val="000249B2"/>
    <w:rsid w:val="000250BF"/>
    <w:rsid w:val="00030AFE"/>
    <w:rsid w:val="00044DBC"/>
    <w:rsid w:val="00046890"/>
    <w:rsid w:val="0004790B"/>
    <w:rsid w:val="000526D6"/>
    <w:rsid w:val="000543DB"/>
    <w:rsid w:val="000608B6"/>
    <w:rsid w:val="00071351"/>
    <w:rsid w:val="0007436F"/>
    <w:rsid w:val="000753A7"/>
    <w:rsid w:val="00077490"/>
    <w:rsid w:val="00082EDA"/>
    <w:rsid w:val="000832CC"/>
    <w:rsid w:val="000850AE"/>
    <w:rsid w:val="0009248F"/>
    <w:rsid w:val="00092EAE"/>
    <w:rsid w:val="000A4AC3"/>
    <w:rsid w:val="000B12C5"/>
    <w:rsid w:val="000B737C"/>
    <w:rsid w:val="000C204B"/>
    <w:rsid w:val="000C4381"/>
    <w:rsid w:val="000D1A7D"/>
    <w:rsid w:val="000D541D"/>
    <w:rsid w:val="000D7BE8"/>
    <w:rsid w:val="000E5707"/>
    <w:rsid w:val="000F00B9"/>
    <w:rsid w:val="000F592A"/>
    <w:rsid w:val="000F62A9"/>
    <w:rsid w:val="00104708"/>
    <w:rsid w:val="00107C9C"/>
    <w:rsid w:val="00110DDA"/>
    <w:rsid w:val="00114724"/>
    <w:rsid w:val="0011596E"/>
    <w:rsid w:val="001311AA"/>
    <w:rsid w:val="00140B07"/>
    <w:rsid w:val="00142136"/>
    <w:rsid w:val="0014647F"/>
    <w:rsid w:val="00147073"/>
    <w:rsid w:val="00152B0A"/>
    <w:rsid w:val="00155F3F"/>
    <w:rsid w:val="00163009"/>
    <w:rsid w:val="001637BA"/>
    <w:rsid w:val="00163831"/>
    <w:rsid w:val="00167272"/>
    <w:rsid w:val="001709E4"/>
    <w:rsid w:val="001742AC"/>
    <w:rsid w:val="00176817"/>
    <w:rsid w:val="00177950"/>
    <w:rsid w:val="00183007"/>
    <w:rsid w:val="00183DAD"/>
    <w:rsid w:val="00187157"/>
    <w:rsid w:val="001874D6"/>
    <w:rsid w:val="00194E03"/>
    <w:rsid w:val="001A6940"/>
    <w:rsid w:val="001B2186"/>
    <w:rsid w:val="001B309A"/>
    <w:rsid w:val="001B3127"/>
    <w:rsid w:val="001B3833"/>
    <w:rsid w:val="001C31DE"/>
    <w:rsid w:val="001D0FD4"/>
    <w:rsid w:val="001D6A1E"/>
    <w:rsid w:val="001E3052"/>
    <w:rsid w:val="001E4764"/>
    <w:rsid w:val="001E4C7D"/>
    <w:rsid w:val="001E5F7E"/>
    <w:rsid w:val="001E7AC1"/>
    <w:rsid w:val="001E7FD0"/>
    <w:rsid w:val="00201270"/>
    <w:rsid w:val="00213B5B"/>
    <w:rsid w:val="00217CF6"/>
    <w:rsid w:val="00220712"/>
    <w:rsid w:val="00221802"/>
    <w:rsid w:val="0022402F"/>
    <w:rsid w:val="00226879"/>
    <w:rsid w:val="00233DF9"/>
    <w:rsid w:val="00237B92"/>
    <w:rsid w:val="002405FC"/>
    <w:rsid w:val="00240A5C"/>
    <w:rsid w:val="002454BA"/>
    <w:rsid w:val="00245A27"/>
    <w:rsid w:val="002472A4"/>
    <w:rsid w:val="002573BB"/>
    <w:rsid w:val="002636B6"/>
    <w:rsid w:val="002636DB"/>
    <w:rsid w:val="00266594"/>
    <w:rsid w:val="00267315"/>
    <w:rsid w:val="002723EA"/>
    <w:rsid w:val="00277605"/>
    <w:rsid w:val="002823C6"/>
    <w:rsid w:val="002862C9"/>
    <w:rsid w:val="00293ACE"/>
    <w:rsid w:val="00293BAC"/>
    <w:rsid w:val="002A7F79"/>
    <w:rsid w:val="002B2CFE"/>
    <w:rsid w:val="002B31BE"/>
    <w:rsid w:val="002B4FA2"/>
    <w:rsid w:val="002C2597"/>
    <w:rsid w:val="002C32C2"/>
    <w:rsid w:val="002C3DF4"/>
    <w:rsid w:val="002C4F0B"/>
    <w:rsid w:val="002D13D5"/>
    <w:rsid w:val="002D3C9B"/>
    <w:rsid w:val="002D744D"/>
    <w:rsid w:val="002E6F0F"/>
    <w:rsid w:val="002F187B"/>
    <w:rsid w:val="002F2630"/>
    <w:rsid w:val="002F4B3F"/>
    <w:rsid w:val="002F71BB"/>
    <w:rsid w:val="00302D68"/>
    <w:rsid w:val="003030F0"/>
    <w:rsid w:val="00314103"/>
    <w:rsid w:val="0031433D"/>
    <w:rsid w:val="003365DF"/>
    <w:rsid w:val="00340341"/>
    <w:rsid w:val="003431A5"/>
    <w:rsid w:val="003450E4"/>
    <w:rsid w:val="003464E2"/>
    <w:rsid w:val="003512D3"/>
    <w:rsid w:val="00354202"/>
    <w:rsid w:val="0035628E"/>
    <w:rsid w:val="003575F4"/>
    <w:rsid w:val="00357DB3"/>
    <w:rsid w:val="003618DA"/>
    <w:rsid w:val="0036236F"/>
    <w:rsid w:val="003639FA"/>
    <w:rsid w:val="003640A2"/>
    <w:rsid w:val="00374084"/>
    <w:rsid w:val="00375C1E"/>
    <w:rsid w:val="00375F14"/>
    <w:rsid w:val="0038565A"/>
    <w:rsid w:val="003960E2"/>
    <w:rsid w:val="003A13D8"/>
    <w:rsid w:val="003B4940"/>
    <w:rsid w:val="003B4BF3"/>
    <w:rsid w:val="003B6DB3"/>
    <w:rsid w:val="003C3276"/>
    <w:rsid w:val="003C3C3B"/>
    <w:rsid w:val="003C5087"/>
    <w:rsid w:val="003C6017"/>
    <w:rsid w:val="003C6417"/>
    <w:rsid w:val="003D307F"/>
    <w:rsid w:val="003E0254"/>
    <w:rsid w:val="003E2BCF"/>
    <w:rsid w:val="003E4577"/>
    <w:rsid w:val="003E70A9"/>
    <w:rsid w:val="003E7BFD"/>
    <w:rsid w:val="003F0D6B"/>
    <w:rsid w:val="00406E47"/>
    <w:rsid w:val="0041587E"/>
    <w:rsid w:val="00416513"/>
    <w:rsid w:val="004238F1"/>
    <w:rsid w:val="00426994"/>
    <w:rsid w:val="00433BC4"/>
    <w:rsid w:val="00436A5D"/>
    <w:rsid w:val="00446B5F"/>
    <w:rsid w:val="00446C6A"/>
    <w:rsid w:val="00451968"/>
    <w:rsid w:val="00452E6D"/>
    <w:rsid w:val="004539DA"/>
    <w:rsid w:val="00455F36"/>
    <w:rsid w:val="00456B7E"/>
    <w:rsid w:val="004671E2"/>
    <w:rsid w:val="00471E2F"/>
    <w:rsid w:val="004729E8"/>
    <w:rsid w:val="0048571E"/>
    <w:rsid w:val="00487D6D"/>
    <w:rsid w:val="00491872"/>
    <w:rsid w:val="00491E60"/>
    <w:rsid w:val="004A3C47"/>
    <w:rsid w:val="004A3D9F"/>
    <w:rsid w:val="004B2CA4"/>
    <w:rsid w:val="004B7DF9"/>
    <w:rsid w:val="004D2DC0"/>
    <w:rsid w:val="004D4A9D"/>
    <w:rsid w:val="004D4BE2"/>
    <w:rsid w:val="004D55F0"/>
    <w:rsid w:val="004E13AE"/>
    <w:rsid w:val="004E3E79"/>
    <w:rsid w:val="004F5F4B"/>
    <w:rsid w:val="004F6308"/>
    <w:rsid w:val="004F6703"/>
    <w:rsid w:val="0050151A"/>
    <w:rsid w:val="005027B6"/>
    <w:rsid w:val="00507882"/>
    <w:rsid w:val="00507CD0"/>
    <w:rsid w:val="00513C70"/>
    <w:rsid w:val="0051752D"/>
    <w:rsid w:val="00521032"/>
    <w:rsid w:val="00521625"/>
    <w:rsid w:val="00536BAA"/>
    <w:rsid w:val="00541A16"/>
    <w:rsid w:val="005421F5"/>
    <w:rsid w:val="005444D9"/>
    <w:rsid w:val="00547881"/>
    <w:rsid w:val="005511C4"/>
    <w:rsid w:val="00553BA7"/>
    <w:rsid w:val="00553F6C"/>
    <w:rsid w:val="00561217"/>
    <w:rsid w:val="00562B76"/>
    <w:rsid w:val="00565341"/>
    <w:rsid w:val="00566E35"/>
    <w:rsid w:val="005744E6"/>
    <w:rsid w:val="00575ABF"/>
    <w:rsid w:val="00580E5E"/>
    <w:rsid w:val="0058474A"/>
    <w:rsid w:val="005879FF"/>
    <w:rsid w:val="00587A0D"/>
    <w:rsid w:val="00587C75"/>
    <w:rsid w:val="00594861"/>
    <w:rsid w:val="0059622A"/>
    <w:rsid w:val="00597853"/>
    <w:rsid w:val="005A263B"/>
    <w:rsid w:val="005A57EA"/>
    <w:rsid w:val="005B0D68"/>
    <w:rsid w:val="005B44B7"/>
    <w:rsid w:val="005B4F0D"/>
    <w:rsid w:val="005B6F2F"/>
    <w:rsid w:val="005C4898"/>
    <w:rsid w:val="005C5C8A"/>
    <w:rsid w:val="005D1149"/>
    <w:rsid w:val="005D5D21"/>
    <w:rsid w:val="005E25ED"/>
    <w:rsid w:val="005E2F93"/>
    <w:rsid w:val="005E47E7"/>
    <w:rsid w:val="005F4007"/>
    <w:rsid w:val="00610E95"/>
    <w:rsid w:val="00611650"/>
    <w:rsid w:val="0061439D"/>
    <w:rsid w:val="0062234B"/>
    <w:rsid w:val="006260F3"/>
    <w:rsid w:val="00630964"/>
    <w:rsid w:val="006335B3"/>
    <w:rsid w:val="006536C7"/>
    <w:rsid w:val="0065673D"/>
    <w:rsid w:val="0066104D"/>
    <w:rsid w:val="00663CB6"/>
    <w:rsid w:val="00663F4B"/>
    <w:rsid w:val="0067324E"/>
    <w:rsid w:val="006758C1"/>
    <w:rsid w:val="006814CC"/>
    <w:rsid w:val="00682B15"/>
    <w:rsid w:val="006914CE"/>
    <w:rsid w:val="00693317"/>
    <w:rsid w:val="006941DD"/>
    <w:rsid w:val="006953D7"/>
    <w:rsid w:val="006A720A"/>
    <w:rsid w:val="006A7623"/>
    <w:rsid w:val="006B100D"/>
    <w:rsid w:val="006B308F"/>
    <w:rsid w:val="006B479A"/>
    <w:rsid w:val="006B5505"/>
    <w:rsid w:val="006B6129"/>
    <w:rsid w:val="006C3676"/>
    <w:rsid w:val="006C4493"/>
    <w:rsid w:val="006D1EB5"/>
    <w:rsid w:val="006D56AC"/>
    <w:rsid w:val="006D66D6"/>
    <w:rsid w:val="006D74D2"/>
    <w:rsid w:val="006E0701"/>
    <w:rsid w:val="006E1AAA"/>
    <w:rsid w:val="006E42EA"/>
    <w:rsid w:val="006E5BF6"/>
    <w:rsid w:val="006E6652"/>
    <w:rsid w:val="006E7C72"/>
    <w:rsid w:val="007003E1"/>
    <w:rsid w:val="00703573"/>
    <w:rsid w:val="007036E6"/>
    <w:rsid w:val="00705A47"/>
    <w:rsid w:val="007113B1"/>
    <w:rsid w:val="00711AC5"/>
    <w:rsid w:val="0071221C"/>
    <w:rsid w:val="00713E4A"/>
    <w:rsid w:val="00716709"/>
    <w:rsid w:val="00723015"/>
    <w:rsid w:val="00725AE0"/>
    <w:rsid w:val="007262B9"/>
    <w:rsid w:val="0073209B"/>
    <w:rsid w:val="00732FE3"/>
    <w:rsid w:val="00740B96"/>
    <w:rsid w:val="0074144F"/>
    <w:rsid w:val="00742213"/>
    <w:rsid w:val="00753D15"/>
    <w:rsid w:val="00755154"/>
    <w:rsid w:val="00755D00"/>
    <w:rsid w:val="0075763E"/>
    <w:rsid w:val="00761585"/>
    <w:rsid w:val="00766E14"/>
    <w:rsid w:val="00770D7F"/>
    <w:rsid w:val="00774B53"/>
    <w:rsid w:val="00777179"/>
    <w:rsid w:val="007802B6"/>
    <w:rsid w:val="00785094"/>
    <w:rsid w:val="00790A62"/>
    <w:rsid w:val="007912B9"/>
    <w:rsid w:val="007A3B90"/>
    <w:rsid w:val="007B488D"/>
    <w:rsid w:val="007B6E55"/>
    <w:rsid w:val="007C0F6D"/>
    <w:rsid w:val="007C15C2"/>
    <w:rsid w:val="007C48CD"/>
    <w:rsid w:val="007D43E4"/>
    <w:rsid w:val="007D5908"/>
    <w:rsid w:val="007E1ACE"/>
    <w:rsid w:val="007E2C94"/>
    <w:rsid w:val="007E6858"/>
    <w:rsid w:val="007E6982"/>
    <w:rsid w:val="007E78E6"/>
    <w:rsid w:val="007F5F51"/>
    <w:rsid w:val="007F7455"/>
    <w:rsid w:val="00803EEB"/>
    <w:rsid w:val="00804D53"/>
    <w:rsid w:val="00805491"/>
    <w:rsid w:val="0081307C"/>
    <w:rsid w:val="008153CD"/>
    <w:rsid w:val="00831942"/>
    <w:rsid w:val="00831C39"/>
    <w:rsid w:val="008364A2"/>
    <w:rsid w:val="0084021F"/>
    <w:rsid w:val="00840295"/>
    <w:rsid w:val="00840FF4"/>
    <w:rsid w:val="00846EE3"/>
    <w:rsid w:val="00853F60"/>
    <w:rsid w:val="008562C5"/>
    <w:rsid w:val="008629CB"/>
    <w:rsid w:val="0086512B"/>
    <w:rsid w:val="00866D2E"/>
    <w:rsid w:val="00867C5E"/>
    <w:rsid w:val="00875266"/>
    <w:rsid w:val="008755D5"/>
    <w:rsid w:val="00876E25"/>
    <w:rsid w:val="0088157C"/>
    <w:rsid w:val="008822A6"/>
    <w:rsid w:val="00885A78"/>
    <w:rsid w:val="008927FD"/>
    <w:rsid w:val="008A0206"/>
    <w:rsid w:val="008A11AD"/>
    <w:rsid w:val="008A4F83"/>
    <w:rsid w:val="008A4FB4"/>
    <w:rsid w:val="008A699A"/>
    <w:rsid w:val="008A7296"/>
    <w:rsid w:val="008A7EBA"/>
    <w:rsid w:val="008B1D75"/>
    <w:rsid w:val="008B71AB"/>
    <w:rsid w:val="008C1C94"/>
    <w:rsid w:val="008C73B8"/>
    <w:rsid w:val="008D16BE"/>
    <w:rsid w:val="008D209B"/>
    <w:rsid w:val="008D252F"/>
    <w:rsid w:val="008D2BF9"/>
    <w:rsid w:val="008D32DE"/>
    <w:rsid w:val="008D4A87"/>
    <w:rsid w:val="008D55BD"/>
    <w:rsid w:val="008D5BC3"/>
    <w:rsid w:val="008E448F"/>
    <w:rsid w:val="008F66EC"/>
    <w:rsid w:val="0090679E"/>
    <w:rsid w:val="009077D3"/>
    <w:rsid w:val="009101E1"/>
    <w:rsid w:val="009103C4"/>
    <w:rsid w:val="009120AC"/>
    <w:rsid w:val="00915A97"/>
    <w:rsid w:val="00921E7F"/>
    <w:rsid w:val="0092296B"/>
    <w:rsid w:val="009261BC"/>
    <w:rsid w:val="00926307"/>
    <w:rsid w:val="00935B23"/>
    <w:rsid w:val="00941EDD"/>
    <w:rsid w:val="00942105"/>
    <w:rsid w:val="009426B1"/>
    <w:rsid w:val="00944651"/>
    <w:rsid w:val="00946F2B"/>
    <w:rsid w:val="00950D98"/>
    <w:rsid w:val="009510D1"/>
    <w:rsid w:val="00953660"/>
    <w:rsid w:val="00953758"/>
    <w:rsid w:val="0095383F"/>
    <w:rsid w:val="00953C6A"/>
    <w:rsid w:val="009608F8"/>
    <w:rsid w:val="00960BC6"/>
    <w:rsid w:val="00972DE4"/>
    <w:rsid w:val="00984F7E"/>
    <w:rsid w:val="00991A9A"/>
    <w:rsid w:val="0099366A"/>
    <w:rsid w:val="0099674E"/>
    <w:rsid w:val="009B3760"/>
    <w:rsid w:val="009C0450"/>
    <w:rsid w:val="009C299F"/>
    <w:rsid w:val="009C75B7"/>
    <w:rsid w:val="009D163D"/>
    <w:rsid w:val="009D25D2"/>
    <w:rsid w:val="009D56C1"/>
    <w:rsid w:val="009E3307"/>
    <w:rsid w:val="009E56C7"/>
    <w:rsid w:val="009E6B51"/>
    <w:rsid w:val="009F0089"/>
    <w:rsid w:val="009F0119"/>
    <w:rsid w:val="009F333B"/>
    <w:rsid w:val="009F3DBF"/>
    <w:rsid w:val="009F56BD"/>
    <w:rsid w:val="00A058C6"/>
    <w:rsid w:val="00A05EEE"/>
    <w:rsid w:val="00A0772B"/>
    <w:rsid w:val="00A07744"/>
    <w:rsid w:val="00A10F6D"/>
    <w:rsid w:val="00A12765"/>
    <w:rsid w:val="00A20327"/>
    <w:rsid w:val="00A2182B"/>
    <w:rsid w:val="00A238D7"/>
    <w:rsid w:val="00A3130A"/>
    <w:rsid w:val="00A33FE6"/>
    <w:rsid w:val="00A345D4"/>
    <w:rsid w:val="00A3717D"/>
    <w:rsid w:val="00A407B6"/>
    <w:rsid w:val="00A464DC"/>
    <w:rsid w:val="00A472EB"/>
    <w:rsid w:val="00A54B1B"/>
    <w:rsid w:val="00A60F77"/>
    <w:rsid w:val="00A64BB3"/>
    <w:rsid w:val="00A658F2"/>
    <w:rsid w:val="00A661DD"/>
    <w:rsid w:val="00A7032F"/>
    <w:rsid w:val="00A745B1"/>
    <w:rsid w:val="00A80545"/>
    <w:rsid w:val="00A85F0A"/>
    <w:rsid w:val="00A87C49"/>
    <w:rsid w:val="00A87E6F"/>
    <w:rsid w:val="00A9431D"/>
    <w:rsid w:val="00A96DC6"/>
    <w:rsid w:val="00AA0711"/>
    <w:rsid w:val="00AA25B9"/>
    <w:rsid w:val="00AA26BE"/>
    <w:rsid w:val="00AA2AFD"/>
    <w:rsid w:val="00AA3131"/>
    <w:rsid w:val="00AA4AAE"/>
    <w:rsid w:val="00AA4B6F"/>
    <w:rsid w:val="00AA4D4B"/>
    <w:rsid w:val="00AA54B8"/>
    <w:rsid w:val="00AA6779"/>
    <w:rsid w:val="00AB1044"/>
    <w:rsid w:val="00AB4630"/>
    <w:rsid w:val="00AB4E70"/>
    <w:rsid w:val="00AB517C"/>
    <w:rsid w:val="00AC14D7"/>
    <w:rsid w:val="00AC1570"/>
    <w:rsid w:val="00AC7043"/>
    <w:rsid w:val="00AC70D1"/>
    <w:rsid w:val="00AD22C8"/>
    <w:rsid w:val="00AD30AD"/>
    <w:rsid w:val="00AD4B61"/>
    <w:rsid w:val="00AE3F7B"/>
    <w:rsid w:val="00AE5BF2"/>
    <w:rsid w:val="00AE671F"/>
    <w:rsid w:val="00AF655D"/>
    <w:rsid w:val="00B0290C"/>
    <w:rsid w:val="00B045AF"/>
    <w:rsid w:val="00B11D9B"/>
    <w:rsid w:val="00B14854"/>
    <w:rsid w:val="00B15455"/>
    <w:rsid w:val="00B16DD3"/>
    <w:rsid w:val="00B21145"/>
    <w:rsid w:val="00B2462F"/>
    <w:rsid w:val="00B24C8A"/>
    <w:rsid w:val="00B3487F"/>
    <w:rsid w:val="00B353E4"/>
    <w:rsid w:val="00B356BD"/>
    <w:rsid w:val="00B42B4B"/>
    <w:rsid w:val="00B42CBC"/>
    <w:rsid w:val="00B451B4"/>
    <w:rsid w:val="00B5138A"/>
    <w:rsid w:val="00B51EA9"/>
    <w:rsid w:val="00B54AE5"/>
    <w:rsid w:val="00B56F36"/>
    <w:rsid w:val="00B60B0B"/>
    <w:rsid w:val="00B619B0"/>
    <w:rsid w:val="00B623F5"/>
    <w:rsid w:val="00B6375B"/>
    <w:rsid w:val="00B64E45"/>
    <w:rsid w:val="00B66237"/>
    <w:rsid w:val="00B67087"/>
    <w:rsid w:val="00B7093A"/>
    <w:rsid w:val="00B71D1F"/>
    <w:rsid w:val="00B73589"/>
    <w:rsid w:val="00B76D91"/>
    <w:rsid w:val="00B77087"/>
    <w:rsid w:val="00B77B82"/>
    <w:rsid w:val="00B81677"/>
    <w:rsid w:val="00B95BE0"/>
    <w:rsid w:val="00BA0ACD"/>
    <w:rsid w:val="00BA19FB"/>
    <w:rsid w:val="00BA7E3E"/>
    <w:rsid w:val="00BB0309"/>
    <w:rsid w:val="00BB41C5"/>
    <w:rsid w:val="00BB53A3"/>
    <w:rsid w:val="00BB7C9F"/>
    <w:rsid w:val="00BC48BF"/>
    <w:rsid w:val="00BC50B1"/>
    <w:rsid w:val="00BC5856"/>
    <w:rsid w:val="00BD02B8"/>
    <w:rsid w:val="00BD539D"/>
    <w:rsid w:val="00BD5688"/>
    <w:rsid w:val="00BE05B9"/>
    <w:rsid w:val="00BF4B7E"/>
    <w:rsid w:val="00C01AA8"/>
    <w:rsid w:val="00C11A46"/>
    <w:rsid w:val="00C11B5E"/>
    <w:rsid w:val="00C215EC"/>
    <w:rsid w:val="00C30B2B"/>
    <w:rsid w:val="00C322FF"/>
    <w:rsid w:val="00C32347"/>
    <w:rsid w:val="00C341E4"/>
    <w:rsid w:val="00C3519B"/>
    <w:rsid w:val="00C35461"/>
    <w:rsid w:val="00C4391F"/>
    <w:rsid w:val="00C51AD2"/>
    <w:rsid w:val="00C5328C"/>
    <w:rsid w:val="00C6286A"/>
    <w:rsid w:val="00C64A5F"/>
    <w:rsid w:val="00C746F9"/>
    <w:rsid w:val="00C74A1E"/>
    <w:rsid w:val="00C77234"/>
    <w:rsid w:val="00C84F86"/>
    <w:rsid w:val="00C85C7C"/>
    <w:rsid w:val="00C85EF4"/>
    <w:rsid w:val="00C8630B"/>
    <w:rsid w:val="00C87AC0"/>
    <w:rsid w:val="00C91BED"/>
    <w:rsid w:val="00C96DC8"/>
    <w:rsid w:val="00CA4FA0"/>
    <w:rsid w:val="00CA54E4"/>
    <w:rsid w:val="00CA648A"/>
    <w:rsid w:val="00CB1809"/>
    <w:rsid w:val="00CB1FD6"/>
    <w:rsid w:val="00CB4127"/>
    <w:rsid w:val="00CB45FD"/>
    <w:rsid w:val="00CB6C2B"/>
    <w:rsid w:val="00CC3EB7"/>
    <w:rsid w:val="00CC620E"/>
    <w:rsid w:val="00CD6958"/>
    <w:rsid w:val="00CE032E"/>
    <w:rsid w:val="00CE37E5"/>
    <w:rsid w:val="00CE5FA3"/>
    <w:rsid w:val="00CE677E"/>
    <w:rsid w:val="00CF043D"/>
    <w:rsid w:val="00CF07BD"/>
    <w:rsid w:val="00CF1551"/>
    <w:rsid w:val="00D048A0"/>
    <w:rsid w:val="00D10994"/>
    <w:rsid w:val="00D131C8"/>
    <w:rsid w:val="00D16770"/>
    <w:rsid w:val="00D222D9"/>
    <w:rsid w:val="00D253BA"/>
    <w:rsid w:val="00D33563"/>
    <w:rsid w:val="00D34D59"/>
    <w:rsid w:val="00D54562"/>
    <w:rsid w:val="00D54AA3"/>
    <w:rsid w:val="00D56825"/>
    <w:rsid w:val="00D645A9"/>
    <w:rsid w:val="00D65BBA"/>
    <w:rsid w:val="00D71B6E"/>
    <w:rsid w:val="00D73E53"/>
    <w:rsid w:val="00D7409D"/>
    <w:rsid w:val="00D7617E"/>
    <w:rsid w:val="00D761E2"/>
    <w:rsid w:val="00D80495"/>
    <w:rsid w:val="00D85494"/>
    <w:rsid w:val="00D93A60"/>
    <w:rsid w:val="00D942F4"/>
    <w:rsid w:val="00D976EC"/>
    <w:rsid w:val="00DA1190"/>
    <w:rsid w:val="00DA3643"/>
    <w:rsid w:val="00DB2201"/>
    <w:rsid w:val="00DB23DC"/>
    <w:rsid w:val="00DB3B7F"/>
    <w:rsid w:val="00DB5157"/>
    <w:rsid w:val="00DC1E22"/>
    <w:rsid w:val="00DC3901"/>
    <w:rsid w:val="00DC7E31"/>
    <w:rsid w:val="00DD379A"/>
    <w:rsid w:val="00DD3F57"/>
    <w:rsid w:val="00DD7E1F"/>
    <w:rsid w:val="00DE05D5"/>
    <w:rsid w:val="00DF1237"/>
    <w:rsid w:val="00DF27B4"/>
    <w:rsid w:val="00DF4450"/>
    <w:rsid w:val="00E00FBD"/>
    <w:rsid w:val="00E05D07"/>
    <w:rsid w:val="00E07094"/>
    <w:rsid w:val="00E07CB7"/>
    <w:rsid w:val="00E132BC"/>
    <w:rsid w:val="00E166EA"/>
    <w:rsid w:val="00E22BAF"/>
    <w:rsid w:val="00E24739"/>
    <w:rsid w:val="00E251D2"/>
    <w:rsid w:val="00E26B48"/>
    <w:rsid w:val="00E306E5"/>
    <w:rsid w:val="00E3126B"/>
    <w:rsid w:val="00E42BF9"/>
    <w:rsid w:val="00E440E4"/>
    <w:rsid w:val="00E54719"/>
    <w:rsid w:val="00E561F1"/>
    <w:rsid w:val="00E62D29"/>
    <w:rsid w:val="00E650FE"/>
    <w:rsid w:val="00E660C1"/>
    <w:rsid w:val="00E711D8"/>
    <w:rsid w:val="00E7272E"/>
    <w:rsid w:val="00E754A2"/>
    <w:rsid w:val="00E806B5"/>
    <w:rsid w:val="00E84DB0"/>
    <w:rsid w:val="00E854A6"/>
    <w:rsid w:val="00E91A1E"/>
    <w:rsid w:val="00E938DE"/>
    <w:rsid w:val="00EA274C"/>
    <w:rsid w:val="00EA365F"/>
    <w:rsid w:val="00EC6829"/>
    <w:rsid w:val="00ED3328"/>
    <w:rsid w:val="00ED3A14"/>
    <w:rsid w:val="00ED42C7"/>
    <w:rsid w:val="00ED6241"/>
    <w:rsid w:val="00ED6523"/>
    <w:rsid w:val="00EE53E6"/>
    <w:rsid w:val="00EE68DC"/>
    <w:rsid w:val="00EF451D"/>
    <w:rsid w:val="00EF7104"/>
    <w:rsid w:val="00F146EC"/>
    <w:rsid w:val="00F16BF5"/>
    <w:rsid w:val="00F20BAC"/>
    <w:rsid w:val="00F21738"/>
    <w:rsid w:val="00F24D0C"/>
    <w:rsid w:val="00F31187"/>
    <w:rsid w:val="00F329D8"/>
    <w:rsid w:val="00F36457"/>
    <w:rsid w:val="00F4264B"/>
    <w:rsid w:val="00F4714E"/>
    <w:rsid w:val="00F5431B"/>
    <w:rsid w:val="00F65137"/>
    <w:rsid w:val="00F7011E"/>
    <w:rsid w:val="00F70A25"/>
    <w:rsid w:val="00F802D9"/>
    <w:rsid w:val="00F840C9"/>
    <w:rsid w:val="00F96604"/>
    <w:rsid w:val="00FA30AC"/>
    <w:rsid w:val="00FA673B"/>
    <w:rsid w:val="00FB04B7"/>
    <w:rsid w:val="00FB3019"/>
    <w:rsid w:val="00FC036C"/>
    <w:rsid w:val="00FC3938"/>
    <w:rsid w:val="00FC5532"/>
    <w:rsid w:val="00FC6279"/>
    <w:rsid w:val="00FC6C69"/>
    <w:rsid w:val="00FC72C5"/>
    <w:rsid w:val="00FD01C2"/>
    <w:rsid w:val="00FD5161"/>
    <w:rsid w:val="00FD7A57"/>
    <w:rsid w:val="00FD7C86"/>
    <w:rsid w:val="00FE012B"/>
    <w:rsid w:val="00FE0A34"/>
    <w:rsid w:val="00FF26C6"/>
    <w:rsid w:val="00FF5775"/>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E6F72"/>
  <w15:docId w15:val="{82767BB0-34A3-4F50-86F4-42E1D9154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3E4"/>
    <w:pPr>
      <w:jc w:val="both"/>
    </w:pPr>
    <w:rPr>
      <w:rFonts w:ascii="Times New Roman" w:hAnsi="Times New Roman" w:cs="Times New Roman"/>
      <w:sz w:val="28"/>
      <w:szCs w:val="26"/>
    </w:rPr>
  </w:style>
  <w:style w:type="paragraph" w:styleId="Titlu1">
    <w:name w:val="heading 1"/>
    <w:basedOn w:val="Normal"/>
    <w:next w:val="Normal"/>
    <w:link w:val="Titlu1Caracter"/>
    <w:uiPriority w:val="9"/>
    <w:qFormat/>
    <w:rsid w:val="00B353E4"/>
    <w:pPr>
      <w:keepNext/>
      <w:keepLines/>
      <w:numPr>
        <w:numId w:val="1"/>
      </w:numPr>
      <w:spacing w:after="360"/>
      <w:outlineLvl w:val="0"/>
    </w:pPr>
    <w:rPr>
      <w:rFonts w:eastAsiaTheme="majorEastAsia"/>
      <w:b/>
      <w:color w:val="000000" w:themeColor="text1"/>
      <w:sz w:val="36"/>
      <w:szCs w:val="32"/>
    </w:rPr>
  </w:style>
  <w:style w:type="paragraph" w:styleId="Titlu2">
    <w:name w:val="heading 2"/>
    <w:basedOn w:val="Normal"/>
    <w:next w:val="Normal"/>
    <w:link w:val="Titlu2Caracter"/>
    <w:uiPriority w:val="9"/>
    <w:unhideWhenUsed/>
    <w:qFormat/>
    <w:rsid w:val="00B353E4"/>
    <w:pPr>
      <w:keepNext/>
      <w:keepLines/>
      <w:numPr>
        <w:ilvl w:val="1"/>
        <w:numId w:val="1"/>
      </w:numPr>
      <w:spacing w:after="240"/>
      <w:outlineLvl w:val="1"/>
    </w:pPr>
    <w:rPr>
      <w:rFonts w:eastAsiaTheme="majorEastAsia"/>
      <w:b/>
      <w:color w:val="000000" w:themeColor="text1"/>
      <w:sz w:val="34"/>
      <w:szCs w:val="28"/>
    </w:rPr>
  </w:style>
  <w:style w:type="paragraph" w:styleId="Titlu3">
    <w:name w:val="heading 3"/>
    <w:basedOn w:val="Normal"/>
    <w:next w:val="Normal"/>
    <w:link w:val="Titlu3Caracter"/>
    <w:uiPriority w:val="9"/>
    <w:unhideWhenUsed/>
    <w:qFormat/>
    <w:rsid w:val="00B353E4"/>
    <w:pPr>
      <w:keepNext/>
      <w:keepLines/>
      <w:numPr>
        <w:ilvl w:val="2"/>
        <w:numId w:val="1"/>
      </w:numPr>
      <w:ind w:left="900"/>
      <w:outlineLvl w:val="2"/>
    </w:pPr>
    <w:rPr>
      <w:rFonts w:eastAsiaTheme="majorEastAsia"/>
      <w:b/>
      <w:color w:val="000000" w:themeColor="text1"/>
      <w:sz w:val="32"/>
    </w:rPr>
  </w:style>
  <w:style w:type="paragraph" w:styleId="Titlu4">
    <w:name w:val="heading 4"/>
    <w:basedOn w:val="Normal"/>
    <w:next w:val="Normal"/>
    <w:link w:val="Titlu4Caracter"/>
    <w:uiPriority w:val="9"/>
    <w:unhideWhenUsed/>
    <w:qFormat/>
    <w:rsid w:val="00B353E4"/>
    <w:pPr>
      <w:keepNext/>
      <w:keepLines/>
      <w:numPr>
        <w:ilvl w:val="3"/>
        <w:numId w:val="1"/>
      </w:numPr>
      <w:spacing w:after="80"/>
      <w:outlineLvl w:val="3"/>
    </w:pPr>
    <w:rPr>
      <w:rFonts w:eastAsiaTheme="majorEastAsia" w:cstheme="majorBidi"/>
      <w:b/>
      <w:iCs/>
      <w:sz w:val="30"/>
    </w:rPr>
  </w:style>
  <w:style w:type="paragraph" w:styleId="Titlu5">
    <w:name w:val="heading 5"/>
    <w:basedOn w:val="Normal"/>
    <w:next w:val="Normal"/>
    <w:link w:val="Titlu5Caracter"/>
    <w:uiPriority w:val="9"/>
    <w:unhideWhenUsed/>
    <w:qFormat/>
    <w:rsid w:val="00B353E4"/>
    <w:pPr>
      <w:keepNext/>
      <w:keepLines/>
      <w:numPr>
        <w:ilvl w:val="4"/>
        <w:numId w:val="1"/>
      </w:numPr>
      <w:spacing w:before="40" w:after="0"/>
      <w:ind w:left="1188"/>
      <w:outlineLvl w:val="4"/>
    </w:pPr>
    <w:rPr>
      <w:rFonts w:asciiTheme="majorHAnsi" w:eastAsiaTheme="majorEastAsia" w:hAnsiTheme="majorHAnsi" w:cstheme="majorBidi"/>
      <w:color w:val="2F5496" w:themeColor="accent1" w:themeShade="BF"/>
    </w:rPr>
  </w:style>
  <w:style w:type="paragraph" w:styleId="Titlu6">
    <w:name w:val="heading 6"/>
    <w:basedOn w:val="Normal"/>
    <w:next w:val="Normal"/>
    <w:link w:val="Titlu6Caracter"/>
    <w:uiPriority w:val="9"/>
    <w:unhideWhenUsed/>
    <w:qFormat/>
    <w:rsid w:val="00B353E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lu7">
    <w:name w:val="heading 7"/>
    <w:basedOn w:val="Normal"/>
    <w:next w:val="Normal"/>
    <w:link w:val="Titlu7Caracter"/>
    <w:uiPriority w:val="9"/>
    <w:unhideWhenUsed/>
    <w:qFormat/>
    <w:rsid w:val="00B353E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lu8">
    <w:name w:val="heading 8"/>
    <w:basedOn w:val="Normal"/>
    <w:next w:val="Normal"/>
    <w:link w:val="Titlu8Caracter"/>
    <w:uiPriority w:val="9"/>
    <w:unhideWhenUsed/>
    <w:qFormat/>
    <w:rsid w:val="00B353E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uiPriority w:val="9"/>
    <w:unhideWhenUsed/>
    <w:qFormat/>
    <w:rsid w:val="00B353E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B353E4"/>
    <w:rPr>
      <w:rFonts w:ascii="Times New Roman" w:eastAsiaTheme="majorEastAsia" w:hAnsi="Times New Roman" w:cs="Times New Roman"/>
      <w:b/>
      <w:color w:val="000000" w:themeColor="text1"/>
      <w:sz w:val="36"/>
      <w:szCs w:val="32"/>
    </w:rPr>
  </w:style>
  <w:style w:type="character" w:customStyle="1" w:styleId="Titlu2Caracter">
    <w:name w:val="Titlu 2 Caracter"/>
    <w:basedOn w:val="Fontdeparagrafimplicit"/>
    <w:link w:val="Titlu2"/>
    <w:uiPriority w:val="9"/>
    <w:rsid w:val="00B353E4"/>
    <w:rPr>
      <w:rFonts w:ascii="Times New Roman" w:eastAsiaTheme="majorEastAsia" w:hAnsi="Times New Roman" w:cs="Times New Roman"/>
      <w:b/>
      <w:color w:val="000000" w:themeColor="text1"/>
      <w:sz w:val="34"/>
      <w:szCs w:val="28"/>
    </w:rPr>
  </w:style>
  <w:style w:type="character" w:customStyle="1" w:styleId="Titlu3Caracter">
    <w:name w:val="Titlu 3 Caracter"/>
    <w:basedOn w:val="Fontdeparagrafimplicit"/>
    <w:link w:val="Titlu3"/>
    <w:uiPriority w:val="9"/>
    <w:rsid w:val="00B353E4"/>
    <w:rPr>
      <w:rFonts w:ascii="Times New Roman" w:eastAsiaTheme="majorEastAsia" w:hAnsi="Times New Roman" w:cs="Times New Roman"/>
      <w:b/>
      <w:color w:val="000000" w:themeColor="text1"/>
      <w:sz w:val="32"/>
      <w:szCs w:val="26"/>
    </w:rPr>
  </w:style>
  <w:style w:type="character" w:customStyle="1" w:styleId="Titlu4Caracter">
    <w:name w:val="Titlu 4 Caracter"/>
    <w:basedOn w:val="Fontdeparagrafimplicit"/>
    <w:link w:val="Titlu4"/>
    <w:uiPriority w:val="9"/>
    <w:rsid w:val="00B353E4"/>
    <w:rPr>
      <w:rFonts w:ascii="Times New Roman" w:eastAsiaTheme="majorEastAsia" w:hAnsi="Times New Roman" w:cstheme="majorBidi"/>
      <w:b/>
      <w:iCs/>
      <w:sz w:val="30"/>
      <w:szCs w:val="26"/>
    </w:rPr>
  </w:style>
  <w:style w:type="character" w:customStyle="1" w:styleId="Titlu5Caracter">
    <w:name w:val="Titlu 5 Caracter"/>
    <w:basedOn w:val="Fontdeparagrafimplicit"/>
    <w:link w:val="Titlu5"/>
    <w:uiPriority w:val="9"/>
    <w:rsid w:val="00B353E4"/>
    <w:rPr>
      <w:rFonts w:asciiTheme="majorHAnsi" w:eastAsiaTheme="majorEastAsia" w:hAnsiTheme="majorHAnsi" w:cstheme="majorBidi"/>
      <w:color w:val="2F5496" w:themeColor="accent1" w:themeShade="BF"/>
      <w:sz w:val="28"/>
      <w:szCs w:val="26"/>
    </w:rPr>
  </w:style>
  <w:style w:type="character" w:customStyle="1" w:styleId="Titlu6Caracter">
    <w:name w:val="Titlu 6 Caracter"/>
    <w:basedOn w:val="Fontdeparagrafimplicit"/>
    <w:link w:val="Titlu6"/>
    <w:uiPriority w:val="9"/>
    <w:rsid w:val="00B353E4"/>
    <w:rPr>
      <w:rFonts w:asciiTheme="majorHAnsi" w:eastAsiaTheme="majorEastAsia" w:hAnsiTheme="majorHAnsi" w:cstheme="majorBidi"/>
      <w:color w:val="1F3763" w:themeColor="accent1" w:themeShade="7F"/>
      <w:sz w:val="28"/>
      <w:szCs w:val="26"/>
    </w:rPr>
  </w:style>
  <w:style w:type="character" w:customStyle="1" w:styleId="Titlu7Caracter">
    <w:name w:val="Titlu 7 Caracter"/>
    <w:basedOn w:val="Fontdeparagrafimplicit"/>
    <w:link w:val="Titlu7"/>
    <w:uiPriority w:val="9"/>
    <w:rsid w:val="00B353E4"/>
    <w:rPr>
      <w:rFonts w:asciiTheme="majorHAnsi" w:eastAsiaTheme="majorEastAsia" w:hAnsiTheme="majorHAnsi" w:cstheme="majorBidi"/>
      <w:i/>
      <w:iCs/>
      <w:color w:val="1F3763" w:themeColor="accent1" w:themeShade="7F"/>
      <w:sz w:val="28"/>
      <w:szCs w:val="26"/>
    </w:rPr>
  </w:style>
  <w:style w:type="character" w:customStyle="1" w:styleId="Titlu8Caracter">
    <w:name w:val="Titlu 8 Caracter"/>
    <w:basedOn w:val="Fontdeparagrafimplicit"/>
    <w:link w:val="Titlu8"/>
    <w:uiPriority w:val="9"/>
    <w:rsid w:val="00B353E4"/>
    <w:rPr>
      <w:rFonts w:asciiTheme="majorHAnsi" w:eastAsiaTheme="majorEastAsia" w:hAnsiTheme="majorHAnsi" w:cstheme="majorBidi"/>
      <w:color w:val="272727" w:themeColor="text1" w:themeTint="D8"/>
      <w:sz w:val="21"/>
      <w:szCs w:val="21"/>
    </w:rPr>
  </w:style>
  <w:style w:type="character" w:customStyle="1" w:styleId="Titlu9Caracter">
    <w:name w:val="Titlu 9 Caracter"/>
    <w:basedOn w:val="Fontdeparagrafimplicit"/>
    <w:link w:val="Titlu9"/>
    <w:uiPriority w:val="9"/>
    <w:rsid w:val="00B353E4"/>
    <w:rPr>
      <w:rFonts w:asciiTheme="majorHAnsi" w:eastAsiaTheme="majorEastAsia" w:hAnsiTheme="majorHAnsi" w:cstheme="majorBidi"/>
      <w:i/>
      <w:iCs/>
      <w:color w:val="272727" w:themeColor="text1" w:themeTint="D8"/>
      <w:sz w:val="21"/>
      <w:szCs w:val="21"/>
    </w:rPr>
  </w:style>
  <w:style w:type="paragraph" w:styleId="Frspaiere">
    <w:name w:val="No Spacing"/>
    <w:uiPriority w:val="1"/>
    <w:qFormat/>
    <w:rsid w:val="00B353E4"/>
    <w:pPr>
      <w:spacing w:after="0" w:line="240" w:lineRule="auto"/>
    </w:pPr>
    <w:rPr>
      <w:lang w:val="en-US"/>
    </w:rPr>
  </w:style>
  <w:style w:type="paragraph" w:styleId="Corptext">
    <w:name w:val="Body Text"/>
    <w:basedOn w:val="Normal"/>
    <w:link w:val="CorptextCaracter"/>
    <w:unhideWhenUsed/>
    <w:rsid w:val="00B353E4"/>
    <w:pPr>
      <w:spacing w:after="120" w:line="240" w:lineRule="auto"/>
    </w:pPr>
    <w:rPr>
      <w:rFonts w:eastAsia="Times New Roman"/>
      <w:sz w:val="20"/>
      <w:szCs w:val="20"/>
      <w:lang w:val="en-GB"/>
    </w:rPr>
  </w:style>
  <w:style w:type="character" w:customStyle="1" w:styleId="CorptextCaracter">
    <w:name w:val="Corp text Caracter"/>
    <w:basedOn w:val="Fontdeparagrafimplicit"/>
    <w:link w:val="Corptext"/>
    <w:rsid w:val="00B353E4"/>
    <w:rPr>
      <w:rFonts w:ascii="Times New Roman" w:eastAsia="Times New Roman" w:hAnsi="Times New Roman" w:cs="Times New Roman"/>
      <w:sz w:val="20"/>
      <w:szCs w:val="20"/>
      <w:lang w:val="en-GB"/>
    </w:rPr>
  </w:style>
  <w:style w:type="paragraph" w:customStyle="1" w:styleId="Default">
    <w:name w:val="Default"/>
    <w:rsid w:val="00B353E4"/>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Antet">
    <w:name w:val="header"/>
    <w:basedOn w:val="Normal"/>
    <w:link w:val="AntetCaracter"/>
    <w:uiPriority w:val="99"/>
    <w:unhideWhenUsed/>
    <w:rsid w:val="00B353E4"/>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B353E4"/>
    <w:rPr>
      <w:rFonts w:ascii="Times New Roman" w:hAnsi="Times New Roman" w:cs="Times New Roman"/>
      <w:sz w:val="28"/>
      <w:szCs w:val="26"/>
    </w:rPr>
  </w:style>
  <w:style w:type="paragraph" w:styleId="Subsol">
    <w:name w:val="footer"/>
    <w:basedOn w:val="Normal"/>
    <w:link w:val="SubsolCaracter"/>
    <w:uiPriority w:val="99"/>
    <w:unhideWhenUsed/>
    <w:rsid w:val="00B353E4"/>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B353E4"/>
    <w:rPr>
      <w:rFonts w:ascii="Times New Roman" w:hAnsi="Times New Roman" w:cs="Times New Roman"/>
      <w:sz w:val="28"/>
      <w:szCs w:val="26"/>
    </w:rPr>
  </w:style>
  <w:style w:type="paragraph" w:styleId="Cuprins1">
    <w:name w:val="toc 1"/>
    <w:basedOn w:val="Normal"/>
    <w:next w:val="Normal"/>
    <w:autoRedefine/>
    <w:uiPriority w:val="39"/>
    <w:unhideWhenUsed/>
    <w:rsid w:val="00B353E4"/>
    <w:pPr>
      <w:spacing w:after="100"/>
    </w:pPr>
  </w:style>
  <w:style w:type="paragraph" w:styleId="Cuprins2">
    <w:name w:val="toc 2"/>
    <w:basedOn w:val="Normal"/>
    <w:next w:val="Normal"/>
    <w:autoRedefine/>
    <w:uiPriority w:val="39"/>
    <w:unhideWhenUsed/>
    <w:rsid w:val="00B353E4"/>
    <w:pPr>
      <w:spacing w:after="100"/>
      <w:ind w:left="280"/>
    </w:pPr>
  </w:style>
  <w:style w:type="character" w:styleId="Hyperlink">
    <w:name w:val="Hyperlink"/>
    <w:basedOn w:val="Fontdeparagrafimplicit"/>
    <w:uiPriority w:val="99"/>
    <w:unhideWhenUsed/>
    <w:rsid w:val="00B353E4"/>
    <w:rPr>
      <w:color w:val="0563C1" w:themeColor="hyperlink"/>
      <w:u w:val="single"/>
    </w:rPr>
  </w:style>
  <w:style w:type="paragraph" w:styleId="Cuprins3">
    <w:name w:val="toc 3"/>
    <w:basedOn w:val="Normal"/>
    <w:next w:val="Normal"/>
    <w:autoRedefine/>
    <w:uiPriority w:val="39"/>
    <w:unhideWhenUsed/>
    <w:rsid w:val="00B353E4"/>
    <w:pPr>
      <w:tabs>
        <w:tab w:val="left" w:pos="1540"/>
        <w:tab w:val="right" w:leader="dot" w:pos="9350"/>
      </w:tabs>
      <w:spacing w:after="100"/>
      <w:ind w:left="560"/>
    </w:pPr>
    <w:rPr>
      <w:rFonts w:eastAsiaTheme="majorEastAsia"/>
      <w:noProof/>
    </w:rPr>
  </w:style>
  <w:style w:type="paragraph" w:styleId="Legend">
    <w:name w:val="caption"/>
    <w:basedOn w:val="Normal"/>
    <w:next w:val="Normal"/>
    <w:uiPriority w:val="35"/>
    <w:unhideWhenUsed/>
    <w:qFormat/>
    <w:rsid w:val="00B353E4"/>
    <w:pPr>
      <w:spacing w:after="200" w:line="240" w:lineRule="auto"/>
    </w:pPr>
    <w:rPr>
      <w:i/>
      <w:iCs/>
      <w:color w:val="44546A" w:themeColor="text2"/>
      <w:sz w:val="18"/>
      <w:szCs w:val="18"/>
    </w:rPr>
  </w:style>
  <w:style w:type="paragraph" w:customStyle="1" w:styleId="Style1">
    <w:name w:val="Style1"/>
    <w:basedOn w:val="Normal"/>
    <w:link w:val="Style1Char"/>
    <w:qFormat/>
    <w:rsid w:val="00B353E4"/>
    <w:rPr>
      <w:b/>
      <w:sz w:val="36"/>
    </w:rPr>
  </w:style>
  <w:style w:type="character" w:customStyle="1" w:styleId="Style1Char">
    <w:name w:val="Style1 Char"/>
    <w:basedOn w:val="Fontdeparagrafimplicit"/>
    <w:link w:val="Style1"/>
    <w:rsid w:val="00B353E4"/>
    <w:rPr>
      <w:rFonts w:ascii="Times New Roman" w:hAnsi="Times New Roman" w:cs="Times New Roman"/>
      <w:b/>
      <w:sz w:val="36"/>
      <w:szCs w:val="26"/>
    </w:rPr>
  </w:style>
  <w:style w:type="paragraph" w:styleId="Listparagraf">
    <w:name w:val="List Paragraph"/>
    <w:basedOn w:val="Normal"/>
    <w:uiPriority w:val="34"/>
    <w:qFormat/>
    <w:rsid w:val="00693317"/>
    <w:pPr>
      <w:ind w:left="720"/>
      <w:contextualSpacing/>
    </w:pPr>
  </w:style>
  <w:style w:type="paragraph" w:styleId="Bibliografie">
    <w:name w:val="Bibliography"/>
    <w:basedOn w:val="Normal"/>
    <w:next w:val="Normal"/>
    <w:uiPriority w:val="37"/>
    <w:unhideWhenUsed/>
    <w:rsid w:val="00E806B5"/>
  </w:style>
  <w:style w:type="character" w:styleId="Textsubstituent">
    <w:name w:val="Placeholder Text"/>
    <w:basedOn w:val="Fontdeparagrafimplicit"/>
    <w:uiPriority w:val="99"/>
    <w:semiHidden/>
    <w:rsid w:val="00B11D9B"/>
    <w:rPr>
      <w:color w:val="808080"/>
    </w:rPr>
  </w:style>
  <w:style w:type="character" w:styleId="Referincomentariu">
    <w:name w:val="annotation reference"/>
    <w:basedOn w:val="Fontdeparagrafimplicit"/>
    <w:uiPriority w:val="99"/>
    <w:semiHidden/>
    <w:unhideWhenUsed/>
    <w:rsid w:val="00B11D9B"/>
    <w:rPr>
      <w:sz w:val="16"/>
      <w:szCs w:val="16"/>
    </w:rPr>
  </w:style>
  <w:style w:type="paragraph" w:styleId="Textcomentariu">
    <w:name w:val="annotation text"/>
    <w:basedOn w:val="Normal"/>
    <w:link w:val="TextcomentariuCaracter"/>
    <w:uiPriority w:val="99"/>
    <w:semiHidden/>
    <w:unhideWhenUsed/>
    <w:rsid w:val="00B11D9B"/>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B11D9B"/>
    <w:rPr>
      <w:rFonts w:ascii="Times New Roman" w:hAnsi="Times New Roman" w:cs="Times New Roman"/>
      <w:sz w:val="20"/>
      <w:szCs w:val="20"/>
    </w:rPr>
  </w:style>
  <w:style w:type="paragraph" w:styleId="SubiectComentariu">
    <w:name w:val="annotation subject"/>
    <w:basedOn w:val="Textcomentariu"/>
    <w:next w:val="Textcomentariu"/>
    <w:link w:val="SubiectComentariuCaracter"/>
    <w:uiPriority w:val="99"/>
    <w:semiHidden/>
    <w:unhideWhenUsed/>
    <w:rsid w:val="00B11D9B"/>
    <w:rPr>
      <w:b/>
      <w:bCs/>
    </w:rPr>
  </w:style>
  <w:style w:type="character" w:customStyle="1" w:styleId="SubiectComentariuCaracter">
    <w:name w:val="Subiect Comentariu Caracter"/>
    <w:basedOn w:val="TextcomentariuCaracter"/>
    <w:link w:val="SubiectComentariu"/>
    <w:uiPriority w:val="99"/>
    <w:semiHidden/>
    <w:rsid w:val="00B11D9B"/>
    <w:rPr>
      <w:rFonts w:ascii="Times New Roman" w:hAnsi="Times New Roman" w:cs="Times New Roman"/>
      <w:b/>
      <w:bCs/>
      <w:sz w:val="20"/>
      <w:szCs w:val="20"/>
    </w:rPr>
  </w:style>
  <w:style w:type="table" w:styleId="Tabelgril">
    <w:name w:val="Table Grid"/>
    <w:basedOn w:val="TabelNormal"/>
    <w:uiPriority w:val="39"/>
    <w:rsid w:val="000A4A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8D16B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eldefiguri">
    <w:name w:val="table of figures"/>
    <w:basedOn w:val="Normal"/>
    <w:next w:val="Normal"/>
    <w:uiPriority w:val="99"/>
    <w:unhideWhenUsed/>
    <w:rsid w:val="00D85494"/>
    <w:pPr>
      <w:spacing w:after="0"/>
    </w:pPr>
  </w:style>
  <w:style w:type="paragraph" w:styleId="Revizuire">
    <w:name w:val="Revision"/>
    <w:hidden/>
    <w:uiPriority w:val="99"/>
    <w:semiHidden/>
    <w:rsid w:val="003E4577"/>
    <w:pPr>
      <w:spacing w:after="0" w:line="240" w:lineRule="auto"/>
    </w:pPr>
    <w:rPr>
      <w:rFonts w:ascii="Times New Roman" w:hAnsi="Times New Roman" w:cs="Times New Roman"/>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158">
      <w:bodyDiv w:val="1"/>
      <w:marLeft w:val="0"/>
      <w:marRight w:val="0"/>
      <w:marTop w:val="0"/>
      <w:marBottom w:val="0"/>
      <w:divBdr>
        <w:top w:val="none" w:sz="0" w:space="0" w:color="auto"/>
        <w:left w:val="none" w:sz="0" w:space="0" w:color="auto"/>
        <w:bottom w:val="none" w:sz="0" w:space="0" w:color="auto"/>
        <w:right w:val="none" w:sz="0" w:space="0" w:color="auto"/>
      </w:divBdr>
    </w:div>
    <w:div w:id="3019300">
      <w:bodyDiv w:val="1"/>
      <w:marLeft w:val="0"/>
      <w:marRight w:val="0"/>
      <w:marTop w:val="0"/>
      <w:marBottom w:val="0"/>
      <w:divBdr>
        <w:top w:val="none" w:sz="0" w:space="0" w:color="auto"/>
        <w:left w:val="none" w:sz="0" w:space="0" w:color="auto"/>
        <w:bottom w:val="none" w:sz="0" w:space="0" w:color="auto"/>
        <w:right w:val="none" w:sz="0" w:space="0" w:color="auto"/>
      </w:divBdr>
    </w:div>
    <w:div w:id="5601818">
      <w:bodyDiv w:val="1"/>
      <w:marLeft w:val="0"/>
      <w:marRight w:val="0"/>
      <w:marTop w:val="0"/>
      <w:marBottom w:val="0"/>
      <w:divBdr>
        <w:top w:val="none" w:sz="0" w:space="0" w:color="auto"/>
        <w:left w:val="none" w:sz="0" w:space="0" w:color="auto"/>
        <w:bottom w:val="none" w:sz="0" w:space="0" w:color="auto"/>
        <w:right w:val="none" w:sz="0" w:space="0" w:color="auto"/>
      </w:divBdr>
    </w:div>
    <w:div w:id="5906833">
      <w:bodyDiv w:val="1"/>
      <w:marLeft w:val="0"/>
      <w:marRight w:val="0"/>
      <w:marTop w:val="0"/>
      <w:marBottom w:val="0"/>
      <w:divBdr>
        <w:top w:val="none" w:sz="0" w:space="0" w:color="auto"/>
        <w:left w:val="none" w:sz="0" w:space="0" w:color="auto"/>
        <w:bottom w:val="none" w:sz="0" w:space="0" w:color="auto"/>
        <w:right w:val="none" w:sz="0" w:space="0" w:color="auto"/>
      </w:divBdr>
    </w:div>
    <w:div w:id="7340187">
      <w:bodyDiv w:val="1"/>
      <w:marLeft w:val="0"/>
      <w:marRight w:val="0"/>
      <w:marTop w:val="0"/>
      <w:marBottom w:val="0"/>
      <w:divBdr>
        <w:top w:val="none" w:sz="0" w:space="0" w:color="auto"/>
        <w:left w:val="none" w:sz="0" w:space="0" w:color="auto"/>
        <w:bottom w:val="none" w:sz="0" w:space="0" w:color="auto"/>
        <w:right w:val="none" w:sz="0" w:space="0" w:color="auto"/>
      </w:divBdr>
    </w:div>
    <w:div w:id="7411905">
      <w:bodyDiv w:val="1"/>
      <w:marLeft w:val="0"/>
      <w:marRight w:val="0"/>
      <w:marTop w:val="0"/>
      <w:marBottom w:val="0"/>
      <w:divBdr>
        <w:top w:val="none" w:sz="0" w:space="0" w:color="auto"/>
        <w:left w:val="none" w:sz="0" w:space="0" w:color="auto"/>
        <w:bottom w:val="none" w:sz="0" w:space="0" w:color="auto"/>
        <w:right w:val="none" w:sz="0" w:space="0" w:color="auto"/>
      </w:divBdr>
    </w:div>
    <w:div w:id="9840677">
      <w:bodyDiv w:val="1"/>
      <w:marLeft w:val="0"/>
      <w:marRight w:val="0"/>
      <w:marTop w:val="0"/>
      <w:marBottom w:val="0"/>
      <w:divBdr>
        <w:top w:val="none" w:sz="0" w:space="0" w:color="auto"/>
        <w:left w:val="none" w:sz="0" w:space="0" w:color="auto"/>
        <w:bottom w:val="none" w:sz="0" w:space="0" w:color="auto"/>
        <w:right w:val="none" w:sz="0" w:space="0" w:color="auto"/>
      </w:divBdr>
      <w:divsChild>
        <w:div w:id="340741802">
          <w:marLeft w:val="0"/>
          <w:marRight w:val="0"/>
          <w:marTop w:val="0"/>
          <w:marBottom w:val="0"/>
          <w:divBdr>
            <w:top w:val="none" w:sz="0" w:space="0" w:color="auto"/>
            <w:left w:val="none" w:sz="0" w:space="0" w:color="auto"/>
            <w:bottom w:val="none" w:sz="0" w:space="0" w:color="auto"/>
            <w:right w:val="none" w:sz="0" w:space="0" w:color="auto"/>
          </w:divBdr>
          <w:divsChild>
            <w:div w:id="50463197">
              <w:marLeft w:val="0"/>
              <w:marRight w:val="0"/>
              <w:marTop w:val="0"/>
              <w:marBottom w:val="0"/>
              <w:divBdr>
                <w:top w:val="none" w:sz="0" w:space="0" w:color="auto"/>
                <w:left w:val="none" w:sz="0" w:space="0" w:color="auto"/>
                <w:bottom w:val="none" w:sz="0" w:space="0" w:color="auto"/>
                <w:right w:val="none" w:sz="0" w:space="0" w:color="auto"/>
              </w:divBdr>
            </w:div>
            <w:div w:id="138152924">
              <w:marLeft w:val="0"/>
              <w:marRight w:val="0"/>
              <w:marTop w:val="0"/>
              <w:marBottom w:val="0"/>
              <w:divBdr>
                <w:top w:val="none" w:sz="0" w:space="0" w:color="auto"/>
                <w:left w:val="none" w:sz="0" w:space="0" w:color="auto"/>
                <w:bottom w:val="none" w:sz="0" w:space="0" w:color="auto"/>
                <w:right w:val="none" w:sz="0" w:space="0" w:color="auto"/>
              </w:divBdr>
            </w:div>
            <w:div w:id="217209929">
              <w:marLeft w:val="0"/>
              <w:marRight w:val="0"/>
              <w:marTop w:val="0"/>
              <w:marBottom w:val="0"/>
              <w:divBdr>
                <w:top w:val="none" w:sz="0" w:space="0" w:color="auto"/>
                <w:left w:val="none" w:sz="0" w:space="0" w:color="auto"/>
                <w:bottom w:val="none" w:sz="0" w:space="0" w:color="auto"/>
                <w:right w:val="none" w:sz="0" w:space="0" w:color="auto"/>
              </w:divBdr>
            </w:div>
            <w:div w:id="284585991">
              <w:marLeft w:val="0"/>
              <w:marRight w:val="0"/>
              <w:marTop w:val="0"/>
              <w:marBottom w:val="0"/>
              <w:divBdr>
                <w:top w:val="none" w:sz="0" w:space="0" w:color="auto"/>
                <w:left w:val="none" w:sz="0" w:space="0" w:color="auto"/>
                <w:bottom w:val="none" w:sz="0" w:space="0" w:color="auto"/>
                <w:right w:val="none" w:sz="0" w:space="0" w:color="auto"/>
              </w:divBdr>
            </w:div>
            <w:div w:id="363213007">
              <w:marLeft w:val="0"/>
              <w:marRight w:val="0"/>
              <w:marTop w:val="0"/>
              <w:marBottom w:val="0"/>
              <w:divBdr>
                <w:top w:val="none" w:sz="0" w:space="0" w:color="auto"/>
                <w:left w:val="none" w:sz="0" w:space="0" w:color="auto"/>
                <w:bottom w:val="none" w:sz="0" w:space="0" w:color="auto"/>
                <w:right w:val="none" w:sz="0" w:space="0" w:color="auto"/>
              </w:divBdr>
            </w:div>
            <w:div w:id="504322825">
              <w:marLeft w:val="0"/>
              <w:marRight w:val="0"/>
              <w:marTop w:val="0"/>
              <w:marBottom w:val="0"/>
              <w:divBdr>
                <w:top w:val="none" w:sz="0" w:space="0" w:color="auto"/>
                <w:left w:val="none" w:sz="0" w:space="0" w:color="auto"/>
                <w:bottom w:val="none" w:sz="0" w:space="0" w:color="auto"/>
                <w:right w:val="none" w:sz="0" w:space="0" w:color="auto"/>
              </w:divBdr>
            </w:div>
            <w:div w:id="537356204">
              <w:marLeft w:val="0"/>
              <w:marRight w:val="0"/>
              <w:marTop w:val="0"/>
              <w:marBottom w:val="0"/>
              <w:divBdr>
                <w:top w:val="none" w:sz="0" w:space="0" w:color="auto"/>
                <w:left w:val="none" w:sz="0" w:space="0" w:color="auto"/>
                <w:bottom w:val="none" w:sz="0" w:space="0" w:color="auto"/>
                <w:right w:val="none" w:sz="0" w:space="0" w:color="auto"/>
              </w:divBdr>
            </w:div>
            <w:div w:id="1321881920">
              <w:marLeft w:val="0"/>
              <w:marRight w:val="0"/>
              <w:marTop w:val="0"/>
              <w:marBottom w:val="0"/>
              <w:divBdr>
                <w:top w:val="none" w:sz="0" w:space="0" w:color="auto"/>
                <w:left w:val="none" w:sz="0" w:space="0" w:color="auto"/>
                <w:bottom w:val="none" w:sz="0" w:space="0" w:color="auto"/>
                <w:right w:val="none" w:sz="0" w:space="0" w:color="auto"/>
              </w:divBdr>
            </w:div>
            <w:div w:id="1368529407">
              <w:marLeft w:val="0"/>
              <w:marRight w:val="0"/>
              <w:marTop w:val="0"/>
              <w:marBottom w:val="0"/>
              <w:divBdr>
                <w:top w:val="none" w:sz="0" w:space="0" w:color="auto"/>
                <w:left w:val="none" w:sz="0" w:space="0" w:color="auto"/>
                <w:bottom w:val="none" w:sz="0" w:space="0" w:color="auto"/>
                <w:right w:val="none" w:sz="0" w:space="0" w:color="auto"/>
              </w:divBdr>
            </w:div>
            <w:div w:id="1498424685">
              <w:marLeft w:val="0"/>
              <w:marRight w:val="0"/>
              <w:marTop w:val="0"/>
              <w:marBottom w:val="0"/>
              <w:divBdr>
                <w:top w:val="none" w:sz="0" w:space="0" w:color="auto"/>
                <w:left w:val="none" w:sz="0" w:space="0" w:color="auto"/>
                <w:bottom w:val="none" w:sz="0" w:space="0" w:color="auto"/>
                <w:right w:val="none" w:sz="0" w:space="0" w:color="auto"/>
              </w:divBdr>
            </w:div>
            <w:div w:id="1719435055">
              <w:marLeft w:val="0"/>
              <w:marRight w:val="0"/>
              <w:marTop w:val="0"/>
              <w:marBottom w:val="0"/>
              <w:divBdr>
                <w:top w:val="none" w:sz="0" w:space="0" w:color="auto"/>
                <w:left w:val="none" w:sz="0" w:space="0" w:color="auto"/>
                <w:bottom w:val="none" w:sz="0" w:space="0" w:color="auto"/>
                <w:right w:val="none" w:sz="0" w:space="0" w:color="auto"/>
              </w:divBdr>
            </w:div>
            <w:div w:id="1806972188">
              <w:marLeft w:val="0"/>
              <w:marRight w:val="0"/>
              <w:marTop w:val="0"/>
              <w:marBottom w:val="0"/>
              <w:divBdr>
                <w:top w:val="none" w:sz="0" w:space="0" w:color="auto"/>
                <w:left w:val="none" w:sz="0" w:space="0" w:color="auto"/>
                <w:bottom w:val="none" w:sz="0" w:space="0" w:color="auto"/>
                <w:right w:val="none" w:sz="0" w:space="0" w:color="auto"/>
              </w:divBdr>
            </w:div>
            <w:div w:id="1852375879">
              <w:marLeft w:val="0"/>
              <w:marRight w:val="0"/>
              <w:marTop w:val="0"/>
              <w:marBottom w:val="0"/>
              <w:divBdr>
                <w:top w:val="none" w:sz="0" w:space="0" w:color="auto"/>
                <w:left w:val="none" w:sz="0" w:space="0" w:color="auto"/>
                <w:bottom w:val="none" w:sz="0" w:space="0" w:color="auto"/>
                <w:right w:val="none" w:sz="0" w:space="0" w:color="auto"/>
              </w:divBdr>
            </w:div>
            <w:div w:id="1893033665">
              <w:marLeft w:val="0"/>
              <w:marRight w:val="0"/>
              <w:marTop w:val="0"/>
              <w:marBottom w:val="0"/>
              <w:divBdr>
                <w:top w:val="none" w:sz="0" w:space="0" w:color="auto"/>
                <w:left w:val="none" w:sz="0" w:space="0" w:color="auto"/>
                <w:bottom w:val="none" w:sz="0" w:space="0" w:color="auto"/>
                <w:right w:val="none" w:sz="0" w:space="0" w:color="auto"/>
              </w:divBdr>
            </w:div>
            <w:div w:id="204729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0772">
      <w:bodyDiv w:val="1"/>
      <w:marLeft w:val="0"/>
      <w:marRight w:val="0"/>
      <w:marTop w:val="0"/>
      <w:marBottom w:val="0"/>
      <w:divBdr>
        <w:top w:val="none" w:sz="0" w:space="0" w:color="auto"/>
        <w:left w:val="none" w:sz="0" w:space="0" w:color="auto"/>
        <w:bottom w:val="none" w:sz="0" w:space="0" w:color="auto"/>
        <w:right w:val="none" w:sz="0" w:space="0" w:color="auto"/>
      </w:divBdr>
    </w:div>
    <w:div w:id="13457375">
      <w:bodyDiv w:val="1"/>
      <w:marLeft w:val="0"/>
      <w:marRight w:val="0"/>
      <w:marTop w:val="0"/>
      <w:marBottom w:val="0"/>
      <w:divBdr>
        <w:top w:val="none" w:sz="0" w:space="0" w:color="auto"/>
        <w:left w:val="none" w:sz="0" w:space="0" w:color="auto"/>
        <w:bottom w:val="none" w:sz="0" w:space="0" w:color="auto"/>
        <w:right w:val="none" w:sz="0" w:space="0" w:color="auto"/>
      </w:divBdr>
    </w:div>
    <w:div w:id="14157008">
      <w:bodyDiv w:val="1"/>
      <w:marLeft w:val="0"/>
      <w:marRight w:val="0"/>
      <w:marTop w:val="0"/>
      <w:marBottom w:val="0"/>
      <w:divBdr>
        <w:top w:val="none" w:sz="0" w:space="0" w:color="auto"/>
        <w:left w:val="none" w:sz="0" w:space="0" w:color="auto"/>
        <w:bottom w:val="none" w:sz="0" w:space="0" w:color="auto"/>
        <w:right w:val="none" w:sz="0" w:space="0" w:color="auto"/>
      </w:divBdr>
    </w:div>
    <w:div w:id="14381071">
      <w:bodyDiv w:val="1"/>
      <w:marLeft w:val="0"/>
      <w:marRight w:val="0"/>
      <w:marTop w:val="0"/>
      <w:marBottom w:val="0"/>
      <w:divBdr>
        <w:top w:val="none" w:sz="0" w:space="0" w:color="auto"/>
        <w:left w:val="none" w:sz="0" w:space="0" w:color="auto"/>
        <w:bottom w:val="none" w:sz="0" w:space="0" w:color="auto"/>
        <w:right w:val="none" w:sz="0" w:space="0" w:color="auto"/>
      </w:divBdr>
    </w:div>
    <w:div w:id="14815750">
      <w:bodyDiv w:val="1"/>
      <w:marLeft w:val="0"/>
      <w:marRight w:val="0"/>
      <w:marTop w:val="0"/>
      <w:marBottom w:val="0"/>
      <w:divBdr>
        <w:top w:val="none" w:sz="0" w:space="0" w:color="auto"/>
        <w:left w:val="none" w:sz="0" w:space="0" w:color="auto"/>
        <w:bottom w:val="none" w:sz="0" w:space="0" w:color="auto"/>
        <w:right w:val="none" w:sz="0" w:space="0" w:color="auto"/>
      </w:divBdr>
    </w:div>
    <w:div w:id="17315138">
      <w:bodyDiv w:val="1"/>
      <w:marLeft w:val="0"/>
      <w:marRight w:val="0"/>
      <w:marTop w:val="0"/>
      <w:marBottom w:val="0"/>
      <w:divBdr>
        <w:top w:val="none" w:sz="0" w:space="0" w:color="auto"/>
        <w:left w:val="none" w:sz="0" w:space="0" w:color="auto"/>
        <w:bottom w:val="none" w:sz="0" w:space="0" w:color="auto"/>
        <w:right w:val="none" w:sz="0" w:space="0" w:color="auto"/>
      </w:divBdr>
    </w:div>
    <w:div w:id="18089190">
      <w:bodyDiv w:val="1"/>
      <w:marLeft w:val="0"/>
      <w:marRight w:val="0"/>
      <w:marTop w:val="0"/>
      <w:marBottom w:val="0"/>
      <w:divBdr>
        <w:top w:val="none" w:sz="0" w:space="0" w:color="auto"/>
        <w:left w:val="none" w:sz="0" w:space="0" w:color="auto"/>
        <w:bottom w:val="none" w:sz="0" w:space="0" w:color="auto"/>
        <w:right w:val="none" w:sz="0" w:space="0" w:color="auto"/>
      </w:divBdr>
    </w:div>
    <w:div w:id="21712845">
      <w:bodyDiv w:val="1"/>
      <w:marLeft w:val="0"/>
      <w:marRight w:val="0"/>
      <w:marTop w:val="0"/>
      <w:marBottom w:val="0"/>
      <w:divBdr>
        <w:top w:val="none" w:sz="0" w:space="0" w:color="auto"/>
        <w:left w:val="none" w:sz="0" w:space="0" w:color="auto"/>
        <w:bottom w:val="none" w:sz="0" w:space="0" w:color="auto"/>
        <w:right w:val="none" w:sz="0" w:space="0" w:color="auto"/>
      </w:divBdr>
    </w:div>
    <w:div w:id="24332413">
      <w:bodyDiv w:val="1"/>
      <w:marLeft w:val="0"/>
      <w:marRight w:val="0"/>
      <w:marTop w:val="0"/>
      <w:marBottom w:val="0"/>
      <w:divBdr>
        <w:top w:val="none" w:sz="0" w:space="0" w:color="auto"/>
        <w:left w:val="none" w:sz="0" w:space="0" w:color="auto"/>
        <w:bottom w:val="none" w:sz="0" w:space="0" w:color="auto"/>
        <w:right w:val="none" w:sz="0" w:space="0" w:color="auto"/>
      </w:divBdr>
    </w:div>
    <w:div w:id="26759421">
      <w:bodyDiv w:val="1"/>
      <w:marLeft w:val="0"/>
      <w:marRight w:val="0"/>
      <w:marTop w:val="0"/>
      <w:marBottom w:val="0"/>
      <w:divBdr>
        <w:top w:val="none" w:sz="0" w:space="0" w:color="auto"/>
        <w:left w:val="none" w:sz="0" w:space="0" w:color="auto"/>
        <w:bottom w:val="none" w:sz="0" w:space="0" w:color="auto"/>
        <w:right w:val="none" w:sz="0" w:space="0" w:color="auto"/>
      </w:divBdr>
    </w:div>
    <w:div w:id="28724978">
      <w:bodyDiv w:val="1"/>
      <w:marLeft w:val="0"/>
      <w:marRight w:val="0"/>
      <w:marTop w:val="0"/>
      <w:marBottom w:val="0"/>
      <w:divBdr>
        <w:top w:val="none" w:sz="0" w:space="0" w:color="auto"/>
        <w:left w:val="none" w:sz="0" w:space="0" w:color="auto"/>
        <w:bottom w:val="none" w:sz="0" w:space="0" w:color="auto"/>
        <w:right w:val="none" w:sz="0" w:space="0" w:color="auto"/>
      </w:divBdr>
    </w:div>
    <w:div w:id="30964015">
      <w:bodyDiv w:val="1"/>
      <w:marLeft w:val="0"/>
      <w:marRight w:val="0"/>
      <w:marTop w:val="0"/>
      <w:marBottom w:val="0"/>
      <w:divBdr>
        <w:top w:val="none" w:sz="0" w:space="0" w:color="auto"/>
        <w:left w:val="none" w:sz="0" w:space="0" w:color="auto"/>
        <w:bottom w:val="none" w:sz="0" w:space="0" w:color="auto"/>
        <w:right w:val="none" w:sz="0" w:space="0" w:color="auto"/>
      </w:divBdr>
    </w:div>
    <w:div w:id="32047360">
      <w:bodyDiv w:val="1"/>
      <w:marLeft w:val="0"/>
      <w:marRight w:val="0"/>
      <w:marTop w:val="0"/>
      <w:marBottom w:val="0"/>
      <w:divBdr>
        <w:top w:val="none" w:sz="0" w:space="0" w:color="auto"/>
        <w:left w:val="none" w:sz="0" w:space="0" w:color="auto"/>
        <w:bottom w:val="none" w:sz="0" w:space="0" w:color="auto"/>
        <w:right w:val="none" w:sz="0" w:space="0" w:color="auto"/>
      </w:divBdr>
    </w:div>
    <w:div w:id="32847829">
      <w:bodyDiv w:val="1"/>
      <w:marLeft w:val="0"/>
      <w:marRight w:val="0"/>
      <w:marTop w:val="0"/>
      <w:marBottom w:val="0"/>
      <w:divBdr>
        <w:top w:val="none" w:sz="0" w:space="0" w:color="auto"/>
        <w:left w:val="none" w:sz="0" w:space="0" w:color="auto"/>
        <w:bottom w:val="none" w:sz="0" w:space="0" w:color="auto"/>
        <w:right w:val="none" w:sz="0" w:space="0" w:color="auto"/>
      </w:divBdr>
    </w:div>
    <w:div w:id="37049491">
      <w:bodyDiv w:val="1"/>
      <w:marLeft w:val="0"/>
      <w:marRight w:val="0"/>
      <w:marTop w:val="0"/>
      <w:marBottom w:val="0"/>
      <w:divBdr>
        <w:top w:val="none" w:sz="0" w:space="0" w:color="auto"/>
        <w:left w:val="none" w:sz="0" w:space="0" w:color="auto"/>
        <w:bottom w:val="none" w:sz="0" w:space="0" w:color="auto"/>
        <w:right w:val="none" w:sz="0" w:space="0" w:color="auto"/>
      </w:divBdr>
    </w:div>
    <w:div w:id="38364547">
      <w:bodyDiv w:val="1"/>
      <w:marLeft w:val="0"/>
      <w:marRight w:val="0"/>
      <w:marTop w:val="0"/>
      <w:marBottom w:val="0"/>
      <w:divBdr>
        <w:top w:val="none" w:sz="0" w:space="0" w:color="auto"/>
        <w:left w:val="none" w:sz="0" w:space="0" w:color="auto"/>
        <w:bottom w:val="none" w:sz="0" w:space="0" w:color="auto"/>
        <w:right w:val="none" w:sz="0" w:space="0" w:color="auto"/>
      </w:divBdr>
    </w:div>
    <w:div w:id="39941362">
      <w:bodyDiv w:val="1"/>
      <w:marLeft w:val="0"/>
      <w:marRight w:val="0"/>
      <w:marTop w:val="0"/>
      <w:marBottom w:val="0"/>
      <w:divBdr>
        <w:top w:val="none" w:sz="0" w:space="0" w:color="auto"/>
        <w:left w:val="none" w:sz="0" w:space="0" w:color="auto"/>
        <w:bottom w:val="none" w:sz="0" w:space="0" w:color="auto"/>
        <w:right w:val="none" w:sz="0" w:space="0" w:color="auto"/>
      </w:divBdr>
    </w:div>
    <w:div w:id="42482619">
      <w:bodyDiv w:val="1"/>
      <w:marLeft w:val="0"/>
      <w:marRight w:val="0"/>
      <w:marTop w:val="0"/>
      <w:marBottom w:val="0"/>
      <w:divBdr>
        <w:top w:val="none" w:sz="0" w:space="0" w:color="auto"/>
        <w:left w:val="none" w:sz="0" w:space="0" w:color="auto"/>
        <w:bottom w:val="none" w:sz="0" w:space="0" w:color="auto"/>
        <w:right w:val="none" w:sz="0" w:space="0" w:color="auto"/>
      </w:divBdr>
    </w:div>
    <w:div w:id="42680401">
      <w:bodyDiv w:val="1"/>
      <w:marLeft w:val="0"/>
      <w:marRight w:val="0"/>
      <w:marTop w:val="0"/>
      <w:marBottom w:val="0"/>
      <w:divBdr>
        <w:top w:val="none" w:sz="0" w:space="0" w:color="auto"/>
        <w:left w:val="none" w:sz="0" w:space="0" w:color="auto"/>
        <w:bottom w:val="none" w:sz="0" w:space="0" w:color="auto"/>
        <w:right w:val="none" w:sz="0" w:space="0" w:color="auto"/>
      </w:divBdr>
    </w:div>
    <w:div w:id="42868867">
      <w:bodyDiv w:val="1"/>
      <w:marLeft w:val="0"/>
      <w:marRight w:val="0"/>
      <w:marTop w:val="0"/>
      <w:marBottom w:val="0"/>
      <w:divBdr>
        <w:top w:val="none" w:sz="0" w:space="0" w:color="auto"/>
        <w:left w:val="none" w:sz="0" w:space="0" w:color="auto"/>
        <w:bottom w:val="none" w:sz="0" w:space="0" w:color="auto"/>
        <w:right w:val="none" w:sz="0" w:space="0" w:color="auto"/>
      </w:divBdr>
    </w:div>
    <w:div w:id="43141260">
      <w:bodyDiv w:val="1"/>
      <w:marLeft w:val="0"/>
      <w:marRight w:val="0"/>
      <w:marTop w:val="0"/>
      <w:marBottom w:val="0"/>
      <w:divBdr>
        <w:top w:val="none" w:sz="0" w:space="0" w:color="auto"/>
        <w:left w:val="none" w:sz="0" w:space="0" w:color="auto"/>
        <w:bottom w:val="none" w:sz="0" w:space="0" w:color="auto"/>
        <w:right w:val="none" w:sz="0" w:space="0" w:color="auto"/>
      </w:divBdr>
    </w:div>
    <w:div w:id="44447647">
      <w:bodyDiv w:val="1"/>
      <w:marLeft w:val="0"/>
      <w:marRight w:val="0"/>
      <w:marTop w:val="0"/>
      <w:marBottom w:val="0"/>
      <w:divBdr>
        <w:top w:val="none" w:sz="0" w:space="0" w:color="auto"/>
        <w:left w:val="none" w:sz="0" w:space="0" w:color="auto"/>
        <w:bottom w:val="none" w:sz="0" w:space="0" w:color="auto"/>
        <w:right w:val="none" w:sz="0" w:space="0" w:color="auto"/>
      </w:divBdr>
    </w:div>
    <w:div w:id="44917402">
      <w:bodyDiv w:val="1"/>
      <w:marLeft w:val="0"/>
      <w:marRight w:val="0"/>
      <w:marTop w:val="0"/>
      <w:marBottom w:val="0"/>
      <w:divBdr>
        <w:top w:val="none" w:sz="0" w:space="0" w:color="auto"/>
        <w:left w:val="none" w:sz="0" w:space="0" w:color="auto"/>
        <w:bottom w:val="none" w:sz="0" w:space="0" w:color="auto"/>
        <w:right w:val="none" w:sz="0" w:space="0" w:color="auto"/>
      </w:divBdr>
    </w:div>
    <w:div w:id="45957934">
      <w:bodyDiv w:val="1"/>
      <w:marLeft w:val="0"/>
      <w:marRight w:val="0"/>
      <w:marTop w:val="0"/>
      <w:marBottom w:val="0"/>
      <w:divBdr>
        <w:top w:val="none" w:sz="0" w:space="0" w:color="auto"/>
        <w:left w:val="none" w:sz="0" w:space="0" w:color="auto"/>
        <w:bottom w:val="none" w:sz="0" w:space="0" w:color="auto"/>
        <w:right w:val="none" w:sz="0" w:space="0" w:color="auto"/>
      </w:divBdr>
    </w:div>
    <w:div w:id="47383545">
      <w:bodyDiv w:val="1"/>
      <w:marLeft w:val="0"/>
      <w:marRight w:val="0"/>
      <w:marTop w:val="0"/>
      <w:marBottom w:val="0"/>
      <w:divBdr>
        <w:top w:val="none" w:sz="0" w:space="0" w:color="auto"/>
        <w:left w:val="none" w:sz="0" w:space="0" w:color="auto"/>
        <w:bottom w:val="none" w:sz="0" w:space="0" w:color="auto"/>
        <w:right w:val="none" w:sz="0" w:space="0" w:color="auto"/>
      </w:divBdr>
    </w:div>
    <w:div w:id="47385679">
      <w:bodyDiv w:val="1"/>
      <w:marLeft w:val="0"/>
      <w:marRight w:val="0"/>
      <w:marTop w:val="0"/>
      <w:marBottom w:val="0"/>
      <w:divBdr>
        <w:top w:val="none" w:sz="0" w:space="0" w:color="auto"/>
        <w:left w:val="none" w:sz="0" w:space="0" w:color="auto"/>
        <w:bottom w:val="none" w:sz="0" w:space="0" w:color="auto"/>
        <w:right w:val="none" w:sz="0" w:space="0" w:color="auto"/>
      </w:divBdr>
    </w:div>
    <w:div w:id="48654731">
      <w:bodyDiv w:val="1"/>
      <w:marLeft w:val="0"/>
      <w:marRight w:val="0"/>
      <w:marTop w:val="0"/>
      <w:marBottom w:val="0"/>
      <w:divBdr>
        <w:top w:val="none" w:sz="0" w:space="0" w:color="auto"/>
        <w:left w:val="none" w:sz="0" w:space="0" w:color="auto"/>
        <w:bottom w:val="none" w:sz="0" w:space="0" w:color="auto"/>
        <w:right w:val="none" w:sz="0" w:space="0" w:color="auto"/>
      </w:divBdr>
    </w:div>
    <w:div w:id="50154905">
      <w:bodyDiv w:val="1"/>
      <w:marLeft w:val="0"/>
      <w:marRight w:val="0"/>
      <w:marTop w:val="0"/>
      <w:marBottom w:val="0"/>
      <w:divBdr>
        <w:top w:val="none" w:sz="0" w:space="0" w:color="auto"/>
        <w:left w:val="none" w:sz="0" w:space="0" w:color="auto"/>
        <w:bottom w:val="none" w:sz="0" w:space="0" w:color="auto"/>
        <w:right w:val="none" w:sz="0" w:space="0" w:color="auto"/>
      </w:divBdr>
    </w:div>
    <w:div w:id="50275231">
      <w:bodyDiv w:val="1"/>
      <w:marLeft w:val="0"/>
      <w:marRight w:val="0"/>
      <w:marTop w:val="0"/>
      <w:marBottom w:val="0"/>
      <w:divBdr>
        <w:top w:val="none" w:sz="0" w:space="0" w:color="auto"/>
        <w:left w:val="none" w:sz="0" w:space="0" w:color="auto"/>
        <w:bottom w:val="none" w:sz="0" w:space="0" w:color="auto"/>
        <w:right w:val="none" w:sz="0" w:space="0" w:color="auto"/>
      </w:divBdr>
    </w:div>
    <w:div w:id="51542205">
      <w:bodyDiv w:val="1"/>
      <w:marLeft w:val="0"/>
      <w:marRight w:val="0"/>
      <w:marTop w:val="0"/>
      <w:marBottom w:val="0"/>
      <w:divBdr>
        <w:top w:val="none" w:sz="0" w:space="0" w:color="auto"/>
        <w:left w:val="none" w:sz="0" w:space="0" w:color="auto"/>
        <w:bottom w:val="none" w:sz="0" w:space="0" w:color="auto"/>
        <w:right w:val="none" w:sz="0" w:space="0" w:color="auto"/>
      </w:divBdr>
    </w:div>
    <w:div w:id="54401796">
      <w:bodyDiv w:val="1"/>
      <w:marLeft w:val="0"/>
      <w:marRight w:val="0"/>
      <w:marTop w:val="0"/>
      <w:marBottom w:val="0"/>
      <w:divBdr>
        <w:top w:val="none" w:sz="0" w:space="0" w:color="auto"/>
        <w:left w:val="none" w:sz="0" w:space="0" w:color="auto"/>
        <w:bottom w:val="none" w:sz="0" w:space="0" w:color="auto"/>
        <w:right w:val="none" w:sz="0" w:space="0" w:color="auto"/>
      </w:divBdr>
    </w:div>
    <w:div w:id="58524260">
      <w:bodyDiv w:val="1"/>
      <w:marLeft w:val="0"/>
      <w:marRight w:val="0"/>
      <w:marTop w:val="0"/>
      <w:marBottom w:val="0"/>
      <w:divBdr>
        <w:top w:val="none" w:sz="0" w:space="0" w:color="auto"/>
        <w:left w:val="none" w:sz="0" w:space="0" w:color="auto"/>
        <w:bottom w:val="none" w:sz="0" w:space="0" w:color="auto"/>
        <w:right w:val="none" w:sz="0" w:space="0" w:color="auto"/>
      </w:divBdr>
    </w:div>
    <w:div w:id="59788140">
      <w:bodyDiv w:val="1"/>
      <w:marLeft w:val="0"/>
      <w:marRight w:val="0"/>
      <w:marTop w:val="0"/>
      <w:marBottom w:val="0"/>
      <w:divBdr>
        <w:top w:val="none" w:sz="0" w:space="0" w:color="auto"/>
        <w:left w:val="none" w:sz="0" w:space="0" w:color="auto"/>
        <w:bottom w:val="none" w:sz="0" w:space="0" w:color="auto"/>
        <w:right w:val="none" w:sz="0" w:space="0" w:color="auto"/>
      </w:divBdr>
    </w:div>
    <w:div w:id="59988409">
      <w:bodyDiv w:val="1"/>
      <w:marLeft w:val="0"/>
      <w:marRight w:val="0"/>
      <w:marTop w:val="0"/>
      <w:marBottom w:val="0"/>
      <w:divBdr>
        <w:top w:val="none" w:sz="0" w:space="0" w:color="auto"/>
        <w:left w:val="none" w:sz="0" w:space="0" w:color="auto"/>
        <w:bottom w:val="none" w:sz="0" w:space="0" w:color="auto"/>
        <w:right w:val="none" w:sz="0" w:space="0" w:color="auto"/>
      </w:divBdr>
    </w:div>
    <w:div w:id="63457303">
      <w:bodyDiv w:val="1"/>
      <w:marLeft w:val="0"/>
      <w:marRight w:val="0"/>
      <w:marTop w:val="0"/>
      <w:marBottom w:val="0"/>
      <w:divBdr>
        <w:top w:val="none" w:sz="0" w:space="0" w:color="auto"/>
        <w:left w:val="none" w:sz="0" w:space="0" w:color="auto"/>
        <w:bottom w:val="none" w:sz="0" w:space="0" w:color="auto"/>
        <w:right w:val="none" w:sz="0" w:space="0" w:color="auto"/>
      </w:divBdr>
    </w:div>
    <w:div w:id="63723406">
      <w:bodyDiv w:val="1"/>
      <w:marLeft w:val="0"/>
      <w:marRight w:val="0"/>
      <w:marTop w:val="0"/>
      <w:marBottom w:val="0"/>
      <w:divBdr>
        <w:top w:val="none" w:sz="0" w:space="0" w:color="auto"/>
        <w:left w:val="none" w:sz="0" w:space="0" w:color="auto"/>
        <w:bottom w:val="none" w:sz="0" w:space="0" w:color="auto"/>
        <w:right w:val="none" w:sz="0" w:space="0" w:color="auto"/>
      </w:divBdr>
    </w:div>
    <w:div w:id="65736732">
      <w:bodyDiv w:val="1"/>
      <w:marLeft w:val="0"/>
      <w:marRight w:val="0"/>
      <w:marTop w:val="0"/>
      <w:marBottom w:val="0"/>
      <w:divBdr>
        <w:top w:val="none" w:sz="0" w:space="0" w:color="auto"/>
        <w:left w:val="none" w:sz="0" w:space="0" w:color="auto"/>
        <w:bottom w:val="none" w:sz="0" w:space="0" w:color="auto"/>
        <w:right w:val="none" w:sz="0" w:space="0" w:color="auto"/>
      </w:divBdr>
    </w:div>
    <w:div w:id="67115111">
      <w:bodyDiv w:val="1"/>
      <w:marLeft w:val="0"/>
      <w:marRight w:val="0"/>
      <w:marTop w:val="0"/>
      <w:marBottom w:val="0"/>
      <w:divBdr>
        <w:top w:val="none" w:sz="0" w:space="0" w:color="auto"/>
        <w:left w:val="none" w:sz="0" w:space="0" w:color="auto"/>
        <w:bottom w:val="none" w:sz="0" w:space="0" w:color="auto"/>
        <w:right w:val="none" w:sz="0" w:space="0" w:color="auto"/>
      </w:divBdr>
    </w:div>
    <w:div w:id="68233581">
      <w:bodyDiv w:val="1"/>
      <w:marLeft w:val="0"/>
      <w:marRight w:val="0"/>
      <w:marTop w:val="0"/>
      <w:marBottom w:val="0"/>
      <w:divBdr>
        <w:top w:val="none" w:sz="0" w:space="0" w:color="auto"/>
        <w:left w:val="none" w:sz="0" w:space="0" w:color="auto"/>
        <w:bottom w:val="none" w:sz="0" w:space="0" w:color="auto"/>
        <w:right w:val="none" w:sz="0" w:space="0" w:color="auto"/>
      </w:divBdr>
    </w:div>
    <w:div w:id="69273300">
      <w:bodyDiv w:val="1"/>
      <w:marLeft w:val="0"/>
      <w:marRight w:val="0"/>
      <w:marTop w:val="0"/>
      <w:marBottom w:val="0"/>
      <w:divBdr>
        <w:top w:val="none" w:sz="0" w:space="0" w:color="auto"/>
        <w:left w:val="none" w:sz="0" w:space="0" w:color="auto"/>
        <w:bottom w:val="none" w:sz="0" w:space="0" w:color="auto"/>
        <w:right w:val="none" w:sz="0" w:space="0" w:color="auto"/>
      </w:divBdr>
    </w:div>
    <w:div w:id="72359801">
      <w:bodyDiv w:val="1"/>
      <w:marLeft w:val="0"/>
      <w:marRight w:val="0"/>
      <w:marTop w:val="0"/>
      <w:marBottom w:val="0"/>
      <w:divBdr>
        <w:top w:val="none" w:sz="0" w:space="0" w:color="auto"/>
        <w:left w:val="none" w:sz="0" w:space="0" w:color="auto"/>
        <w:bottom w:val="none" w:sz="0" w:space="0" w:color="auto"/>
        <w:right w:val="none" w:sz="0" w:space="0" w:color="auto"/>
      </w:divBdr>
    </w:div>
    <w:div w:id="73362193">
      <w:bodyDiv w:val="1"/>
      <w:marLeft w:val="0"/>
      <w:marRight w:val="0"/>
      <w:marTop w:val="0"/>
      <w:marBottom w:val="0"/>
      <w:divBdr>
        <w:top w:val="none" w:sz="0" w:space="0" w:color="auto"/>
        <w:left w:val="none" w:sz="0" w:space="0" w:color="auto"/>
        <w:bottom w:val="none" w:sz="0" w:space="0" w:color="auto"/>
        <w:right w:val="none" w:sz="0" w:space="0" w:color="auto"/>
      </w:divBdr>
    </w:div>
    <w:div w:id="74060149">
      <w:bodyDiv w:val="1"/>
      <w:marLeft w:val="0"/>
      <w:marRight w:val="0"/>
      <w:marTop w:val="0"/>
      <w:marBottom w:val="0"/>
      <w:divBdr>
        <w:top w:val="none" w:sz="0" w:space="0" w:color="auto"/>
        <w:left w:val="none" w:sz="0" w:space="0" w:color="auto"/>
        <w:bottom w:val="none" w:sz="0" w:space="0" w:color="auto"/>
        <w:right w:val="none" w:sz="0" w:space="0" w:color="auto"/>
      </w:divBdr>
    </w:div>
    <w:div w:id="75368872">
      <w:bodyDiv w:val="1"/>
      <w:marLeft w:val="0"/>
      <w:marRight w:val="0"/>
      <w:marTop w:val="0"/>
      <w:marBottom w:val="0"/>
      <w:divBdr>
        <w:top w:val="none" w:sz="0" w:space="0" w:color="auto"/>
        <w:left w:val="none" w:sz="0" w:space="0" w:color="auto"/>
        <w:bottom w:val="none" w:sz="0" w:space="0" w:color="auto"/>
        <w:right w:val="none" w:sz="0" w:space="0" w:color="auto"/>
      </w:divBdr>
    </w:div>
    <w:div w:id="78066349">
      <w:bodyDiv w:val="1"/>
      <w:marLeft w:val="0"/>
      <w:marRight w:val="0"/>
      <w:marTop w:val="0"/>
      <w:marBottom w:val="0"/>
      <w:divBdr>
        <w:top w:val="none" w:sz="0" w:space="0" w:color="auto"/>
        <w:left w:val="none" w:sz="0" w:space="0" w:color="auto"/>
        <w:bottom w:val="none" w:sz="0" w:space="0" w:color="auto"/>
        <w:right w:val="none" w:sz="0" w:space="0" w:color="auto"/>
      </w:divBdr>
    </w:div>
    <w:div w:id="80370232">
      <w:bodyDiv w:val="1"/>
      <w:marLeft w:val="0"/>
      <w:marRight w:val="0"/>
      <w:marTop w:val="0"/>
      <w:marBottom w:val="0"/>
      <w:divBdr>
        <w:top w:val="none" w:sz="0" w:space="0" w:color="auto"/>
        <w:left w:val="none" w:sz="0" w:space="0" w:color="auto"/>
        <w:bottom w:val="none" w:sz="0" w:space="0" w:color="auto"/>
        <w:right w:val="none" w:sz="0" w:space="0" w:color="auto"/>
      </w:divBdr>
    </w:div>
    <w:div w:id="83959738">
      <w:bodyDiv w:val="1"/>
      <w:marLeft w:val="0"/>
      <w:marRight w:val="0"/>
      <w:marTop w:val="0"/>
      <w:marBottom w:val="0"/>
      <w:divBdr>
        <w:top w:val="none" w:sz="0" w:space="0" w:color="auto"/>
        <w:left w:val="none" w:sz="0" w:space="0" w:color="auto"/>
        <w:bottom w:val="none" w:sz="0" w:space="0" w:color="auto"/>
        <w:right w:val="none" w:sz="0" w:space="0" w:color="auto"/>
      </w:divBdr>
    </w:div>
    <w:div w:id="85342669">
      <w:bodyDiv w:val="1"/>
      <w:marLeft w:val="0"/>
      <w:marRight w:val="0"/>
      <w:marTop w:val="0"/>
      <w:marBottom w:val="0"/>
      <w:divBdr>
        <w:top w:val="none" w:sz="0" w:space="0" w:color="auto"/>
        <w:left w:val="none" w:sz="0" w:space="0" w:color="auto"/>
        <w:bottom w:val="none" w:sz="0" w:space="0" w:color="auto"/>
        <w:right w:val="none" w:sz="0" w:space="0" w:color="auto"/>
      </w:divBdr>
    </w:div>
    <w:div w:id="86586179">
      <w:bodyDiv w:val="1"/>
      <w:marLeft w:val="0"/>
      <w:marRight w:val="0"/>
      <w:marTop w:val="0"/>
      <w:marBottom w:val="0"/>
      <w:divBdr>
        <w:top w:val="none" w:sz="0" w:space="0" w:color="auto"/>
        <w:left w:val="none" w:sz="0" w:space="0" w:color="auto"/>
        <w:bottom w:val="none" w:sz="0" w:space="0" w:color="auto"/>
        <w:right w:val="none" w:sz="0" w:space="0" w:color="auto"/>
      </w:divBdr>
    </w:div>
    <w:div w:id="87771358">
      <w:bodyDiv w:val="1"/>
      <w:marLeft w:val="0"/>
      <w:marRight w:val="0"/>
      <w:marTop w:val="0"/>
      <w:marBottom w:val="0"/>
      <w:divBdr>
        <w:top w:val="none" w:sz="0" w:space="0" w:color="auto"/>
        <w:left w:val="none" w:sz="0" w:space="0" w:color="auto"/>
        <w:bottom w:val="none" w:sz="0" w:space="0" w:color="auto"/>
        <w:right w:val="none" w:sz="0" w:space="0" w:color="auto"/>
      </w:divBdr>
    </w:div>
    <w:div w:id="88504157">
      <w:bodyDiv w:val="1"/>
      <w:marLeft w:val="0"/>
      <w:marRight w:val="0"/>
      <w:marTop w:val="0"/>
      <w:marBottom w:val="0"/>
      <w:divBdr>
        <w:top w:val="none" w:sz="0" w:space="0" w:color="auto"/>
        <w:left w:val="none" w:sz="0" w:space="0" w:color="auto"/>
        <w:bottom w:val="none" w:sz="0" w:space="0" w:color="auto"/>
        <w:right w:val="none" w:sz="0" w:space="0" w:color="auto"/>
      </w:divBdr>
    </w:div>
    <w:div w:id="94251687">
      <w:bodyDiv w:val="1"/>
      <w:marLeft w:val="0"/>
      <w:marRight w:val="0"/>
      <w:marTop w:val="0"/>
      <w:marBottom w:val="0"/>
      <w:divBdr>
        <w:top w:val="none" w:sz="0" w:space="0" w:color="auto"/>
        <w:left w:val="none" w:sz="0" w:space="0" w:color="auto"/>
        <w:bottom w:val="none" w:sz="0" w:space="0" w:color="auto"/>
        <w:right w:val="none" w:sz="0" w:space="0" w:color="auto"/>
      </w:divBdr>
    </w:div>
    <w:div w:id="94598957">
      <w:bodyDiv w:val="1"/>
      <w:marLeft w:val="0"/>
      <w:marRight w:val="0"/>
      <w:marTop w:val="0"/>
      <w:marBottom w:val="0"/>
      <w:divBdr>
        <w:top w:val="none" w:sz="0" w:space="0" w:color="auto"/>
        <w:left w:val="none" w:sz="0" w:space="0" w:color="auto"/>
        <w:bottom w:val="none" w:sz="0" w:space="0" w:color="auto"/>
        <w:right w:val="none" w:sz="0" w:space="0" w:color="auto"/>
      </w:divBdr>
      <w:divsChild>
        <w:div w:id="958485446">
          <w:marLeft w:val="0"/>
          <w:marRight w:val="0"/>
          <w:marTop w:val="0"/>
          <w:marBottom w:val="0"/>
          <w:divBdr>
            <w:top w:val="single" w:sz="2" w:space="0" w:color="auto"/>
            <w:left w:val="single" w:sz="2" w:space="0" w:color="auto"/>
            <w:bottom w:val="single" w:sz="6" w:space="0" w:color="auto"/>
            <w:right w:val="single" w:sz="2" w:space="0" w:color="auto"/>
          </w:divBdr>
          <w:divsChild>
            <w:div w:id="4364836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44498">
                  <w:marLeft w:val="0"/>
                  <w:marRight w:val="0"/>
                  <w:marTop w:val="0"/>
                  <w:marBottom w:val="0"/>
                  <w:divBdr>
                    <w:top w:val="single" w:sz="2" w:space="0" w:color="D9D9E3"/>
                    <w:left w:val="single" w:sz="2" w:space="0" w:color="D9D9E3"/>
                    <w:bottom w:val="single" w:sz="2" w:space="0" w:color="D9D9E3"/>
                    <w:right w:val="single" w:sz="2" w:space="0" w:color="D9D9E3"/>
                  </w:divBdr>
                  <w:divsChild>
                    <w:div w:id="1650476663">
                      <w:marLeft w:val="0"/>
                      <w:marRight w:val="0"/>
                      <w:marTop w:val="0"/>
                      <w:marBottom w:val="0"/>
                      <w:divBdr>
                        <w:top w:val="single" w:sz="2" w:space="0" w:color="D9D9E3"/>
                        <w:left w:val="single" w:sz="2" w:space="0" w:color="D9D9E3"/>
                        <w:bottom w:val="single" w:sz="2" w:space="0" w:color="D9D9E3"/>
                        <w:right w:val="single" w:sz="2" w:space="0" w:color="D9D9E3"/>
                      </w:divBdr>
                      <w:divsChild>
                        <w:div w:id="516816982">
                          <w:marLeft w:val="0"/>
                          <w:marRight w:val="0"/>
                          <w:marTop w:val="0"/>
                          <w:marBottom w:val="0"/>
                          <w:divBdr>
                            <w:top w:val="single" w:sz="2" w:space="0" w:color="D9D9E3"/>
                            <w:left w:val="single" w:sz="2" w:space="0" w:color="D9D9E3"/>
                            <w:bottom w:val="single" w:sz="2" w:space="0" w:color="D9D9E3"/>
                            <w:right w:val="single" w:sz="2" w:space="0" w:color="D9D9E3"/>
                          </w:divBdr>
                          <w:divsChild>
                            <w:div w:id="6367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4637221">
      <w:bodyDiv w:val="1"/>
      <w:marLeft w:val="0"/>
      <w:marRight w:val="0"/>
      <w:marTop w:val="0"/>
      <w:marBottom w:val="0"/>
      <w:divBdr>
        <w:top w:val="none" w:sz="0" w:space="0" w:color="auto"/>
        <w:left w:val="none" w:sz="0" w:space="0" w:color="auto"/>
        <w:bottom w:val="none" w:sz="0" w:space="0" w:color="auto"/>
        <w:right w:val="none" w:sz="0" w:space="0" w:color="auto"/>
      </w:divBdr>
    </w:div>
    <w:div w:id="96021475">
      <w:bodyDiv w:val="1"/>
      <w:marLeft w:val="0"/>
      <w:marRight w:val="0"/>
      <w:marTop w:val="0"/>
      <w:marBottom w:val="0"/>
      <w:divBdr>
        <w:top w:val="none" w:sz="0" w:space="0" w:color="auto"/>
        <w:left w:val="none" w:sz="0" w:space="0" w:color="auto"/>
        <w:bottom w:val="none" w:sz="0" w:space="0" w:color="auto"/>
        <w:right w:val="none" w:sz="0" w:space="0" w:color="auto"/>
      </w:divBdr>
    </w:div>
    <w:div w:id="97453952">
      <w:bodyDiv w:val="1"/>
      <w:marLeft w:val="0"/>
      <w:marRight w:val="0"/>
      <w:marTop w:val="0"/>
      <w:marBottom w:val="0"/>
      <w:divBdr>
        <w:top w:val="none" w:sz="0" w:space="0" w:color="auto"/>
        <w:left w:val="none" w:sz="0" w:space="0" w:color="auto"/>
        <w:bottom w:val="none" w:sz="0" w:space="0" w:color="auto"/>
        <w:right w:val="none" w:sz="0" w:space="0" w:color="auto"/>
      </w:divBdr>
    </w:div>
    <w:div w:id="98305169">
      <w:bodyDiv w:val="1"/>
      <w:marLeft w:val="0"/>
      <w:marRight w:val="0"/>
      <w:marTop w:val="0"/>
      <w:marBottom w:val="0"/>
      <w:divBdr>
        <w:top w:val="none" w:sz="0" w:space="0" w:color="auto"/>
        <w:left w:val="none" w:sz="0" w:space="0" w:color="auto"/>
        <w:bottom w:val="none" w:sz="0" w:space="0" w:color="auto"/>
        <w:right w:val="none" w:sz="0" w:space="0" w:color="auto"/>
      </w:divBdr>
    </w:div>
    <w:div w:id="100805107">
      <w:bodyDiv w:val="1"/>
      <w:marLeft w:val="0"/>
      <w:marRight w:val="0"/>
      <w:marTop w:val="0"/>
      <w:marBottom w:val="0"/>
      <w:divBdr>
        <w:top w:val="none" w:sz="0" w:space="0" w:color="auto"/>
        <w:left w:val="none" w:sz="0" w:space="0" w:color="auto"/>
        <w:bottom w:val="none" w:sz="0" w:space="0" w:color="auto"/>
        <w:right w:val="none" w:sz="0" w:space="0" w:color="auto"/>
      </w:divBdr>
    </w:div>
    <w:div w:id="101847001">
      <w:bodyDiv w:val="1"/>
      <w:marLeft w:val="0"/>
      <w:marRight w:val="0"/>
      <w:marTop w:val="0"/>
      <w:marBottom w:val="0"/>
      <w:divBdr>
        <w:top w:val="none" w:sz="0" w:space="0" w:color="auto"/>
        <w:left w:val="none" w:sz="0" w:space="0" w:color="auto"/>
        <w:bottom w:val="none" w:sz="0" w:space="0" w:color="auto"/>
        <w:right w:val="none" w:sz="0" w:space="0" w:color="auto"/>
      </w:divBdr>
    </w:div>
    <w:div w:id="102653005">
      <w:bodyDiv w:val="1"/>
      <w:marLeft w:val="0"/>
      <w:marRight w:val="0"/>
      <w:marTop w:val="0"/>
      <w:marBottom w:val="0"/>
      <w:divBdr>
        <w:top w:val="none" w:sz="0" w:space="0" w:color="auto"/>
        <w:left w:val="none" w:sz="0" w:space="0" w:color="auto"/>
        <w:bottom w:val="none" w:sz="0" w:space="0" w:color="auto"/>
        <w:right w:val="none" w:sz="0" w:space="0" w:color="auto"/>
      </w:divBdr>
    </w:div>
    <w:div w:id="107509674">
      <w:bodyDiv w:val="1"/>
      <w:marLeft w:val="0"/>
      <w:marRight w:val="0"/>
      <w:marTop w:val="0"/>
      <w:marBottom w:val="0"/>
      <w:divBdr>
        <w:top w:val="none" w:sz="0" w:space="0" w:color="auto"/>
        <w:left w:val="none" w:sz="0" w:space="0" w:color="auto"/>
        <w:bottom w:val="none" w:sz="0" w:space="0" w:color="auto"/>
        <w:right w:val="none" w:sz="0" w:space="0" w:color="auto"/>
      </w:divBdr>
    </w:div>
    <w:div w:id="108858623">
      <w:bodyDiv w:val="1"/>
      <w:marLeft w:val="0"/>
      <w:marRight w:val="0"/>
      <w:marTop w:val="0"/>
      <w:marBottom w:val="0"/>
      <w:divBdr>
        <w:top w:val="none" w:sz="0" w:space="0" w:color="auto"/>
        <w:left w:val="none" w:sz="0" w:space="0" w:color="auto"/>
        <w:bottom w:val="none" w:sz="0" w:space="0" w:color="auto"/>
        <w:right w:val="none" w:sz="0" w:space="0" w:color="auto"/>
      </w:divBdr>
    </w:div>
    <w:div w:id="109446228">
      <w:bodyDiv w:val="1"/>
      <w:marLeft w:val="0"/>
      <w:marRight w:val="0"/>
      <w:marTop w:val="0"/>
      <w:marBottom w:val="0"/>
      <w:divBdr>
        <w:top w:val="none" w:sz="0" w:space="0" w:color="auto"/>
        <w:left w:val="none" w:sz="0" w:space="0" w:color="auto"/>
        <w:bottom w:val="none" w:sz="0" w:space="0" w:color="auto"/>
        <w:right w:val="none" w:sz="0" w:space="0" w:color="auto"/>
      </w:divBdr>
    </w:div>
    <w:div w:id="109975499">
      <w:bodyDiv w:val="1"/>
      <w:marLeft w:val="0"/>
      <w:marRight w:val="0"/>
      <w:marTop w:val="0"/>
      <w:marBottom w:val="0"/>
      <w:divBdr>
        <w:top w:val="none" w:sz="0" w:space="0" w:color="auto"/>
        <w:left w:val="none" w:sz="0" w:space="0" w:color="auto"/>
        <w:bottom w:val="none" w:sz="0" w:space="0" w:color="auto"/>
        <w:right w:val="none" w:sz="0" w:space="0" w:color="auto"/>
      </w:divBdr>
    </w:div>
    <w:div w:id="110049529">
      <w:bodyDiv w:val="1"/>
      <w:marLeft w:val="0"/>
      <w:marRight w:val="0"/>
      <w:marTop w:val="0"/>
      <w:marBottom w:val="0"/>
      <w:divBdr>
        <w:top w:val="none" w:sz="0" w:space="0" w:color="auto"/>
        <w:left w:val="none" w:sz="0" w:space="0" w:color="auto"/>
        <w:bottom w:val="none" w:sz="0" w:space="0" w:color="auto"/>
        <w:right w:val="none" w:sz="0" w:space="0" w:color="auto"/>
      </w:divBdr>
    </w:div>
    <w:div w:id="110785591">
      <w:bodyDiv w:val="1"/>
      <w:marLeft w:val="0"/>
      <w:marRight w:val="0"/>
      <w:marTop w:val="0"/>
      <w:marBottom w:val="0"/>
      <w:divBdr>
        <w:top w:val="none" w:sz="0" w:space="0" w:color="auto"/>
        <w:left w:val="none" w:sz="0" w:space="0" w:color="auto"/>
        <w:bottom w:val="none" w:sz="0" w:space="0" w:color="auto"/>
        <w:right w:val="none" w:sz="0" w:space="0" w:color="auto"/>
      </w:divBdr>
    </w:div>
    <w:div w:id="113599080">
      <w:bodyDiv w:val="1"/>
      <w:marLeft w:val="0"/>
      <w:marRight w:val="0"/>
      <w:marTop w:val="0"/>
      <w:marBottom w:val="0"/>
      <w:divBdr>
        <w:top w:val="none" w:sz="0" w:space="0" w:color="auto"/>
        <w:left w:val="none" w:sz="0" w:space="0" w:color="auto"/>
        <w:bottom w:val="none" w:sz="0" w:space="0" w:color="auto"/>
        <w:right w:val="none" w:sz="0" w:space="0" w:color="auto"/>
      </w:divBdr>
    </w:div>
    <w:div w:id="114561245">
      <w:bodyDiv w:val="1"/>
      <w:marLeft w:val="0"/>
      <w:marRight w:val="0"/>
      <w:marTop w:val="0"/>
      <w:marBottom w:val="0"/>
      <w:divBdr>
        <w:top w:val="none" w:sz="0" w:space="0" w:color="auto"/>
        <w:left w:val="none" w:sz="0" w:space="0" w:color="auto"/>
        <w:bottom w:val="none" w:sz="0" w:space="0" w:color="auto"/>
        <w:right w:val="none" w:sz="0" w:space="0" w:color="auto"/>
      </w:divBdr>
    </w:div>
    <w:div w:id="115687036">
      <w:bodyDiv w:val="1"/>
      <w:marLeft w:val="0"/>
      <w:marRight w:val="0"/>
      <w:marTop w:val="0"/>
      <w:marBottom w:val="0"/>
      <w:divBdr>
        <w:top w:val="none" w:sz="0" w:space="0" w:color="auto"/>
        <w:left w:val="none" w:sz="0" w:space="0" w:color="auto"/>
        <w:bottom w:val="none" w:sz="0" w:space="0" w:color="auto"/>
        <w:right w:val="none" w:sz="0" w:space="0" w:color="auto"/>
      </w:divBdr>
    </w:div>
    <w:div w:id="115878931">
      <w:bodyDiv w:val="1"/>
      <w:marLeft w:val="0"/>
      <w:marRight w:val="0"/>
      <w:marTop w:val="0"/>
      <w:marBottom w:val="0"/>
      <w:divBdr>
        <w:top w:val="none" w:sz="0" w:space="0" w:color="auto"/>
        <w:left w:val="none" w:sz="0" w:space="0" w:color="auto"/>
        <w:bottom w:val="none" w:sz="0" w:space="0" w:color="auto"/>
        <w:right w:val="none" w:sz="0" w:space="0" w:color="auto"/>
      </w:divBdr>
    </w:div>
    <w:div w:id="116922189">
      <w:bodyDiv w:val="1"/>
      <w:marLeft w:val="0"/>
      <w:marRight w:val="0"/>
      <w:marTop w:val="0"/>
      <w:marBottom w:val="0"/>
      <w:divBdr>
        <w:top w:val="none" w:sz="0" w:space="0" w:color="auto"/>
        <w:left w:val="none" w:sz="0" w:space="0" w:color="auto"/>
        <w:bottom w:val="none" w:sz="0" w:space="0" w:color="auto"/>
        <w:right w:val="none" w:sz="0" w:space="0" w:color="auto"/>
      </w:divBdr>
    </w:div>
    <w:div w:id="119689338">
      <w:bodyDiv w:val="1"/>
      <w:marLeft w:val="0"/>
      <w:marRight w:val="0"/>
      <w:marTop w:val="0"/>
      <w:marBottom w:val="0"/>
      <w:divBdr>
        <w:top w:val="none" w:sz="0" w:space="0" w:color="auto"/>
        <w:left w:val="none" w:sz="0" w:space="0" w:color="auto"/>
        <w:bottom w:val="none" w:sz="0" w:space="0" w:color="auto"/>
        <w:right w:val="none" w:sz="0" w:space="0" w:color="auto"/>
      </w:divBdr>
    </w:div>
    <w:div w:id="119810080">
      <w:bodyDiv w:val="1"/>
      <w:marLeft w:val="0"/>
      <w:marRight w:val="0"/>
      <w:marTop w:val="0"/>
      <w:marBottom w:val="0"/>
      <w:divBdr>
        <w:top w:val="none" w:sz="0" w:space="0" w:color="auto"/>
        <w:left w:val="none" w:sz="0" w:space="0" w:color="auto"/>
        <w:bottom w:val="none" w:sz="0" w:space="0" w:color="auto"/>
        <w:right w:val="none" w:sz="0" w:space="0" w:color="auto"/>
      </w:divBdr>
    </w:div>
    <w:div w:id="120536244">
      <w:bodyDiv w:val="1"/>
      <w:marLeft w:val="0"/>
      <w:marRight w:val="0"/>
      <w:marTop w:val="0"/>
      <w:marBottom w:val="0"/>
      <w:divBdr>
        <w:top w:val="none" w:sz="0" w:space="0" w:color="auto"/>
        <w:left w:val="none" w:sz="0" w:space="0" w:color="auto"/>
        <w:bottom w:val="none" w:sz="0" w:space="0" w:color="auto"/>
        <w:right w:val="none" w:sz="0" w:space="0" w:color="auto"/>
      </w:divBdr>
    </w:div>
    <w:div w:id="122234574">
      <w:bodyDiv w:val="1"/>
      <w:marLeft w:val="0"/>
      <w:marRight w:val="0"/>
      <w:marTop w:val="0"/>
      <w:marBottom w:val="0"/>
      <w:divBdr>
        <w:top w:val="none" w:sz="0" w:space="0" w:color="auto"/>
        <w:left w:val="none" w:sz="0" w:space="0" w:color="auto"/>
        <w:bottom w:val="none" w:sz="0" w:space="0" w:color="auto"/>
        <w:right w:val="none" w:sz="0" w:space="0" w:color="auto"/>
      </w:divBdr>
    </w:div>
    <w:div w:id="124088281">
      <w:bodyDiv w:val="1"/>
      <w:marLeft w:val="0"/>
      <w:marRight w:val="0"/>
      <w:marTop w:val="0"/>
      <w:marBottom w:val="0"/>
      <w:divBdr>
        <w:top w:val="none" w:sz="0" w:space="0" w:color="auto"/>
        <w:left w:val="none" w:sz="0" w:space="0" w:color="auto"/>
        <w:bottom w:val="none" w:sz="0" w:space="0" w:color="auto"/>
        <w:right w:val="none" w:sz="0" w:space="0" w:color="auto"/>
      </w:divBdr>
    </w:div>
    <w:div w:id="126169335">
      <w:bodyDiv w:val="1"/>
      <w:marLeft w:val="0"/>
      <w:marRight w:val="0"/>
      <w:marTop w:val="0"/>
      <w:marBottom w:val="0"/>
      <w:divBdr>
        <w:top w:val="none" w:sz="0" w:space="0" w:color="auto"/>
        <w:left w:val="none" w:sz="0" w:space="0" w:color="auto"/>
        <w:bottom w:val="none" w:sz="0" w:space="0" w:color="auto"/>
        <w:right w:val="none" w:sz="0" w:space="0" w:color="auto"/>
      </w:divBdr>
    </w:div>
    <w:div w:id="129834729">
      <w:bodyDiv w:val="1"/>
      <w:marLeft w:val="0"/>
      <w:marRight w:val="0"/>
      <w:marTop w:val="0"/>
      <w:marBottom w:val="0"/>
      <w:divBdr>
        <w:top w:val="none" w:sz="0" w:space="0" w:color="auto"/>
        <w:left w:val="none" w:sz="0" w:space="0" w:color="auto"/>
        <w:bottom w:val="none" w:sz="0" w:space="0" w:color="auto"/>
        <w:right w:val="none" w:sz="0" w:space="0" w:color="auto"/>
      </w:divBdr>
    </w:div>
    <w:div w:id="135412228">
      <w:bodyDiv w:val="1"/>
      <w:marLeft w:val="0"/>
      <w:marRight w:val="0"/>
      <w:marTop w:val="0"/>
      <w:marBottom w:val="0"/>
      <w:divBdr>
        <w:top w:val="none" w:sz="0" w:space="0" w:color="auto"/>
        <w:left w:val="none" w:sz="0" w:space="0" w:color="auto"/>
        <w:bottom w:val="none" w:sz="0" w:space="0" w:color="auto"/>
        <w:right w:val="none" w:sz="0" w:space="0" w:color="auto"/>
      </w:divBdr>
    </w:div>
    <w:div w:id="137498305">
      <w:bodyDiv w:val="1"/>
      <w:marLeft w:val="0"/>
      <w:marRight w:val="0"/>
      <w:marTop w:val="0"/>
      <w:marBottom w:val="0"/>
      <w:divBdr>
        <w:top w:val="none" w:sz="0" w:space="0" w:color="auto"/>
        <w:left w:val="none" w:sz="0" w:space="0" w:color="auto"/>
        <w:bottom w:val="none" w:sz="0" w:space="0" w:color="auto"/>
        <w:right w:val="none" w:sz="0" w:space="0" w:color="auto"/>
      </w:divBdr>
    </w:div>
    <w:div w:id="140001218">
      <w:bodyDiv w:val="1"/>
      <w:marLeft w:val="0"/>
      <w:marRight w:val="0"/>
      <w:marTop w:val="0"/>
      <w:marBottom w:val="0"/>
      <w:divBdr>
        <w:top w:val="none" w:sz="0" w:space="0" w:color="auto"/>
        <w:left w:val="none" w:sz="0" w:space="0" w:color="auto"/>
        <w:bottom w:val="none" w:sz="0" w:space="0" w:color="auto"/>
        <w:right w:val="none" w:sz="0" w:space="0" w:color="auto"/>
      </w:divBdr>
    </w:div>
    <w:div w:id="140736111">
      <w:bodyDiv w:val="1"/>
      <w:marLeft w:val="0"/>
      <w:marRight w:val="0"/>
      <w:marTop w:val="0"/>
      <w:marBottom w:val="0"/>
      <w:divBdr>
        <w:top w:val="none" w:sz="0" w:space="0" w:color="auto"/>
        <w:left w:val="none" w:sz="0" w:space="0" w:color="auto"/>
        <w:bottom w:val="none" w:sz="0" w:space="0" w:color="auto"/>
        <w:right w:val="none" w:sz="0" w:space="0" w:color="auto"/>
      </w:divBdr>
    </w:div>
    <w:div w:id="140925949">
      <w:bodyDiv w:val="1"/>
      <w:marLeft w:val="0"/>
      <w:marRight w:val="0"/>
      <w:marTop w:val="0"/>
      <w:marBottom w:val="0"/>
      <w:divBdr>
        <w:top w:val="none" w:sz="0" w:space="0" w:color="auto"/>
        <w:left w:val="none" w:sz="0" w:space="0" w:color="auto"/>
        <w:bottom w:val="none" w:sz="0" w:space="0" w:color="auto"/>
        <w:right w:val="none" w:sz="0" w:space="0" w:color="auto"/>
      </w:divBdr>
    </w:div>
    <w:div w:id="144467856">
      <w:bodyDiv w:val="1"/>
      <w:marLeft w:val="0"/>
      <w:marRight w:val="0"/>
      <w:marTop w:val="0"/>
      <w:marBottom w:val="0"/>
      <w:divBdr>
        <w:top w:val="none" w:sz="0" w:space="0" w:color="auto"/>
        <w:left w:val="none" w:sz="0" w:space="0" w:color="auto"/>
        <w:bottom w:val="none" w:sz="0" w:space="0" w:color="auto"/>
        <w:right w:val="none" w:sz="0" w:space="0" w:color="auto"/>
      </w:divBdr>
    </w:div>
    <w:div w:id="147719238">
      <w:bodyDiv w:val="1"/>
      <w:marLeft w:val="0"/>
      <w:marRight w:val="0"/>
      <w:marTop w:val="0"/>
      <w:marBottom w:val="0"/>
      <w:divBdr>
        <w:top w:val="none" w:sz="0" w:space="0" w:color="auto"/>
        <w:left w:val="none" w:sz="0" w:space="0" w:color="auto"/>
        <w:bottom w:val="none" w:sz="0" w:space="0" w:color="auto"/>
        <w:right w:val="none" w:sz="0" w:space="0" w:color="auto"/>
      </w:divBdr>
    </w:div>
    <w:div w:id="150223729">
      <w:bodyDiv w:val="1"/>
      <w:marLeft w:val="0"/>
      <w:marRight w:val="0"/>
      <w:marTop w:val="0"/>
      <w:marBottom w:val="0"/>
      <w:divBdr>
        <w:top w:val="none" w:sz="0" w:space="0" w:color="auto"/>
        <w:left w:val="none" w:sz="0" w:space="0" w:color="auto"/>
        <w:bottom w:val="none" w:sz="0" w:space="0" w:color="auto"/>
        <w:right w:val="none" w:sz="0" w:space="0" w:color="auto"/>
      </w:divBdr>
    </w:div>
    <w:div w:id="150680533">
      <w:bodyDiv w:val="1"/>
      <w:marLeft w:val="0"/>
      <w:marRight w:val="0"/>
      <w:marTop w:val="0"/>
      <w:marBottom w:val="0"/>
      <w:divBdr>
        <w:top w:val="none" w:sz="0" w:space="0" w:color="auto"/>
        <w:left w:val="none" w:sz="0" w:space="0" w:color="auto"/>
        <w:bottom w:val="none" w:sz="0" w:space="0" w:color="auto"/>
        <w:right w:val="none" w:sz="0" w:space="0" w:color="auto"/>
      </w:divBdr>
    </w:div>
    <w:div w:id="153689288">
      <w:bodyDiv w:val="1"/>
      <w:marLeft w:val="0"/>
      <w:marRight w:val="0"/>
      <w:marTop w:val="0"/>
      <w:marBottom w:val="0"/>
      <w:divBdr>
        <w:top w:val="none" w:sz="0" w:space="0" w:color="auto"/>
        <w:left w:val="none" w:sz="0" w:space="0" w:color="auto"/>
        <w:bottom w:val="none" w:sz="0" w:space="0" w:color="auto"/>
        <w:right w:val="none" w:sz="0" w:space="0" w:color="auto"/>
      </w:divBdr>
    </w:div>
    <w:div w:id="155994992">
      <w:bodyDiv w:val="1"/>
      <w:marLeft w:val="0"/>
      <w:marRight w:val="0"/>
      <w:marTop w:val="0"/>
      <w:marBottom w:val="0"/>
      <w:divBdr>
        <w:top w:val="none" w:sz="0" w:space="0" w:color="auto"/>
        <w:left w:val="none" w:sz="0" w:space="0" w:color="auto"/>
        <w:bottom w:val="none" w:sz="0" w:space="0" w:color="auto"/>
        <w:right w:val="none" w:sz="0" w:space="0" w:color="auto"/>
      </w:divBdr>
    </w:div>
    <w:div w:id="159544946">
      <w:bodyDiv w:val="1"/>
      <w:marLeft w:val="0"/>
      <w:marRight w:val="0"/>
      <w:marTop w:val="0"/>
      <w:marBottom w:val="0"/>
      <w:divBdr>
        <w:top w:val="none" w:sz="0" w:space="0" w:color="auto"/>
        <w:left w:val="none" w:sz="0" w:space="0" w:color="auto"/>
        <w:bottom w:val="none" w:sz="0" w:space="0" w:color="auto"/>
        <w:right w:val="none" w:sz="0" w:space="0" w:color="auto"/>
      </w:divBdr>
    </w:div>
    <w:div w:id="160775877">
      <w:bodyDiv w:val="1"/>
      <w:marLeft w:val="0"/>
      <w:marRight w:val="0"/>
      <w:marTop w:val="0"/>
      <w:marBottom w:val="0"/>
      <w:divBdr>
        <w:top w:val="none" w:sz="0" w:space="0" w:color="auto"/>
        <w:left w:val="none" w:sz="0" w:space="0" w:color="auto"/>
        <w:bottom w:val="none" w:sz="0" w:space="0" w:color="auto"/>
        <w:right w:val="none" w:sz="0" w:space="0" w:color="auto"/>
      </w:divBdr>
    </w:div>
    <w:div w:id="161549548">
      <w:bodyDiv w:val="1"/>
      <w:marLeft w:val="0"/>
      <w:marRight w:val="0"/>
      <w:marTop w:val="0"/>
      <w:marBottom w:val="0"/>
      <w:divBdr>
        <w:top w:val="none" w:sz="0" w:space="0" w:color="auto"/>
        <w:left w:val="none" w:sz="0" w:space="0" w:color="auto"/>
        <w:bottom w:val="none" w:sz="0" w:space="0" w:color="auto"/>
        <w:right w:val="none" w:sz="0" w:space="0" w:color="auto"/>
      </w:divBdr>
    </w:div>
    <w:div w:id="163672757">
      <w:bodyDiv w:val="1"/>
      <w:marLeft w:val="0"/>
      <w:marRight w:val="0"/>
      <w:marTop w:val="0"/>
      <w:marBottom w:val="0"/>
      <w:divBdr>
        <w:top w:val="none" w:sz="0" w:space="0" w:color="auto"/>
        <w:left w:val="none" w:sz="0" w:space="0" w:color="auto"/>
        <w:bottom w:val="none" w:sz="0" w:space="0" w:color="auto"/>
        <w:right w:val="none" w:sz="0" w:space="0" w:color="auto"/>
      </w:divBdr>
    </w:div>
    <w:div w:id="166559162">
      <w:bodyDiv w:val="1"/>
      <w:marLeft w:val="0"/>
      <w:marRight w:val="0"/>
      <w:marTop w:val="0"/>
      <w:marBottom w:val="0"/>
      <w:divBdr>
        <w:top w:val="none" w:sz="0" w:space="0" w:color="auto"/>
        <w:left w:val="none" w:sz="0" w:space="0" w:color="auto"/>
        <w:bottom w:val="none" w:sz="0" w:space="0" w:color="auto"/>
        <w:right w:val="none" w:sz="0" w:space="0" w:color="auto"/>
      </w:divBdr>
    </w:div>
    <w:div w:id="167328783">
      <w:bodyDiv w:val="1"/>
      <w:marLeft w:val="0"/>
      <w:marRight w:val="0"/>
      <w:marTop w:val="0"/>
      <w:marBottom w:val="0"/>
      <w:divBdr>
        <w:top w:val="none" w:sz="0" w:space="0" w:color="auto"/>
        <w:left w:val="none" w:sz="0" w:space="0" w:color="auto"/>
        <w:bottom w:val="none" w:sz="0" w:space="0" w:color="auto"/>
        <w:right w:val="none" w:sz="0" w:space="0" w:color="auto"/>
      </w:divBdr>
    </w:div>
    <w:div w:id="167446217">
      <w:bodyDiv w:val="1"/>
      <w:marLeft w:val="0"/>
      <w:marRight w:val="0"/>
      <w:marTop w:val="0"/>
      <w:marBottom w:val="0"/>
      <w:divBdr>
        <w:top w:val="none" w:sz="0" w:space="0" w:color="auto"/>
        <w:left w:val="none" w:sz="0" w:space="0" w:color="auto"/>
        <w:bottom w:val="none" w:sz="0" w:space="0" w:color="auto"/>
        <w:right w:val="none" w:sz="0" w:space="0" w:color="auto"/>
      </w:divBdr>
    </w:div>
    <w:div w:id="173150505">
      <w:bodyDiv w:val="1"/>
      <w:marLeft w:val="0"/>
      <w:marRight w:val="0"/>
      <w:marTop w:val="0"/>
      <w:marBottom w:val="0"/>
      <w:divBdr>
        <w:top w:val="none" w:sz="0" w:space="0" w:color="auto"/>
        <w:left w:val="none" w:sz="0" w:space="0" w:color="auto"/>
        <w:bottom w:val="none" w:sz="0" w:space="0" w:color="auto"/>
        <w:right w:val="none" w:sz="0" w:space="0" w:color="auto"/>
      </w:divBdr>
    </w:div>
    <w:div w:id="173231928">
      <w:bodyDiv w:val="1"/>
      <w:marLeft w:val="0"/>
      <w:marRight w:val="0"/>
      <w:marTop w:val="0"/>
      <w:marBottom w:val="0"/>
      <w:divBdr>
        <w:top w:val="none" w:sz="0" w:space="0" w:color="auto"/>
        <w:left w:val="none" w:sz="0" w:space="0" w:color="auto"/>
        <w:bottom w:val="none" w:sz="0" w:space="0" w:color="auto"/>
        <w:right w:val="none" w:sz="0" w:space="0" w:color="auto"/>
      </w:divBdr>
    </w:div>
    <w:div w:id="174272087">
      <w:bodyDiv w:val="1"/>
      <w:marLeft w:val="0"/>
      <w:marRight w:val="0"/>
      <w:marTop w:val="0"/>
      <w:marBottom w:val="0"/>
      <w:divBdr>
        <w:top w:val="none" w:sz="0" w:space="0" w:color="auto"/>
        <w:left w:val="none" w:sz="0" w:space="0" w:color="auto"/>
        <w:bottom w:val="none" w:sz="0" w:space="0" w:color="auto"/>
        <w:right w:val="none" w:sz="0" w:space="0" w:color="auto"/>
      </w:divBdr>
    </w:div>
    <w:div w:id="174350278">
      <w:bodyDiv w:val="1"/>
      <w:marLeft w:val="0"/>
      <w:marRight w:val="0"/>
      <w:marTop w:val="0"/>
      <w:marBottom w:val="0"/>
      <w:divBdr>
        <w:top w:val="none" w:sz="0" w:space="0" w:color="auto"/>
        <w:left w:val="none" w:sz="0" w:space="0" w:color="auto"/>
        <w:bottom w:val="none" w:sz="0" w:space="0" w:color="auto"/>
        <w:right w:val="none" w:sz="0" w:space="0" w:color="auto"/>
      </w:divBdr>
    </w:div>
    <w:div w:id="176621313">
      <w:bodyDiv w:val="1"/>
      <w:marLeft w:val="0"/>
      <w:marRight w:val="0"/>
      <w:marTop w:val="0"/>
      <w:marBottom w:val="0"/>
      <w:divBdr>
        <w:top w:val="none" w:sz="0" w:space="0" w:color="auto"/>
        <w:left w:val="none" w:sz="0" w:space="0" w:color="auto"/>
        <w:bottom w:val="none" w:sz="0" w:space="0" w:color="auto"/>
        <w:right w:val="none" w:sz="0" w:space="0" w:color="auto"/>
      </w:divBdr>
    </w:div>
    <w:div w:id="179123059">
      <w:bodyDiv w:val="1"/>
      <w:marLeft w:val="0"/>
      <w:marRight w:val="0"/>
      <w:marTop w:val="0"/>
      <w:marBottom w:val="0"/>
      <w:divBdr>
        <w:top w:val="none" w:sz="0" w:space="0" w:color="auto"/>
        <w:left w:val="none" w:sz="0" w:space="0" w:color="auto"/>
        <w:bottom w:val="none" w:sz="0" w:space="0" w:color="auto"/>
        <w:right w:val="none" w:sz="0" w:space="0" w:color="auto"/>
      </w:divBdr>
    </w:div>
    <w:div w:id="179197858">
      <w:bodyDiv w:val="1"/>
      <w:marLeft w:val="0"/>
      <w:marRight w:val="0"/>
      <w:marTop w:val="0"/>
      <w:marBottom w:val="0"/>
      <w:divBdr>
        <w:top w:val="none" w:sz="0" w:space="0" w:color="auto"/>
        <w:left w:val="none" w:sz="0" w:space="0" w:color="auto"/>
        <w:bottom w:val="none" w:sz="0" w:space="0" w:color="auto"/>
        <w:right w:val="none" w:sz="0" w:space="0" w:color="auto"/>
      </w:divBdr>
    </w:div>
    <w:div w:id="183524172">
      <w:bodyDiv w:val="1"/>
      <w:marLeft w:val="0"/>
      <w:marRight w:val="0"/>
      <w:marTop w:val="0"/>
      <w:marBottom w:val="0"/>
      <w:divBdr>
        <w:top w:val="none" w:sz="0" w:space="0" w:color="auto"/>
        <w:left w:val="none" w:sz="0" w:space="0" w:color="auto"/>
        <w:bottom w:val="none" w:sz="0" w:space="0" w:color="auto"/>
        <w:right w:val="none" w:sz="0" w:space="0" w:color="auto"/>
      </w:divBdr>
    </w:div>
    <w:div w:id="184448663">
      <w:bodyDiv w:val="1"/>
      <w:marLeft w:val="0"/>
      <w:marRight w:val="0"/>
      <w:marTop w:val="0"/>
      <w:marBottom w:val="0"/>
      <w:divBdr>
        <w:top w:val="none" w:sz="0" w:space="0" w:color="auto"/>
        <w:left w:val="none" w:sz="0" w:space="0" w:color="auto"/>
        <w:bottom w:val="none" w:sz="0" w:space="0" w:color="auto"/>
        <w:right w:val="none" w:sz="0" w:space="0" w:color="auto"/>
      </w:divBdr>
    </w:div>
    <w:div w:id="193278284">
      <w:bodyDiv w:val="1"/>
      <w:marLeft w:val="0"/>
      <w:marRight w:val="0"/>
      <w:marTop w:val="0"/>
      <w:marBottom w:val="0"/>
      <w:divBdr>
        <w:top w:val="none" w:sz="0" w:space="0" w:color="auto"/>
        <w:left w:val="none" w:sz="0" w:space="0" w:color="auto"/>
        <w:bottom w:val="none" w:sz="0" w:space="0" w:color="auto"/>
        <w:right w:val="none" w:sz="0" w:space="0" w:color="auto"/>
      </w:divBdr>
    </w:div>
    <w:div w:id="193537758">
      <w:bodyDiv w:val="1"/>
      <w:marLeft w:val="0"/>
      <w:marRight w:val="0"/>
      <w:marTop w:val="0"/>
      <w:marBottom w:val="0"/>
      <w:divBdr>
        <w:top w:val="none" w:sz="0" w:space="0" w:color="auto"/>
        <w:left w:val="none" w:sz="0" w:space="0" w:color="auto"/>
        <w:bottom w:val="none" w:sz="0" w:space="0" w:color="auto"/>
        <w:right w:val="none" w:sz="0" w:space="0" w:color="auto"/>
      </w:divBdr>
    </w:div>
    <w:div w:id="194539719">
      <w:bodyDiv w:val="1"/>
      <w:marLeft w:val="0"/>
      <w:marRight w:val="0"/>
      <w:marTop w:val="0"/>
      <w:marBottom w:val="0"/>
      <w:divBdr>
        <w:top w:val="none" w:sz="0" w:space="0" w:color="auto"/>
        <w:left w:val="none" w:sz="0" w:space="0" w:color="auto"/>
        <w:bottom w:val="none" w:sz="0" w:space="0" w:color="auto"/>
        <w:right w:val="none" w:sz="0" w:space="0" w:color="auto"/>
      </w:divBdr>
    </w:div>
    <w:div w:id="196160233">
      <w:bodyDiv w:val="1"/>
      <w:marLeft w:val="0"/>
      <w:marRight w:val="0"/>
      <w:marTop w:val="0"/>
      <w:marBottom w:val="0"/>
      <w:divBdr>
        <w:top w:val="none" w:sz="0" w:space="0" w:color="auto"/>
        <w:left w:val="none" w:sz="0" w:space="0" w:color="auto"/>
        <w:bottom w:val="none" w:sz="0" w:space="0" w:color="auto"/>
        <w:right w:val="none" w:sz="0" w:space="0" w:color="auto"/>
      </w:divBdr>
    </w:div>
    <w:div w:id="196552918">
      <w:bodyDiv w:val="1"/>
      <w:marLeft w:val="0"/>
      <w:marRight w:val="0"/>
      <w:marTop w:val="0"/>
      <w:marBottom w:val="0"/>
      <w:divBdr>
        <w:top w:val="none" w:sz="0" w:space="0" w:color="auto"/>
        <w:left w:val="none" w:sz="0" w:space="0" w:color="auto"/>
        <w:bottom w:val="none" w:sz="0" w:space="0" w:color="auto"/>
        <w:right w:val="none" w:sz="0" w:space="0" w:color="auto"/>
      </w:divBdr>
    </w:div>
    <w:div w:id="197740595">
      <w:bodyDiv w:val="1"/>
      <w:marLeft w:val="0"/>
      <w:marRight w:val="0"/>
      <w:marTop w:val="0"/>
      <w:marBottom w:val="0"/>
      <w:divBdr>
        <w:top w:val="none" w:sz="0" w:space="0" w:color="auto"/>
        <w:left w:val="none" w:sz="0" w:space="0" w:color="auto"/>
        <w:bottom w:val="none" w:sz="0" w:space="0" w:color="auto"/>
        <w:right w:val="none" w:sz="0" w:space="0" w:color="auto"/>
      </w:divBdr>
    </w:div>
    <w:div w:id="198514646">
      <w:bodyDiv w:val="1"/>
      <w:marLeft w:val="0"/>
      <w:marRight w:val="0"/>
      <w:marTop w:val="0"/>
      <w:marBottom w:val="0"/>
      <w:divBdr>
        <w:top w:val="none" w:sz="0" w:space="0" w:color="auto"/>
        <w:left w:val="none" w:sz="0" w:space="0" w:color="auto"/>
        <w:bottom w:val="none" w:sz="0" w:space="0" w:color="auto"/>
        <w:right w:val="none" w:sz="0" w:space="0" w:color="auto"/>
      </w:divBdr>
    </w:div>
    <w:div w:id="201020844">
      <w:bodyDiv w:val="1"/>
      <w:marLeft w:val="0"/>
      <w:marRight w:val="0"/>
      <w:marTop w:val="0"/>
      <w:marBottom w:val="0"/>
      <w:divBdr>
        <w:top w:val="none" w:sz="0" w:space="0" w:color="auto"/>
        <w:left w:val="none" w:sz="0" w:space="0" w:color="auto"/>
        <w:bottom w:val="none" w:sz="0" w:space="0" w:color="auto"/>
        <w:right w:val="none" w:sz="0" w:space="0" w:color="auto"/>
      </w:divBdr>
      <w:divsChild>
        <w:div w:id="407381612">
          <w:marLeft w:val="0"/>
          <w:marRight w:val="0"/>
          <w:marTop w:val="0"/>
          <w:marBottom w:val="0"/>
          <w:divBdr>
            <w:top w:val="none" w:sz="0" w:space="0" w:color="auto"/>
            <w:left w:val="none" w:sz="0" w:space="0" w:color="auto"/>
            <w:bottom w:val="none" w:sz="0" w:space="0" w:color="auto"/>
            <w:right w:val="none" w:sz="0" w:space="0" w:color="auto"/>
          </w:divBdr>
        </w:div>
        <w:div w:id="1628662523">
          <w:marLeft w:val="0"/>
          <w:marRight w:val="0"/>
          <w:marTop w:val="0"/>
          <w:marBottom w:val="0"/>
          <w:divBdr>
            <w:top w:val="single" w:sz="2" w:space="0" w:color="D9D9E3"/>
            <w:left w:val="single" w:sz="2" w:space="0" w:color="D9D9E3"/>
            <w:bottom w:val="single" w:sz="2" w:space="0" w:color="D9D9E3"/>
            <w:right w:val="single" w:sz="2" w:space="0" w:color="D9D9E3"/>
          </w:divBdr>
          <w:divsChild>
            <w:div w:id="2105151211">
              <w:marLeft w:val="0"/>
              <w:marRight w:val="0"/>
              <w:marTop w:val="0"/>
              <w:marBottom w:val="0"/>
              <w:divBdr>
                <w:top w:val="single" w:sz="2" w:space="0" w:color="D9D9E3"/>
                <w:left w:val="single" w:sz="2" w:space="0" w:color="D9D9E3"/>
                <w:bottom w:val="single" w:sz="2" w:space="0" w:color="D9D9E3"/>
                <w:right w:val="single" w:sz="2" w:space="0" w:color="D9D9E3"/>
              </w:divBdr>
              <w:divsChild>
                <w:div w:id="1648701863">
                  <w:marLeft w:val="0"/>
                  <w:marRight w:val="0"/>
                  <w:marTop w:val="0"/>
                  <w:marBottom w:val="0"/>
                  <w:divBdr>
                    <w:top w:val="single" w:sz="2" w:space="0" w:color="D9D9E3"/>
                    <w:left w:val="single" w:sz="2" w:space="0" w:color="D9D9E3"/>
                    <w:bottom w:val="single" w:sz="2" w:space="0" w:color="D9D9E3"/>
                    <w:right w:val="single" w:sz="2" w:space="0" w:color="D9D9E3"/>
                  </w:divBdr>
                  <w:divsChild>
                    <w:div w:id="1667321931">
                      <w:marLeft w:val="0"/>
                      <w:marRight w:val="0"/>
                      <w:marTop w:val="0"/>
                      <w:marBottom w:val="0"/>
                      <w:divBdr>
                        <w:top w:val="single" w:sz="2" w:space="0" w:color="D9D9E3"/>
                        <w:left w:val="single" w:sz="2" w:space="0" w:color="D9D9E3"/>
                        <w:bottom w:val="single" w:sz="2" w:space="0" w:color="D9D9E3"/>
                        <w:right w:val="single" w:sz="2" w:space="0" w:color="D9D9E3"/>
                      </w:divBdr>
                      <w:divsChild>
                        <w:div w:id="423111392">
                          <w:marLeft w:val="0"/>
                          <w:marRight w:val="0"/>
                          <w:marTop w:val="0"/>
                          <w:marBottom w:val="0"/>
                          <w:divBdr>
                            <w:top w:val="single" w:sz="2" w:space="0" w:color="auto"/>
                            <w:left w:val="single" w:sz="2" w:space="0" w:color="auto"/>
                            <w:bottom w:val="single" w:sz="6" w:space="0" w:color="auto"/>
                            <w:right w:val="single" w:sz="2" w:space="0" w:color="auto"/>
                          </w:divBdr>
                          <w:divsChild>
                            <w:div w:id="118432429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4050060">
                                  <w:marLeft w:val="0"/>
                                  <w:marRight w:val="0"/>
                                  <w:marTop w:val="0"/>
                                  <w:marBottom w:val="0"/>
                                  <w:divBdr>
                                    <w:top w:val="single" w:sz="2" w:space="0" w:color="D9D9E3"/>
                                    <w:left w:val="single" w:sz="2" w:space="0" w:color="D9D9E3"/>
                                    <w:bottom w:val="single" w:sz="2" w:space="0" w:color="D9D9E3"/>
                                    <w:right w:val="single" w:sz="2" w:space="0" w:color="D9D9E3"/>
                                  </w:divBdr>
                                  <w:divsChild>
                                    <w:div w:id="1616399071">
                                      <w:marLeft w:val="0"/>
                                      <w:marRight w:val="0"/>
                                      <w:marTop w:val="0"/>
                                      <w:marBottom w:val="0"/>
                                      <w:divBdr>
                                        <w:top w:val="single" w:sz="2" w:space="0" w:color="D9D9E3"/>
                                        <w:left w:val="single" w:sz="2" w:space="0" w:color="D9D9E3"/>
                                        <w:bottom w:val="single" w:sz="2" w:space="0" w:color="D9D9E3"/>
                                        <w:right w:val="single" w:sz="2" w:space="0" w:color="D9D9E3"/>
                                      </w:divBdr>
                                      <w:divsChild>
                                        <w:div w:id="1695568140">
                                          <w:marLeft w:val="0"/>
                                          <w:marRight w:val="0"/>
                                          <w:marTop w:val="0"/>
                                          <w:marBottom w:val="0"/>
                                          <w:divBdr>
                                            <w:top w:val="single" w:sz="2" w:space="0" w:color="D9D9E3"/>
                                            <w:left w:val="single" w:sz="2" w:space="0" w:color="D9D9E3"/>
                                            <w:bottom w:val="single" w:sz="2" w:space="0" w:color="D9D9E3"/>
                                            <w:right w:val="single" w:sz="2" w:space="0" w:color="D9D9E3"/>
                                          </w:divBdr>
                                          <w:divsChild>
                                            <w:div w:id="1771049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20937585">
                          <w:marLeft w:val="0"/>
                          <w:marRight w:val="0"/>
                          <w:marTop w:val="0"/>
                          <w:marBottom w:val="0"/>
                          <w:divBdr>
                            <w:top w:val="single" w:sz="2" w:space="0" w:color="auto"/>
                            <w:left w:val="single" w:sz="2" w:space="0" w:color="auto"/>
                            <w:bottom w:val="single" w:sz="6" w:space="0" w:color="auto"/>
                            <w:right w:val="single" w:sz="2" w:space="0" w:color="auto"/>
                          </w:divBdr>
                          <w:divsChild>
                            <w:div w:id="278074768">
                              <w:marLeft w:val="0"/>
                              <w:marRight w:val="0"/>
                              <w:marTop w:val="100"/>
                              <w:marBottom w:val="100"/>
                              <w:divBdr>
                                <w:top w:val="single" w:sz="2" w:space="0" w:color="D9D9E3"/>
                                <w:left w:val="single" w:sz="2" w:space="0" w:color="D9D9E3"/>
                                <w:bottom w:val="single" w:sz="2" w:space="0" w:color="D9D9E3"/>
                                <w:right w:val="single" w:sz="2" w:space="0" w:color="D9D9E3"/>
                              </w:divBdr>
                              <w:divsChild>
                                <w:div w:id="922026705">
                                  <w:marLeft w:val="0"/>
                                  <w:marRight w:val="0"/>
                                  <w:marTop w:val="0"/>
                                  <w:marBottom w:val="0"/>
                                  <w:divBdr>
                                    <w:top w:val="single" w:sz="2" w:space="0" w:color="D9D9E3"/>
                                    <w:left w:val="single" w:sz="2" w:space="0" w:color="D9D9E3"/>
                                    <w:bottom w:val="single" w:sz="2" w:space="0" w:color="D9D9E3"/>
                                    <w:right w:val="single" w:sz="2" w:space="0" w:color="D9D9E3"/>
                                  </w:divBdr>
                                  <w:divsChild>
                                    <w:div w:id="1072895089">
                                      <w:marLeft w:val="0"/>
                                      <w:marRight w:val="0"/>
                                      <w:marTop w:val="0"/>
                                      <w:marBottom w:val="0"/>
                                      <w:divBdr>
                                        <w:top w:val="single" w:sz="2" w:space="0" w:color="D9D9E3"/>
                                        <w:left w:val="single" w:sz="2" w:space="0" w:color="D9D9E3"/>
                                        <w:bottom w:val="single" w:sz="2" w:space="0" w:color="D9D9E3"/>
                                        <w:right w:val="single" w:sz="2" w:space="0" w:color="D9D9E3"/>
                                      </w:divBdr>
                                      <w:divsChild>
                                        <w:div w:id="748775836">
                                          <w:marLeft w:val="0"/>
                                          <w:marRight w:val="0"/>
                                          <w:marTop w:val="0"/>
                                          <w:marBottom w:val="0"/>
                                          <w:divBdr>
                                            <w:top w:val="single" w:sz="2" w:space="0" w:color="D9D9E3"/>
                                            <w:left w:val="single" w:sz="2" w:space="0" w:color="D9D9E3"/>
                                            <w:bottom w:val="single" w:sz="2" w:space="0" w:color="D9D9E3"/>
                                            <w:right w:val="single" w:sz="2" w:space="0" w:color="D9D9E3"/>
                                          </w:divBdr>
                                          <w:divsChild>
                                            <w:div w:id="459149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650871">
                          <w:marLeft w:val="0"/>
                          <w:marRight w:val="0"/>
                          <w:marTop w:val="0"/>
                          <w:marBottom w:val="0"/>
                          <w:divBdr>
                            <w:top w:val="single" w:sz="2" w:space="0" w:color="auto"/>
                            <w:left w:val="single" w:sz="2" w:space="0" w:color="auto"/>
                            <w:bottom w:val="single" w:sz="6" w:space="0" w:color="auto"/>
                            <w:right w:val="single" w:sz="2" w:space="0" w:color="auto"/>
                          </w:divBdr>
                          <w:divsChild>
                            <w:div w:id="571039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447141">
                                  <w:marLeft w:val="0"/>
                                  <w:marRight w:val="0"/>
                                  <w:marTop w:val="0"/>
                                  <w:marBottom w:val="0"/>
                                  <w:divBdr>
                                    <w:top w:val="single" w:sz="2" w:space="0" w:color="D9D9E3"/>
                                    <w:left w:val="single" w:sz="2" w:space="0" w:color="D9D9E3"/>
                                    <w:bottom w:val="single" w:sz="2" w:space="0" w:color="D9D9E3"/>
                                    <w:right w:val="single" w:sz="2" w:space="0" w:color="D9D9E3"/>
                                  </w:divBdr>
                                  <w:divsChild>
                                    <w:div w:id="394281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0350948">
                                  <w:marLeft w:val="0"/>
                                  <w:marRight w:val="0"/>
                                  <w:marTop w:val="0"/>
                                  <w:marBottom w:val="0"/>
                                  <w:divBdr>
                                    <w:top w:val="single" w:sz="2" w:space="0" w:color="D9D9E3"/>
                                    <w:left w:val="single" w:sz="2" w:space="0" w:color="D9D9E3"/>
                                    <w:bottom w:val="single" w:sz="2" w:space="0" w:color="D9D9E3"/>
                                    <w:right w:val="single" w:sz="2" w:space="0" w:color="D9D9E3"/>
                                  </w:divBdr>
                                  <w:divsChild>
                                    <w:div w:id="188372123">
                                      <w:marLeft w:val="0"/>
                                      <w:marRight w:val="0"/>
                                      <w:marTop w:val="0"/>
                                      <w:marBottom w:val="0"/>
                                      <w:divBdr>
                                        <w:top w:val="single" w:sz="2" w:space="0" w:color="D9D9E3"/>
                                        <w:left w:val="single" w:sz="2" w:space="0" w:color="D9D9E3"/>
                                        <w:bottom w:val="single" w:sz="2" w:space="0" w:color="D9D9E3"/>
                                        <w:right w:val="single" w:sz="2" w:space="0" w:color="D9D9E3"/>
                                      </w:divBdr>
                                      <w:divsChild>
                                        <w:div w:id="981616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865672">
      <w:bodyDiv w:val="1"/>
      <w:marLeft w:val="0"/>
      <w:marRight w:val="0"/>
      <w:marTop w:val="0"/>
      <w:marBottom w:val="0"/>
      <w:divBdr>
        <w:top w:val="none" w:sz="0" w:space="0" w:color="auto"/>
        <w:left w:val="none" w:sz="0" w:space="0" w:color="auto"/>
        <w:bottom w:val="none" w:sz="0" w:space="0" w:color="auto"/>
        <w:right w:val="none" w:sz="0" w:space="0" w:color="auto"/>
      </w:divBdr>
    </w:div>
    <w:div w:id="205414975">
      <w:bodyDiv w:val="1"/>
      <w:marLeft w:val="0"/>
      <w:marRight w:val="0"/>
      <w:marTop w:val="0"/>
      <w:marBottom w:val="0"/>
      <w:divBdr>
        <w:top w:val="none" w:sz="0" w:space="0" w:color="auto"/>
        <w:left w:val="none" w:sz="0" w:space="0" w:color="auto"/>
        <w:bottom w:val="none" w:sz="0" w:space="0" w:color="auto"/>
        <w:right w:val="none" w:sz="0" w:space="0" w:color="auto"/>
      </w:divBdr>
    </w:div>
    <w:div w:id="205676944">
      <w:bodyDiv w:val="1"/>
      <w:marLeft w:val="0"/>
      <w:marRight w:val="0"/>
      <w:marTop w:val="0"/>
      <w:marBottom w:val="0"/>
      <w:divBdr>
        <w:top w:val="none" w:sz="0" w:space="0" w:color="auto"/>
        <w:left w:val="none" w:sz="0" w:space="0" w:color="auto"/>
        <w:bottom w:val="none" w:sz="0" w:space="0" w:color="auto"/>
        <w:right w:val="none" w:sz="0" w:space="0" w:color="auto"/>
      </w:divBdr>
    </w:div>
    <w:div w:id="206265702">
      <w:bodyDiv w:val="1"/>
      <w:marLeft w:val="0"/>
      <w:marRight w:val="0"/>
      <w:marTop w:val="0"/>
      <w:marBottom w:val="0"/>
      <w:divBdr>
        <w:top w:val="none" w:sz="0" w:space="0" w:color="auto"/>
        <w:left w:val="none" w:sz="0" w:space="0" w:color="auto"/>
        <w:bottom w:val="none" w:sz="0" w:space="0" w:color="auto"/>
        <w:right w:val="none" w:sz="0" w:space="0" w:color="auto"/>
      </w:divBdr>
    </w:div>
    <w:div w:id="207185898">
      <w:bodyDiv w:val="1"/>
      <w:marLeft w:val="0"/>
      <w:marRight w:val="0"/>
      <w:marTop w:val="0"/>
      <w:marBottom w:val="0"/>
      <w:divBdr>
        <w:top w:val="none" w:sz="0" w:space="0" w:color="auto"/>
        <w:left w:val="none" w:sz="0" w:space="0" w:color="auto"/>
        <w:bottom w:val="none" w:sz="0" w:space="0" w:color="auto"/>
        <w:right w:val="none" w:sz="0" w:space="0" w:color="auto"/>
      </w:divBdr>
    </w:div>
    <w:div w:id="208301334">
      <w:bodyDiv w:val="1"/>
      <w:marLeft w:val="0"/>
      <w:marRight w:val="0"/>
      <w:marTop w:val="0"/>
      <w:marBottom w:val="0"/>
      <w:divBdr>
        <w:top w:val="none" w:sz="0" w:space="0" w:color="auto"/>
        <w:left w:val="none" w:sz="0" w:space="0" w:color="auto"/>
        <w:bottom w:val="none" w:sz="0" w:space="0" w:color="auto"/>
        <w:right w:val="none" w:sz="0" w:space="0" w:color="auto"/>
      </w:divBdr>
    </w:div>
    <w:div w:id="210965384">
      <w:bodyDiv w:val="1"/>
      <w:marLeft w:val="0"/>
      <w:marRight w:val="0"/>
      <w:marTop w:val="0"/>
      <w:marBottom w:val="0"/>
      <w:divBdr>
        <w:top w:val="none" w:sz="0" w:space="0" w:color="auto"/>
        <w:left w:val="none" w:sz="0" w:space="0" w:color="auto"/>
        <w:bottom w:val="none" w:sz="0" w:space="0" w:color="auto"/>
        <w:right w:val="none" w:sz="0" w:space="0" w:color="auto"/>
      </w:divBdr>
    </w:div>
    <w:div w:id="210965517">
      <w:bodyDiv w:val="1"/>
      <w:marLeft w:val="0"/>
      <w:marRight w:val="0"/>
      <w:marTop w:val="0"/>
      <w:marBottom w:val="0"/>
      <w:divBdr>
        <w:top w:val="none" w:sz="0" w:space="0" w:color="auto"/>
        <w:left w:val="none" w:sz="0" w:space="0" w:color="auto"/>
        <w:bottom w:val="none" w:sz="0" w:space="0" w:color="auto"/>
        <w:right w:val="none" w:sz="0" w:space="0" w:color="auto"/>
      </w:divBdr>
    </w:div>
    <w:div w:id="211818994">
      <w:bodyDiv w:val="1"/>
      <w:marLeft w:val="0"/>
      <w:marRight w:val="0"/>
      <w:marTop w:val="0"/>
      <w:marBottom w:val="0"/>
      <w:divBdr>
        <w:top w:val="none" w:sz="0" w:space="0" w:color="auto"/>
        <w:left w:val="none" w:sz="0" w:space="0" w:color="auto"/>
        <w:bottom w:val="none" w:sz="0" w:space="0" w:color="auto"/>
        <w:right w:val="none" w:sz="0" w:space="0" w:color="auto"/>
      </w:divBdr>
    </w:div>
    <w:div w:id="214195154">
      <w:bodyDiv w:val="1"/>
      <w:marLeft w:val="0"/>
      <w:marRight w:val="0"/>
      <w:marTop w:val="0"/>
      <w:marBottom w:val="0"/>
      <w:divBdr>
        <w:top w:val="none" w:sz="0" w:space="0" w:color="auto"/>
        <w:left w:val="none" w:sz="0" w:space="0" w:color="auto"/>
        <w:bottom w:val="none" w:sz="0" w:space="0" w:color="auto"/>
        <w:right w:val="none" w:sz="0" w:space="0" w:color="auto"/>
      </w:divBdr>
    </w:div>
    <w:div w:id="216204962">
      <w:bodyDiv w:val="1"/>
      <w:marLeft w:val="0"/>
      <w:marRight w:val="0"/>
      <w:marTop w:val="0"/>
      <w:marBottom w:val="0"/>
      <w:divBdr>
        <w:top w:val="none" w:sz="0" w:space="0" w:color="auto"/>
        <w:left w:val="none" w:sz="0" w:space="0" w:color="auto"/>
        <w:bottom w:val="none" w:sz="0" w:space="0" w:color="auto"/>
        <w:right w:val="none" w:sz="0" w:space="0" w:color="auto"/>
      </w:divBdr>
    </w:div>
    <w:div w:id="218827484">
      <w:bodyDiv w:val="1"/>
      <w:marLeft w:val="0"/>
      <w:marRight w:val="0"/>
      <w:marTop w:val="0"/>
      <w:marBottom w:val="0"/>
      <w:divBdr>
        <w:top w:val="none" w:sz="0" w:space="0" w:color="auto"/>
        <w:left w:val="none" w:sz="0" w:space="0" w:color="auto"/>
        <w:bottom w:val="none" w:sz="0" w:space="0" w:color="auto"/>
        <w:right w:val="none" w:sz="0" w:space="0" w:color="auto"/>
      </w:divBdr>
    </w:div>
    <w:div w:id="219752047">
      <w:bodyDiv w:val="1"/>
      <w:marLeft w:val="0"/>
      <w:marRight w:val="0"/>
      <w:marTop w:val="0"/>
      <w:marBottom w:val="0"/>
      <w:divBdr>
        <w:top w:val="none" w:sz="0" w:space="0" w:color="auto"/>
        <w:left w:val="none" w:sz="0" w:space="0" w:color="auto"/>
        <w:bottom w:val="none" w:sz="0" w:space="0" w:color="auto"/>
        <w:right w:val="none" w:sz="0" w:space="0" w:color="auto"/>
      </w:divBdr>
    </w:div>
    <w:div w:id="220486093">
      <w:bodyDiv w:val="1"/>
      <w:marLeft w:val="0"/>
      <w:marRight w:val="0"/>
      <w:marTop w:val="0"/>
      <w:marBottom w:val="0"/>
      <w:divBdr>
        <w:top w:val="none" w:sz="0" w:space="0" w:color="auto"/>
        <w:left w:val="none" w:sz="0" w:space="0" w:color="auto"/>
        <w:bottom w:val="none" w:sz="0" w:space="0" w:color="auto"/>
        <w:right w:val="none" w:sz="0" w:space="0" w:color="auto"/>
      </w:divBdr>
    </w:div>
    <w:div w:id="220598551">
      <w:bodyDiv w:val="1"/>
      <w:marLeft w:val="0"/>
      <w:marRight w:val="0"/>
      <w:marTop w:val="0"/>
      <w:marBottom w:val="0"/>
      <w:divBdr>
        <w:top w:val="none" w:sz="0" w:space="0" w:color="auto"/>
        <w:left w:val="none" w:sz="0" w:space="0" w:color="auto"/>
        <w:bottom w:val="none" w:sz="0" w:space="0" w:color="auto"/>
        <w:right w:val="none" w:sz="0" w:space="0" w:color="auto"/>
      </w:divBdr>
    </w:div>
    <w:div w:id="220795702">
      <w:bodyDiv w:val="1"/>
      <w:marLeft w:val="0"/>
      <w:marRight w:val="0"/>
      <w:marTop w:val="0"/>
      <w:marBottom w:val="0"/>
      <w:divBdr>
        <w:top w:val="none" w:sz="0" w:space="0" w:color="auto"/>
        <w:left w:val="none" w:sz="0" w:space="0" w:color="auto"/>
        <w:bottom w:val="none" w:sz="0" w:space="0" w:color="auto"/>
        <w:right w:val="none" w:sz="0" w:space="0" w:color="auto"/>
      </w:divBdr>
    </w:div>
    <w:div w:id="221141655">
      <w:bodyDiv w:val="1"/>
      <w:marLeft w:val="0"/>
      <w:marRight w:val="0"/>
      <w:marTop w:val="0"/>
      <w:marBottom w:val="0"/>
      <w:divBdr>
        <w:top w:val="none" w:sz="0" w:space="0" w:color="auto"/>
        <w:left w:val="none" w:sz="0" w:space="0" w:color="auto"/>
        <w:bottom w:val="none" w:sz="0" w:space="0" w:color="auto"/>
        <w:right w:val="none" w:sz="0" w:space="0" w:color="auto"/>
      </w:divBdr>
    </w:div>
    <w:div w:id="226453380">
      <w:bodyDiv w:val="1"/>
      <w:marLeft w:val="0"/>
      <w:marRight w:val="0"/>
      <w:marTop w:val="0"/>
      <w:marBottom w:val="0"/>
      <w:divBdr>
        <w:top w:val="none" w:sz="0" w:space="0" w:color="auto"/>
        <w:left w:val="none" w:sz="0" w:space="0" w:color="auto"/>
        <w:bottom w:val="none" w:sz="0" w:space="0" w:color="auto"/>
        <w:right w:val="none" w:sz="0" w:space="0" w:color="auto"/>
      </w:divBdr>
    </w:div>
    <w:div w:id="229653136">
      <w:bodyDiv w:val="1"/>
      <w:marLeft w:val="0"/>
      <w:marRight w:val="0"/>
      <w:marTop w:val="0"/>
      <w:marBottom w:val="0"/>
      <w:divBdr>
        <w:top w:val="none" w:sz="0" w:space="0" w:color="auto"/>
        <w:left w:val="none" w:sz="0" w:space="0" w:color="auto"/>
        <w:bottom w:val="none" w:sz="0" w:space="0" w:color="auto"/>
        <w:right w:val="none" w:sz="0" w:space="0" w:color="auto"/>
      </w:divBdr>
    </w:div>
    <w:div w:id="230242028">
      <w:bodyDiv w:val="1"/>
      <w:marLeft w:val="0"/>
      <w:marRight w:val="0"/>
      <w:marTop w:val="0"/>
      <w:marBottom w:val="0"/>
      <w:divBdr>
        <w:top w:val="none" w:sz="0" w:space="0" w:color="auto"/>
        <w:left w:val="none" w:sz="0" w:space="0" w:color="auto"/>
        <w:bottom w:val="none" w:sz="0" w:space="0" w:color="auto"/>
        <w:right w:val="none" w:sz="0" w:space="0" w:color="auto"/>
      </w:divBdr>
    </w:div>
    <w:div w:id="231430233">
      <w:bodyDiv w:val="1"/>
      <w:marLeft w:val="0"/>
      <w:marRight w:val="0"/>
      <w:marTop w:val="0"/>
      <w:marBottom w:val="0"/>
      <w:divBdr>
        <w:top w:val="none" w:sz="0" w:space="0" w:color="auto"/>
        <w:left w:val="none" w:sz="0" w:space="0" w:color="auto"/>
        <w:bottom w:val="none" w:sz="0" w:space="0" w:color="auto"/>
        <w:right w:val="none" w:sz="0" w:space="0" w:color="auto"/>
      </w:divBdr>
    </w:div>
    <w:div w:id="231545234">
      <w:bodyDiv w:val="1"/>
      <w:marLeft w:val="0"/>
      <w:marRight w:val="0"/>
      <w:marTop w:val="0"/>
      <w:marBottom w:val="0"/>
      <w:divBdr>
        <w:top w:val="none" w:sz="0" w:space="0" w:color="auto"/>
        <w:left w:val="none" w:sz="0" w:space="0" w:color="auto"/>
        <w:bottom w:val="none" w:sz="0" w:space="0" w:color="auto"/>
        <w:right w:val="none" w:sz="0" w:space="0" w:color="auto"/>
      </w:divBdr>
    </w:div>
    <w:div w:id="231695436">
      <w:bodyDiv w:val="1"/>
      <w:marLeft w:val="0"/>
      <w:marRight w:val="0"/>
      <w:marTop w:val="0"/>
      <w:marBottom w:val="0"/>
      <w:divBdr>
        <w:top w:val="none" w:sz="0" w:space="0" w:color="auto"/>
        <w:left w:val="none" w:sz="0" w:space="0" w:color="auto"/>
        <w:bottom w:val="none" w:sz="0" w:space="0" w:color="auto"/>
        <w:right w:val="none" w:sz="0" w:space="0" w:color="auto"/>
      </w:divBdr>
    </w:div>
    <w:div w:id="232812651">
      <w:bodyDiv w:val="1"/>
      <w:marLeft w:val="0"/>
      <w:marRight w:val="0"/>
      <w:marTop w:val="0"/>
      <w:marBottom w:val="0"/>
      <w:divBdr>
        <w:top w:val="none" w:sz="0" w:space="0" w:color="auto"/>
        <w:left w:val="none" w:sz="0" w:space="0" w:color="auto"/>
        <w:bottom w:val="none" w:sz="0" w:space="0" w:color="auto"/>
        <w:right w:val="none" w:sz="0" w:space="0" w:color="auto"/>
      </w:divBdr>
    </w:div>
    <w:div w:id="233393760">
      <w:bodyDiv w:val="1"/>
      <w:marLeft w:val="0"/>
      <w:marRight w:val="0"/>
      <w:marTop w:val="0"/>
      <w:marBottom w:val="0"/>
      <w:divBdr>
        <w:top w:val="none" w:sz="0" w:space="0" w:color="auto"/>
        <w:left w:val="none" w:sz="0" w:space="0" w:color="auto"/>
        <w:bottom w:val="none" w:sz="0" w:space="0" w:color="auto"/>
        <w:right w:val="none" w:sz="0" w:space="0" w:color="auto"/>
      </w:divBdr>
    </w:div>
    <w:div w:id="241567868">
      <w:bodyDiv w:val="1"/>
      <w:marLeft w:val="0"/>
      <w:marRight w:val="0"/>
      <w:marTop w:val="0"/>
      <w:marBottom w:val="0"/>
      <w:divBdr>
        <w:top w:val="none" w:sz="0" w:space="0" w:color="auto"/>
        <w:left w:val="none" w:sz="0" w:space="0" w:color="auto"/>
        <w:bottom w:val="none" w:sz="0" w:space="0" w:color="auto"/>
        <w:right w:val="none" w:sz="0" w:space="0" w:color="auto"/>
      </w:divBdr>
    </w:div>
    <w:div w:id="242573214">
      <w:bodyDiv w:val="1"/>
      <w:marLeft w:val="0"/>
      <w:marRight w:val="0"/>
      <w:marTop w:val="0"/>
      <w:marBottom w:val="0"/>
      <w:divBdr>
        <w:top w:val="none" w:sz="0" w:space="0" w:color="auto"/>
        <w:left w:val="none" w:sz="0" w:space="0" w:color="auto"/>
        <w:bottom w:val="none" w:sz="0" w:space="0" w:color="auto"/>
        <w:right w:val="none" w:sz="0" w:space="0" w:color="auto"/>
      </w:divBdr>
    </w:div>
    <w:div w:id="246498722">
      <w:bodyDiv w:val="1"/>
      <w:marLeft w:val="0"/>
      <w:marRight w:val="0"/>
      <w:marTop w:val="0"/>
      <w:marBottom w:val="0"/>
      <w:divBdr>
        <w:top w:val="none" w:sz="0" w:space="0" w:color="auto"/>
        <w:left w:val="none" w:sz="0" w:space="0" w:color="auto"/>
        <w:bottom w:val="none" w:sz="0" w:space="0" w:color="auto"/>
        <w:right w:val="none" w:sz="0" w:space="0" w:color="auto"/>
      </w:divBdr>
    </w:div>
    <w:div w:id="246963853">
      <w:bodyDiv w:val="1"/>
      <w:marLeft w:val="0"/>
      <w:marRight w:val="0"/>
      <w:marTop w:val="0"/>
      <w:marBottom w:val="0"/>
      <w:divBdr>
        <w:top w:val="none" w:sz="0" w:space="0" w:color="auto"/>
        <w:left w:val="none" w:sz="0" w:space="0" w:color="auto"/>
        <w:bottom w:val="none" w:sz="0" w:space="0" w:color="auto"/>
        <w:right w:val="none" w:sz="0" w:space="0" w:color="auto"/>
      </w:divBdr>
    </w:div>
    <w:div w:id="247858525">
      <w:bodyDiv w:val="1"/>
      <w:marLeft w:val="0"/>
      <w:marRight w:val="0"/>
      <w:marTop w:val="0"/>
      <w:marBottom w:val="0"/>
      <w:divBdr>
        <w:top w:val="none" w:sz="0" w:space="0" w:color="auto"/>
        <w:left w:val="none" w:sz="0" w:space="0" w:color="auto"/>
        <w:bottom w:val="none" w:sz="0" w:space="0" w:color="auto"/>
        <w:right w:val="none" w:sz="0" w:space="0" w:color="auto"/>
      </w:divBdr>
    </w:div>
    <w:div w:id="248932762">
      <w:bodyDiv w:val="1"/>
      <w:marLeft w:val="0"/>
      <w:marRight w:val="0"/>
      <w:marTop w:val="0"/>
      <w:marBottom w:val="0"/>
      <w:divBdr>
        <w:top w:val="none" w:sz="0" w:space="0" w:color="auto"/>
        <w:left w:val="none" w:sz="0" w:space="0" w:color="auto"/>
        <w:bottom w:val="none" w:sz="0" w:space="0" w:color="auto"/>
        <w:right w:val="none" w:sz="0" w:space="0" w:color="auto"/>
      </w:divBdr>
    </w:div>
    <w:div w:id="254438690">
      <w:bodyDiv w:val="1"/>
      <w:marLeft w:val="0"/>
      <w:marRight w:val="0"/>
      <w:marTop w:val="0"/>
      <w:marBottom w:val="0"/>
      <w:divBdr>
        <w:top w:val="none" w:sz="0" w:space="0" w:color="auto"/>
        <w:left w:val="none" w:sz="0" w:space="0" w:color="auto"/>
        <w:bottom w:val="none" w:sz="0" w:space="0" w:color="auto"/>
        <w:right w:val="none" w:sz="0" w:space="0" w:color="auto"/>
      </w:divBdr>
    </w:div>
    <w:div w:id="255018788">
      <w:bodyDiv w:val="1"/>
      <w:marLeft w:val="0"/>
      <w:marRight w:val="0"/>
      <w:marTop w:val="0"/>
      <w:marBottom w:val="0"/>
      <w:divBdr>
        <w:top w:val="none" w:sz="0" w:space="0" w:color="auto"/>
        <w:left w:val="none" w:sz="0" w:space="0" w:color="auto"/>
        <w:bottom w:val="none" w:sz="0" w:space="0" w:color="auto"/>
        <w:right w:val="none" w:sz="0" w:space="0" w:color="auto"/>
      </w:divBdr>
    </w:div>
    <w:div w:id="255603252">
      <w:bodyDiv w:val="1"/>
      <w:marLeft w:val="0"/>
      <w:marRight w:val="0"/>
      <w:marTop w:val="0"/>
      <w:marBottom w:val="0"/>
      <w:divBdr>
        <w:top w:val="none" w:sz="0" w:space="0" w:color="auto"/>
        <w:left w:val="none" w:sz="0" w:space="0" w:color="auto"/>
        <w:bottom w:val="none" w:sz="0" w:space="0" w:color="auto"/>
        <w:right w:val="none" w:sz="0" w:space="0" w:color="auto"/>
      </w:divBdr>
    </w:div>
    <w:div w:id="255677505">
      <w:bodyDiv w:val="1"/>
      <w:marLeft w:val="0"/>
      <w:marRight w:val="0"/>
      <w:marTop w:val="0"/>
      <w:marBottom w:val="0"/>
      <w:divBdr>
        <w:top w:val="none" w:sz="0" w:space="0" w:color="auto"/>
        <w:left w:val="none" w:sz="0" w:space="0" w:color="auto"/>
        <w:bottom w:val="none" w:sz="0" w:space="0" w:color="auto"/>
        <w:right w:val="none" w:sz="0" w:space="0" w:color="auto"/>
      </w:divBdr>
    </w:div>
    <w:div w:id="257257260">
      <w:bodyDiv w:val="1"/>
      <w:marLeft w:val="0"/>
      <w:marRight w:val="0"/>
      <w:marTop w:val="0"/>
      <w:marBottom w:val="0"/>
      <w:divBdr>
        <w:top w:val="none" w:sz="0" w:space="0" w:color="auto"/>
        <w:left w:val="none" w:sz="0" w:space="0" w:color="auto"/>
        <w:bottom w:val="none" w:sz="0" w:space="0" w:color="auto"/>
        <w:right w:val="none" w:sz="0" w:space="0" w:color="auto"/>
      </w:divBdr>
    </w:div>
    <w:div w:id="258565164">
      <w:bodyDiv w:val="1"/>
      <w:marLeft w:val="0"/>
      <w:marRight w:val="0"/>
      <w:marTop w:val="0"/>
      <w:marBottom w:val="0"/>
      <w:divBdr>
        <w:top w:val="none" w:sz="0" w:space="0" w:color="auto"/>
        <w:left w:val="none" w:sz="0" w:space="0" w:color="auto"/>
        <w:bottom w:val="none" w:sz="0" w:space="0" w:color="auto"/>
        <w:right w:val="none" w:sz="0" w:space="0" w:color="auto"/>
      </w:divBdr>
    </w:div>
    <w:div w:id="258677860">
      <w:bodyDiv w:val="1"/>
      <w:marLeft w:val="0"/>
      <w:marRight w:val="0"/>
      <w:marTop w:val="0"/>
      <w:marBottom w:val="0"/>
      <w:divBdr>
        <w:top w:val="none" w:sz="0" w:space="0" w:color="auto"/>
        <w:left w:val="none" w:sz="0" w:space="0" w:color="auto"/>
        <w:bottom w:val="none" w:sz="0" w:space="0" w:color="auto"/>
        <w:right w:val="none" w:sz="0" w:space="0" w:color="auto"/>
      </w:divBdr>
    </w:div>
    <w:div w:id="260603447">
      <w:bodyDiv w:val="1"/>
      <w:marLeft w:val="0"/>
      <w:marRight w:val="0"/>
      <w:marTop w:val="0"/>
      <w:marBottom w:val="0"/>
      <w:divBdr>
        <w:top w:val="none" w:sz="0" w:space="0" w:color="auto"/>
        <w:left w:val="none" w:sz="0" w:space="0" w:color="auto"/>
        <w:bottom w:val="none" w:sz="0" w:space="0" w:color="auto"/>
        <w:right w:val="none" w:sz="0" w:space="0" w:color="auto"/>
      </w:divBdr>
    </w:div>
    <w:div w:id="261189138">
      <w:bodyDiv w:val="1"/>
      <w:marLeft w:val="0"/>
      <w:marRight w:val="0"/>
      <w:marTop w:val="0"/>
      <w:marBottom w:val="0"/>
      <w:divBdr>
        <w:top w:val="none" w:sz="0" w:space="0" w:color="auto"/>
        <w:left w:val="none" w:sz="0" w:space="0" w:color="auto"/>
        <w:bottom w:val="none" w:sz="0" w:space="0" w:color="auto"/>
        <w:right w:val="none" w:sz="0" w:space="0" w:color="auto"/>
      </w:divBdr>
    </w:div>
    <w:div w:id="263078081">
      <w:bodyDiv w:val="1"/>
      <w:marLeft w:val="0"/>
      <w:marRight w:val="0"/>
      <w:marTop w:val="0"/>
      <w:marBottom w:val="0"/>
      <w:divBdr>
        <w:top w:val="none" w:sz="0" w:space="0" w:color="auto"/>
        <w:left w:val="none" w:sz="0" w:space="0" w:color="auto"/>
        <w:bottom w:val="none" w:sz="0" w:space="0" w:color="auto"/>
        <w:right w:val="none" w:sz="0" w:space="0" w:color="auto"/>
      </w:divBdr>
    </w:div>
    <w:div w:id="265114931">
      <w:bodyDiv w:val="1"/>
      <w:marLeft w:val="0"/>
      <w:marRight w:val="0"/>
      <w:marTop w:val="0"/>
      <w:marBottom w:val="0"/>
      <w:divBdr>
        <w:top w:val="none" w:sz="0" w:space="0" w:color="auto"/>
        <w:left w:val="none" w:sz="0" w:space="0" w:color="auto"/>
        <w:bottom w:val="none" w:sz="0" w:space="0" w:color="auto"/>
        <w:right w:val="none" w:sz="0" w:space="0" w:color="auto"/>
      </w:divBdr>
    </w:div>
    <w:div w:id="266735850">
      <w:bodyDiv w:val="1"/>
      <w:marLeft w:val="0"/>
      <w:marRight w:val="0"/>
      <w:marTop w:val="0"/>
      <w:marBottom w:val="0"/>
      <w:divBdr>
        <w:top w:val="none" w:sz="0" w:space="0" w:color="auto"/>
        <w:left w:val="none" w:sz="0" w:space="0" w:color="auto"/>
        <w:bottom w:val="none" w:sz="0" w:space="0" w:color="auto"/>
        <w:right w:val="none" w:sz="0" w:space="0" w:color="auto"/>
      </w:divBdr>
    </w:div>
    <w:div w:id="267734147">
      <w:bodyDiv w:val="1"/>
      <w:marLeft w:val="0"/>
      <w:marRight w:val="0"/>
      <w:marTop w:val="0"/>
      <w:marBottom w:val="0"/>
      <w:divBdr>
        <w:top w:val="none" w:sz="0" w:space="0" w:color="auto"/>
        <w:left w:val="none" w:sz="0" w:space="0" w:color="auto"/>
        <w:bottom w:val="none" w:sz="0" w:space="0" w:color="auto"/>
        <w:right w:val="none" w:sz="0" w:space="0" w:color="auto"/>
      </w:divBdr>
    </w:div>
    <w:div w:id="273102525">
      <w:bodyDiv w:val="1"/>
      <w:marLeft w:val="0"/>
      <w:marRight w:val="0"/>
      <w:marTop w:val="0"/>
      <w:marBottom w:val="0"/>
      <w:divBdr>
        <w:top w:val="none" w:sz="0" w:space="0" w:color="auto"/>
        <w:left w:val="none" w:sz="0" w:space="0" w:color="auto"/>
        <w:bottom w:val="none" w:sz="0" w:space="0" w:color="auto"/>
        <w:right w:val="none" w:sz="0" w:space="0" w:color="auto"/>
      </w:divBdr>
    </w:div>
    <w:div w:id="273563093">
      <w:bodyDiv w:val="1"/>
      <w:marLeft w:val="0"/>
      <w:marRight w:val="0"/>
      <w:marTop w:val="0"/>
      <w:marBottom w:val="0"/>
      <w:divBdr>
        <w:top w:val="none" w:sz="0" w:space="0" w:color="auto"/>
        <w:left w:val="none" w:sz="0" w:space="0" w:color="auto"/>
        <w:bottom w:val="none" w:sz="0" w:space="0" w:color="auto"/>
        <w:right w:val="none" w:sz="0" w:space="0" w:color="auto"/>
      </w:divBdr>
    </w:div>
    <w:div w:id="276572668">
      <w:bodyDiv w:val="1"/>
      <w:marLeft w:val="0"/>
      <w:marRight w:val="0"/>
      <w:marTop w:val="0"/>
      <w:marBottom w:val="0"/>
      <w:divBdr>
        <w:top w:val="none" w:sz="0" w:space="0" w:color="auto"/>
        <w:left w:val="none" w:sz="0" w:space="0" w:color="auto"/>
        <w:bottom w:val="none" w:sz="0" w:space="0" w:color="auto"/>
        <w:right w:val="none" w:sz="0" w:space="0" w:color="auto"/>
      </w:divBdr>
    </w:div>
    <w:div w:id="276758753">
      <w:bodyDiv w:val="1"/>
      <w:marLeft w:val="0"/>
      <w:marRight w:val="0"/>
      <w:marTop w:val="0"/>
      <w:marBottom w:val="0"/>
      <w:divBdr>
        <w:top w:val="none" w:sz="0" w:space="0" w:color="auto"/>
        <w:left w:val="none" w:sz="0" w:space="0" w:color="auto"/>
        <w:bottom w:val="none" w:sz="0" w:space="0" w:color="auto"/>
        <w:right w:val="none" w:sz="0" w:space="0" w:color="auto"/>
      </w:divBdr>
    </w:div>
    <w:div w:id="277030928">
      <w:bodyDiv w:val="1"/>
      <w:marLeft w:val="0"/>
      <w:marRight w:val="0"/>
      <w:marTop w:val="0"/>
      <w:marBottom w:val="0"/>
      <w:divBdr>
        <w:top w:val="none" w:sz="0" w:space="0" w:color="auto"/>
        <w:left w:val="none" w:sz="0" w:space="0" w:color="auto"/>
        <w:bottom w:val="none" w:sz="0" w:space="0" w:color="auto"/>
        <w:right w:val="none" w:sz="0" w:space="0" w:color="auto"/>
      </w:divBdr>
    </w:div>
    <w:div w:id="278952275">
      <w:bodyDiv w:val="1"/>
      <w:marLeft w:val="0"/>
      <w:marRight w:val="0"/>
      <w:marTop w:val="0"/>
      <w:marBottom w:val="0"/>
      <w:divBdr>
        <w:top w:val="none" w:sz="0" w:space="0" w:color="auto"/>
        <w:left w:val="none" w:sz="0" w:space="0" w:color="auto"/>
        <w:bottom w:val="none" w:sz="0" w:space="0" w:color="auto"/>
        <w:right w:val="none" w:sz="0" w:space="0" w:color="auto"/>
      </w:divBdr>
    </w:div>
    <w:div w:id="279186515">
      <w:bodyDiv w:val="1"/>
      <w:marLeft w:val="0"/>
      <w:marRight w:val="0"/>
      <w:marTop w:val="0"/>
      <w:marBottom w:val="0"/>
      <w:divBdr>
        <w:top w:val="none" w:sz="0" w:space="0" w:color="auto"/>
        <w:left w:val="none" w:sz="0" w:space="0" w:color="auto"/>
        <w:bottom w:val="none" w:sz="0" w:space="0" w:color="auto"/>
        <w:right w:val="none" w:sz="0" w:space="0" w:color="auto"/>
      </w:divBdr>
    </w:div>
    <w:div w:id="280696208">
      <w:bodyDiv w:val="1"/>
      <w:marLeft w:val="0"/>
      <w:marRight w:val="0"/>
      <w:marTop w:val="0"/>
      <w:marBottom w:val="0"/>
      <w:divBdr>
        <w:top w:val="none" w:sz="0" w:space="0" w:color="auto"/>
        <w:left w:val="none" w:sz="0" w:space="0" w:color="auto"/>
        <w:bottom w:val="none" w:sz="0" w:space="0" w:color="auto"/>
        <w:right w:val="none" w:sz="0" w:space="0" w:color="auto"/>
      </w:divBdr>
    </w:div>
    <w:div w:id="280958455">
      <w:bodyDiv w:val="1"/>
      <w:marLeft w:val="0"/>
      <w:marRight w:val="0"/>
      <w:marTop w:val="0"/>
      <w:marBottom w:val="0"/>
      <w:divBdr>
        <w:top w:val="none" w:sz="0" w:space="0" w:color="auto"/>
        <w:left w:val="none" w:sz="0" w:space="0" w:color="auto"/>
        <w:bottom w:val="none" w:sz="0" w:space="0" w:color="auto"/>
        <w:right w:val="none" w:sz="0" w:space="0" w:color="auto"/>
      </w:divBdr>
    </w:div>
    <w:div w:id="282082208">
      <w:bodyDiv w:val="1"/>
      <w:marLeft w:val="0"/>
      <w:marRight w:val="0"/>
      <w:marTop w:val="0"/>
      <w:marBottom w:val="0"/>
      <w:divBdr>
        <w:top w:val="none" w:sz="0" w:space="0" w:color="auto"/>
        <w:left w:val="none" w:sz="0" w:space="0" w:color="auto"/>
        <w:bottom w:val="none" w:sz="0" w:space="0" w:color="auto"/>
        <w:right w:val="none" w:sz="0" w:space="0" w:color="auto"/>
      </w:divBdr>
    </w:div>
    <w:div w:id="282156317">
      <w:bodyDiv w:val="1"/>
      <w:marLeft w:val="0"/>
      <w:marRight w:val="0"/>
      <w:marTop w:val="0"/>
      <w:marBottom w:val="0"/>
      <w:divBdr>
        <w:top w:val="none" w:sz="0" w:space="0" w:color="auto"/>
        <w:left w:val="none" w:sz="0" w:space="0" w:color="auto"/>
        <w:bottom w:val="none" w:sz="0" w:space="0" w:color="auto"/>
        <w:right w:val="none" w:sz="0" w:space="0" w:color="auto"/>
      </w:divBdr>
    </w:div>
    <w:div w:id="285818016">
      <w:bodyDiv w:val="1"/>
      <w:marLeft w:val="0"/>
      <w:marRight w:val="0"/>
      <w:marTop w:val="0"/>
      <w:marBottom w:val="0"/>
      <w:divBdr>
        <w:top w:val="none" w:sz="0" w:space="0" w:color="auto"/>
        <w:left w:val="none" w:sz="0" w:space="0" w:color="auto"/>
        <w:bottom w:val="none" w:sz="0" w:space="0" w:color="auto"/>
        <w:right w:val="none" w:sz="0" w:space="0" w:color="auto"/>
      </w:divBdr>
    </w:div>
    <w:div w:id="286354303">
      <w:bodyDiv w:val="1"/>
      <w:marLeft w:val="0"/>
      <w:marRight w:val="0"/>
      <w:marTop w:val="0"/>
      <w:marBottom w:val="0"/>
      <w:divBdr>
        <w:top w:val="none" w:sz="0" w:space="0" w:color="auto"/>
        <w:left w:val="none" w:sz="0" w:space="0" w:color="auto"/>
        <w:bottom w:val="none" w:sz="0" w:space="0" w:color="auto"/>
        <w:right w:val="none" w:sz="0" w:space="0" w:color="auto"/>
      </w:divBdr>
    </w:div>
    <w:div w:id="286938936">
      <w:bodyDiv w:val="1"/>
      <w:marLeft w:val="0"/>
      <w:marRight w:val="0"/>
      <w:marTop w:val="0"/>
      <w:marBottom w:val="0"/>
      <w:divBdr>
        <w:top w:val="none" w:sz="0" w:space="0" w:color="auto"/>
        <w:left w:val="none" w:sz="0" w:space="0" w:color="auto"/>
        <w:bottom w:val="none" w:sz="0" w:space="0" w:color="auto"/>
        <w:right w:val="none" w:sz="0" w:space="0" w:color="auto"/>
      </w:divBdr>
    </w:div>
    <w:div w:id="288438640">
      <w:bodyDiv w:val="1"/>
      <w:marLeft w:val="0"/>
      <w:marRight w:val="0"/>
      <w:marTop w:val="0"/>
      <w:marBottom w:val="0"/>
      <w:divBdr>
        <w:top w:val="none" w:sz="0" w:space="0" w:color="auto"/>
        <w:left w:val="none" w:sz="0" w:space="0" w:color="auto"/>
        <w:bottom w:val="none" w:sz="0" w:space="0" w:color="auto"/>
        <w:right w:val="none" w:sz="0" w:space="0" w:color="auto"/>
      </w:divBdr>
    </w:div>
    <w:div w:id="288555110">
      <w:bodyDiv w:val="1"/>
      <w:marLeft w:val="0"/>
      <w:marRight w:val="0"/>
      <w:marTop w:val="0"/>
      <w:marBottom w:val="0"/>
      <w:divBdr>
        <w:top w:val="none" w:sz="0" w:space="0" w:color="auto"/>
        <w:left w:val="none" w:sz="0" w:space="0" w:color="auto"/>
        <w:bottom w:val="none" w:sz="0" w:space="0" w:color="auto"/>
        <w:right w:val="none" w:sz="0" w:space="0" w:color="auto"/>
      </w:divBdr>
    </w:div>
    <w:div w:id="288585869">
      <w:bodyDiv w:val="1"/>
      <w:marLeft w:val="0"/>
      <w:marRight w:val="0"/>
      <w:marTop w:val="0"/>
      <w:marBottom w:val="0"/>
      <w:divBdr>
        <w:top w:val="none" w:sz="0" w:space="0" w:color="auto"/>
        <w:left w:val="none" w:sz="0" w:space="0" w:color="auto"/>
        <w:bottom w:val="none" w:sz="0" w:space="0" w:color="auto"/>
        <w:right w:val="none" w:sz="0" w:space="0" w:color="auto"/>
      </w:divBdr>
    </w:div>
    <w:div w:id="288972849">
      <w:bodyDiv w:val="1"/>
      <w:marLeft w:val="0"/>
      <w:marRight w:val="0"/>
      <w:marTop w:val="0"/>
      <w:marBottom w:val="0"/>
      <w:divBdr>
        <w:top w:val="none" w:sz="0" w:space="0" w:color="auto"/>
        <w:left w:val="none" w:sz="0" w:space="0" w:color="auto"/>
        <w:bottom w:val="none" w:sz="0" w:space="0" w:color="auto"/>
        <w:right w:val="none" w:sz="0" w:space="0" w:color="auto"/>
      </w:divBdr>
    </w:div>
    <w:div w:id="288973262">
      <w:bodyDiv w:val="1"/>
      <w:marLeft w:val="0"/>
      <w:marRight w:val="0"/>
      <w:marTop w:val="0"/>
      <w:marBottom w:val="0"/>
      <w:divBdr>
        <w:top w:val="none" w:sz="0" w:space="0" w:color="auto"/>
        <w:left w:val="none" w:sz="0" w:space="0" w:color="auto"/>
        <w:bottom w:val="none" w:sz="0" w:space="0" w:color="auto"/>
        <w:right w:val="none" w:sz="0" w:space="0" w:color="auto"/>
      </w:divBdr>
    </w:div>
    <w:div w:id="289626757">
      <w:bodyDiv w:val="1"/>
      <w:marLeft w:val="0"/>
      <w:marRight w:val="0"/>
      <w:marTop w:val="0"/>
      <w:marBottom w:val="0"/>
      <w:divBdr>
        <w:top w:val="none" w:sz="0" w:space="0" w:color="auto"/>
        <w:left w:val="none" w:sz="0" w:space="0" w:color="auto"/>
        <w:bottom w:val="none" w:sz="0" w:space="0" w:color="auto"/>
        <w:right w:val="none" w:sz="0" w:space="0" w:color="auto"/>
      </w:divBdr>
    </w:div>
    <w:div w:id="289829103">
      <w:bodyDiv w:val="1"/>
      <w:marLeft w:val="0"/>
      <w:marRight w:val="0"/>
      <w:marTop w:val="0"/>
      <w:marBottom w:val="0"/>
      <w:divBdr>
        <w:top w:val="none" w:sz="0" w:space="0" w:color="auto"/>
        <w:left w:val="none" w:sz="0" w:space="0" w:color="auto"/>
        <w:bottom w:val="none" w:sz="0" w:space="0" w:color="auto"/>
        <w:right w:val="none" w:sz="0" w:space="0" w:color="auto"/>
      </w:divBdr>
    </w:div>
    <w:div w:id="290675534">
      <w:bodyDiv w:val="1"/>
      <w:marLeft w:val="0"/>
      <w:marRight w:val="0"/>
      <w:marTop w:val="0"/>
      <w:marBottom w:val="0"/>
      <w:divBdr>
        <w:top w:val="none" w:sz="0" w:space="0" w:color="auto"/>
        <w:left w:val="none" w:sz="0" w:space="0" w:color="auto"/>
        <w:bottom w:val="none" w:sz="0" w:space="0" w:color="auto"/>
        <w:right w:val="none" w:sz="0" w:space="0" w:color="auto"/>
      </w:divBdr>
    </w:div>
    <w:div w:id="292100366">
      <w:bodyDiv w:val="1"/>
      <w:marLeft w:val="0"/>
      <w:marRight w:val="0"/>
      <w:marTop w:val="0"/>
      <w:marBottom w:val="0"/>
      <w:divBdr>
        <w:top w:val="none" w:sz="0" w:space="0" w:color="auto"/>
        <w:left w:val="none" w:sz="0" w:space="0" w:color="auto"/>
        <w:bottom w:val="none" w:sz="0" w:space="0" w:color="auto"/>
        <w:right w:val="none" w:sz="0" w:space="0" w:color="auto"/>
      </w:divBdr>
    </w:div>
    <w:div w:id="294918350">
      <w:bodyDiv w:val="1"/>
      <w:marLeft w:val="0"/>
      <w:marRight w:val="0"/>
      <w:marTop w:val="0"/>
      <w:marBottom w:val="0"/>
      <w:divBdr>
        <w:top w:val="none" w:sz="0" w:space="0" w:color="auto"/>
        <w:left w:val="none" w:sz="0" w:space="0" w:color="auto"/>
        <w:bottom w:val="none" w:sz="0" w:space="0" w:color="auto"/>
        <w:right w:val="none" w:sz="0" w:space="0" w:color="auto"/>
      </w:divBdr>
    </w:div>
    <w:div w:id="295335424">
      <w:bodyDiv w:val="1"/>
      <w:marLeft w:val="0"/>
      <w:marRight w:val="0"/>
      <w:marTop w:val="0"/>
      <w:marBottom w:val="0"/>
      <w:divBdr>
        <w:top w:val="none" w:sz="0" w:space="0" w:color="auto"/>
        <w:left w:val="none" w:sz="0" w:space="0" w:color="auto"/>
        <w:bottom w:val="none" w:sz="0" w:space="0" w:color="auto"/>
        <w:right w:val="none" w:sz="0" w:space="0" w:color="auto"/>
      </w:divBdr>
    </w:div>
    <w:div w:id="297146091">
      <w:bodyDiv w:val="1"/>
      <w:marLeft w:val="0"/>
      <w:marRight w:val="0"/>
      <w:marTop w:val="0"/>
      <w:marBottom w:val="0"/>
      <w:divBdr>
        <w:top w:val="none" w:sz="0" w:space="0" w:color="auto"/>
        <w:left w:val="none" w:sz="0" w:space="0" w:color="auto"/>
        <w:bottom w:val="none" w:sz="0" w:space="0" w:color="auto"/>
        <w:right w:val="none" w:sz="0" w:space="0" w:color="auto"/>
      </w:divBdr>
    </w:div>
    <w:div w:id="298146598">
      <w:bodyDiv w:val="1"/>
      <w:marLeft w:val="0"/>
      <w:marRight w:val="0"/>
      <w:marTop w:val="0"/>
      <w:marBottom w:val="0"/>
      <w:divBdr>
        <w:top w:val="none" w:sz="0" w:space="0" w:color="auto"/>
        <w:left w:val="none" w:sz="0" w:space="0" w:color="auto"/>
        <w:bottom w:val="none" w:sz="0" w:space="0" w:color="auto"/>
        <w:right w:val="none" w:sz="0" w:space="0" w:color="auto"/>
      </w:divBdr>
    </w:div>
    <w:div w:id="299115377">
      <w:bodyDiv w:val="1"/>
      <w:marLeft w:val="0"/>
      <w:marRight w:val="0"/>
      <w:marTop w:val="0"/>
      <w:marBottom w:val="0"/>
      <w:divBdr>
        <w:top w:val="none" w:sz="0" w:space="0" w:color="auto"/>
        <w:left w:val="none" w:sz="0" w:space="0" w:color="auto"/>
        <w:bottom w:val="none" w:sz="0" w:space="0" w:color="auto"/>
        <w:right w:val="none" w:sz="0" w:space="0" w:color="auto"/>
      </w:divBdr>
    </w:div>
    <w:div w:id="299118459">
      <w:bodyDiv w:val="1"/>
      <w:marLeft w:val="0"/>
      <w:marRight w:val="0"/>
      <w:marTop w:val="0"/>
      <w:marBottom w:val="0"/>
      <w:divBdr>
        <w:top w:val="none" w:sz="0" w:space="0" w:color="auto"/>
        <w:left w:val="none" w:sz="0" w:space="0" w:color="auto"/>
        <w:bottom w:val="none" w:sz="0" w:space="0" w:color="auto"/>
        <w:right w:val="none" w:sz="0" w:space="0" w:color="auto"/>
      </w:divBdr>
    </w:div>
    <w:div w:id="302658910">
      <w:bodyDiv w:val="1"/>
      <w:marLeft w:val="0"/>
      <w:marRight w:val="0"/>
      <w:marTop w:val="0"/>
      <w:marBottom w:val="0"/>
      <w:divBdr>
        <w:top w:val="none" w:sz="0" w:space="0" w:color="auto"/>
        <w:left w:val="none" w:sz="0" w:space="0" w:color="auto"/>
        <w:bottom w:val="none" w:sz="0" w:space="0" w:color="auto"/>
        <w:right w:val="none" w:sz="0" w:space="0" w:color="auto"/>
      </w:divBdr>
    </w:div>
    <w:div w:id="303392493">
      <w:bodyDiv w:val="1"/>
      <w:marLeft w:val="0"/>
      <w:marRight w:val="0"/>
      <w:marTop w:val="0"/>
      <w:marBottom w:val="0"/>
      <w:divBdr>
        <w:top w:val="none" w:sz="0" w:space="0" w:color="auto"/>
        <w:left w:val="none" w:sz="0" w:space="0" w:color="auto"/>
        <w:bottom w:val="none" w:sz="0" w:space="0" w:color="auto"/>
        <w:right w:val="none" w:sz="0" w:space="0" w:color="auto"/>
      </w:divBdr>
    </w:div>
    <w:div w:id="303971386">
      <w:bodyDiv w:val="1"/>
      <w:marLeft w:val="0"/>
      <w:marRight w:val="0"/>
      <w:marTop w:val="0"/>
      <w:marBottom w:val="0"/>
      <w:divBdr>
        <w:top w:val="none" w:sz="0" w:space="0" w:color="auto"/>
        <w:left w:val="none" w:sz="0" w:space="0" w:color="auto"/>
        <w:bottom w:val="none" w:sz="0" w:space="0" w:color="auto"/>
        <w:right w:val="none" w:sz="0" w:space="0" w:color="auto"/>
      </w:divBdr>
    </w:div>
    <w:div w:id="305815773">
      <w:bodyDiv w:val="1"/>
      <w:marLeft w:val="0"/>
      <w:marRight w:val="0"/>
      <w:marTop w:val="0"/>
      <w:marBottom w:val="0"/>
      <w:divBdr>
        <w:top w:val="none" w:sz="0" w:space="0" w:color="auto"/>
        <w:left w:val="none" w:sz="0" w:space="0" w:color="auto"/>
        <w:bottom w:val="none" w:sz="0" w:space="0" w:color="auto"/>
        <w:right w:val="none" w:sz="0" w:space="0" w:color="auto"/>
      </w:divBdr>
    </w:div>
    <w:div w:id="306009740">
      <w:bodyDiv w:val="1"/>
      <w:marLeft w:val="0"/>
      <w:marRight w:val="0"/>
      <w:marTop w:val="0"/>
      <w:marBottom w:val="0"/>
      <w:divBdr>
        <w:top w:val="none" w:sz="0" w:space="0" w:color="auto"/>
        <w:left w:val="none" w:sz="0" w:space="0" w:color="auto"/>
        <w:bottom w:val="none" w:sz="0" w:space="0" w:color="auto"/>
        <w:right w:val="none" w:sz="0" w:space="0" w:color="auto"/>
      </w:divBdr>
    </w:div>
    <w:div w:id="306125698">
      <w:bodyDiv w:val="1"/>
      <w:marLeft w:val="0"/>
      <w:marRight w:val="0"/>
      <w:marTop w:val="0"/>
      <w:marBottom w:val="0"/>
      <w:divBdr>
        <w:top w:val="none" w:sz="0" w:space="0" w:color="auto"/>
        <w:left w:val="none" w:sz="0" w:space="0" w:color="auto"/>
        <w:bottom w:val="none" w:sz="0" w:space="0" w:color="auto"/>
        <w:right w:val="none" w:sz="0" w:space="0" w:color="auto"/>
      </w:divBdr>
      <w:divsChild>
        <w:div w:id="1420640601">
          <w:marLeft w:val="0"/>
          <w:marRight w:val="0"/>
          <w:marTop w:val="0"/>
          <w:marBottom w:val="0"/>
          <w:divBdr>
            <w:top w:val="none" w:sz="0" w:space="0" w:color="auto"/>
            <w:left w:val="none" w:sz="0" w:space="0" w:color="auto"/>
            <w:bottom w:val="none" w:sz="0" w:space="0" w:color="auto"/>
            <w:right w:val="none" w:sz="0" w:space="0" w:color="auto"/>
          </w:divBdr>
          <w:divsChild>
            <w:div w:id="76056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21150">
      <w:bodyDiv w:val="1"/>
      <w:marLeft w:val="0"/>
      <w:marRight w:val="0"/>
      <w:marTop w:val="0"/>
      <w:marBottom w:val="0"/>
      <w:divBdr>
        <w:top w:val="none" w:sz="0" w:space="0" w:color="auto"/>
        <w:left w:val="none" w:sz="0" w:space="0" w:color="auto"/>
        <w:bottom w:val="none" w:sz="0" w:space="0" w:color="auto"/>
        <w:right w:val="none" w:sz="0" w:space="0" w:color="auto"/>
      </w:divBdr>
    </w:div>
    <w:div w:id="310715164">
      <w:bodyDiv w:val="1"/>
      <w:marLeft w:val="0"/>
      <w:marRight w:val="0"/>
      <w:marTop w:val="0"/>
      <w:marBottom w:val="0"/>
      <w:divBdr>
        <w:top w:val="none" w:sz="0" w:space="0" w:color="auto"/>
        <w:left w:val="none" w:sz="0" w:space="0" w:color="auto"/>
        <w:bottom w:val="none" w:sz="0" w:space="0" w:color="auto"/>
        <w:right w:val="none" w:sz="0" w:space="0" w:color="auto"/>
      </w:divBdr>
    </w:div>
    <w:div w:id="310797676">
      <w:bodyDiv w:val="1"/>
      <w:marLeft w:val="0"/>
      <w:marRight w:val="0"/>
      <w:marTop w:val="0"/>
      <w:marBottom w:val="0"/>
      <w:divBdr>
        <w:top w:val="none" w:sz="0" w:space="0" w:color="auto"/>
        <w:left w:val="none" w:sz="0" w:space="0" w:color="auto"/>
        <w:bottom w:val="none" w:sz="0" w:space="0" w:color="auto"/>
        <w:right w:val="none" w:sz="0" w:space="0" w:color="auto"/>
      </w:divBdr>
    </w:div>
    <w:div w:id="311637087">
      <w:bodyDiv w:val="1"/>
      <w:marLeft w:val="0"/>
      <w:marRight w:val="0"/>
      <w:marTop w:val="0"/>
      <w:marBottom w:val="0"/>
      <w:divBdr>
        <w:top w:val="none" w:sz="0" w:space="0" w:color="auto"/>
        <w:left w:val="none" w:sz="0" w:space="0" w:color="auto"/>
        <w:bottom w:val="none" w:sz="0" w:space="0" w:color="auto"/>
        <w:right w:val="none" w:sz="0" w:space="0" w:color="auto"/>
      </w:divBdr>
    </w:div>
    <w:div w:id="313490283">
      <w:bodyDiv w:val="1"/>
      <w:marLeft w:val="0"/>
      <w:marRight w:val="0"/>
      <w:marTop w:val="0"/>
      <w:marBottom w:val="0"/>
      <w:divBdr>
        <w:top w:val="none" w:sz="0" w:space="0" w:color="auto"/>
        <w:left w:val="none" w:sz="0" w:space="0" w:color="auto"/>
        <w:bottom w:val="none" w:sz="0" w:space="0" w:color="auto"/>
        <w:right w:val="none" w:sz="0" w:space="0" w:color="auto"/>
      </w:divBdr>
    </w:div>
    <w:div w:id="313531962">
      <w:bodyDiv w:val="1"/>
      <w:marLeft w:val="0"/>
      <w:marRight w:val="0"/>
      <w:marTop w:val="0"/>
      <w:marBottom w:val="0"/>
      <w:divBdr>
        <w:top w:val="none" w:sz="0" w:space="0" w:color="auto"/>
        <w:left w:val="none" w:sz="0" w:space="0" w:color="auto"/>
        <w:bottom w:val="none" w:sz="0" w:space="0" w:color="auto"/>
        <w:right w:val="none" w:sz="0" w:space="0" w:color="auto"/>
      </w:divBdr>
    </w:div>
    <w:div w:id="313946450">
      <w:bodyDiv w:val="1"/>
      <w:marLeft w:val="0"/>
      <w:marRight w:val="0"/>
      <w:marTop w:val="0"/>
      <w:marBottom w:val="0"/>
      <w:divBdr>
        <w:top w:val="none" w:sz="0" w:space="0" w:color="auto"/>
        <w:left w:val="none" w:sz="0" w:space="0" w:color="auto"/>
        <w:bottom w:val="none" w:sz="0" w:space="0" w:color="auto"/>
        <w:right w:val="none" w:sz="0" w:space="0" w:color="auto"/>
      </w:divBdr>
    </w:div>
    <w:div w:id="317072654">
      <w:bodyDiv w:val="1"/>
      <w:marLeft w:val="0"/>
      <w:marRight w:val="0"/>
      <w:marTop w:val="0"/>
      <w:marBottom w:val="0"/>
      <w:divBdr>
        <w:top w:val="none" w:sz="0" w:space="0" w:color="auto"/>
        <w:left w:val="none" w:sz="0" w:space="0" w:color="auto"/>
        <w:bottom w:val="none" w:sz="0" w:space="0" w:color="auto"/>
        <w:right w:val="none" w:sz="0" w:space="0" w:color="auto"/>
      </w:divBdr>
    </w:div>
    <w:div w:id="319650520">
      <w:bodyDiv w:val="1"/>
      <w:marLeft w:val="0"/>
      <w:marRight w:val="0"/>
      <w:marTop w:val="0"/>
      <w:marBottom w:val="0"/>
      <w:divBdr>
        <w:top w:val="none" w:sz="0" w:space="0" w:color="auto"/>
        <w:left w:val="none" w:sz="0" w:space="0" w:color="auto"/>
        <w:bottom w:val="none" w:sz="0" w:space="0" w:color="auto"/>
        <w:right w:val="none" w:sz="0" w:space="0" w:color="auto"/>
      </w:divBdr>
    </w:div>
    <w:div w:id="322197562">
      <w:bodyDiv w:val="1"/>
      <w:marLeft w:val="0"/>
      <w:marRight w:val="0"/>
      <w:marTop w:val="0"/>
      <w:marBottom w:val="0"/>
      <w:divBdr>
        <w:top w:val="none" w:sz="0" w:space="0" w:color="auto"/>
        <w:left w:val="none" w:sz="0" w:space="0" w:color="auto"/>
        <w:bottom w:val="none" w:sz="0" w:space="0" w:color="auto"/>
        <w:right w:val="none" w:sz="0" w:space="0" w:color="auto"/>
      </w:divBdr>
    </w:div>
    <w:div w:id="323972459">
      <w:bodyDiv w:val="1"/>
      <w:marLeft w:val="0"/>
      <w:marRight w:val="0"/>
      <w:marTop w:val="0"/>
      <w:marBottom w:val="0"/>
      <w:divBdr>
        <w:top w:val="none" w:sz="0" w:space="0" w:color="auto"/>
        <w:left w:val="none" w:sz="0" w:space="0" w:color="auto"/>
        <w:bottom w:val="none" w:sz="0" w:space="0" w:color="auto"/>
        <w:right w:val="none" w:sz="0" w:space="0" w:color="auto"/>
      </w:divBdr>
    </w:div>
    <w:div w:id="325867494">
      <w:bodyDiv w:val="1"/>
      <w:marLeft w:val="0"/>
      <w:marRight w:val="0"/>
      <w:marTop w:val="0"/>
      <w:marBottom w:val="0"/>
      <w:divBdr>
        <w:top w:val="none" w:sz="0" w:space="0" w:color="auto"/>
        <w:left w:val="none" w:sz="0" w:space="0" w:color="auto"/>
        <w:bottom w:val="none" w:sz="0" w:space="0" w:color="auto"/>
        <w:right w:val="none" w:sz="0" w:space="0" w:color="auto"/>
      </w:divBdr>
    </w:div>
    <w:div w:id="326978751">
      <w:bodyDiv w:val="1"/>
      <w:marLeft w:val="0"/>
      <w:marRight w:val="0"/>
      <w:marTop w:val="0"/>
      <w:marBottom w:val="0"/>
      <w:divBdr>
        <w:top w:val="none" w:sz="0" w:space="0" w:color="auto"/>
        <w:left w:val="none" w:sz="0" w:space="0" w:color="auto"/>
        <w:bottom w:val="none" w:sz="0" w:space="0" w:color="auto"/>
        <w:right w:val="none" w:sz="0" w:space="0" w:color="auto"/>
      </w:divBdr>
    </w:div>
    <w:div w:id="328871993">
      <w:bodyDiv w:val="1"/>
      <w:marLeft w:val="0"/>
      <w:marRight w:val="0"/>
      <w:marTop w:val="0"/>
      <w:marBottom w:val="0"/>
      <w:divBdr>
        <w:top w:val="none" w:sz="0" w:space="0" w:color="auto"/>
        <w:left w:val="none" w:sz="0" w:space="0" w:color="auto"/>
        <w:bottom w:val="none" w:sz="0" w:space="0" w:color="auto"/>
        <w:right w:val="none" w:sz="0" w:space="0" w:color="auto"/>
      </w:divBdr>
    </w:div>
    <w:div w:id="333724149">
      <w:bodyDiv w:val="1"/>
      <w:marLeft w:val="0"/>
      <w:marRight w:val="0"/>
      <w:marTop w:val="0"/>
      <w:marBottom w:val="0"/>
      <w:divBdr>
        <w:top w:val="none" w:sz="0" w:space="0" w:color="auto"/>
        <w:left w:val="none" w:sz="0" w:space="0" w:color="auto"/>
        <w:bottom w:val="none" w:sz="0" w:space="0" w:color="auto"/>
        <w:right w:val="none" w:sz="0" w:space="0" w:color="auto"/>
      </w:divBdr>
    </w:div>
    <w:div w:id="335545398">
      <w:bodyDiv w:val="1"/>
      <w:marLeft w:val="0"/>
      <w:marRight w:val="0"/>
      <w:marTop w:val="0"/>
      <w:marBottom w:val="0"/>
      <w:divBdr>
        <w:top w:val="none" w:sz="0" w:space="0" w:color="auto"/>
        <w:left w:val="none" w:sz="0" w:space="0" w:color="auto"/>
        <w:bottom w:val="none" w:sz="0" w:space="0" w:color="auto"/>
        <w:right w:val="none" w:sz="0" w:space="0" w:color="auto"/>
      </w:divBdr>
    </w:div>
    <w:div w:id="341859761">
      <w:bodyDiv w:val="1"/>
      <w:marLeft w:val="0"/>
      <w:marRight w:val="0"/>
      <w:marTop w:val="0"/>
      <w:marBottom w:val="0"/>
      <w:divBdr>
        <w:top w:val="none" w:sz="0" w:space="0" w:color="auto"/>
        <w:left w:val="none" w:sz="0" w:space="0" w:color="auto"/>
        <w:bottom w:val="none" w:sz="0" w:space="0" w:color="auto"/>
        <w:right w:val="none" w:sz="0" w:space="0" w:color="auto"/>
      </w:divBdr>
    </w:div>
    <w:div w:id="342320691">
      <w:bodyDiv w:val="1"/>
      <w:marLeft w:val="0"/>
      <w:marRight w:val="0"/>
      <w:marTop w:val="0"/>
      <w:marBottom w:val="0"/>
      <w:divBdr>
        <w:top w:val="none" w:sz="0" w:space="0" w:color="auto"/>
        <w:left w:val="none" w:sz="0" w:space="0" w:color="auto"/>
        <w:bottom w:val="none" w:sz="0" w:space="0" w:color="auto"/>
        <w:right w:val="none" w:sz="0" w:space="0" w:color="auto"/>
      </w:divBdr>
    </w:div>
    <w:div w:id="344596111">
      <w:bodyDiv w:val="1"/>
      <w:marLeft w:val="0"/>
      <w:marRight w:val="0"/>
      <w:marTop w:val="0"/>
      <w:marBottom w:val="0"/>
      <w:divBdr>
        <w:top w:val="none" w:sz="0" w:space="0" w:color="auto"/>
        <w:left w:val="none" w:sz="0" w:space="0" w:color="auto"/>
        <w:bottom w:val="none" w:sz="0" w:space="0" w:color="auto"/>
        <w:right w:val="none" w:sz="0" w:space="0" w:color="auto"/>
      </w:divBdr>
    </w:div>
    <w:div w:id="345907884">
      <w:bodyDiv w:val="1"/>
      <w:marLeft w:val="0"/>
      <w:marRight w:val="0"/>
      <w:marTop w:val="0"/>
      <w:marBottom w:val="0"/>
      <w:divBdr>
        <w:top w:val="none" w:sz="0" w:space="0" w:color="auto"/>
        <w:left w:val="none" w:sz="0" w:space="0" w:color="auto"/>
        <w:bottom w:val="none" w:sz="0" w:space="0" w:color="auto"/>
        <w:right w:val="none" w:sz="0" w:space="0" w:color="auto"/>
      </w:divBdr>
    </w:div>
    <w:div w:id="346448209">
      <w:bodyDiv w:val="1"/>
      <w:marLeft w:val="0"/>
      <w:marRight w:val="0"/>
      <w:marTop w:val="0"/>
      <w:marBottom w:val="0"/>
      <w:divBdr>
        <w:top w:val="none" w:sz="0" w:space="0" w:color="auto"/>
        <w:left w:val="none" w:sz="0" w:space="0" w:color="auto"/>
        <w:bottom w:val="none" w:sz="0" w:space="0" w:color="auto"/>
        <w:right w:val="none" w:sz="0" w:space="0" w:color="auto"/>
      </w:divBdr>
    </w:div>
    <w:div w:id="346717619">
      <w:bodyDiv w:val="1"/>
      <w:marLeft w:val="0"/>
      <w:marRight w:val="0"/>
      <w:marTop w:val="0"/>
      <w:marBottom w:val="0"/>
      <w:divBdr>
        <w:top w:val="none" w:sz="0" w:space="0" w:color="auto"/>
        <w:left w:val="none" w:sz="0" w:space="0" w:color="auto"/>
        <w:bottom w:val="none" w:sz="0" w:space="0" w:color="auto"/>
        <w:right w:val="none" w:sz="0" w:space="0" w:color="auto"/>
      </w:divBdr>
    </w:div>
    <w:div w:id="347146586">
      <w:bodyDiv w:val="1"/>
      <w:marLeft w:val="0"/>
      <w:marRight w:val="0"/>
      <w:marTop w:val="0"/>
      <w:marBottom w:val="0"/>
      <w:divBdr>
        <w:top w:val="none" w:sz="0" w:space="0" w:color="auto"/>
        <w:left w:val="none" w:sz="0" w:space="0" w:color="auto"/>
        <w:bottom w:val="none" w:sz="0" w:space="0" w:color="auto"/>
        <w:right w:val="none" w:sz="0" w:space="0" w:color="auto"/>
      </w:divBdr>
    </w:div>
    <w:div w:id="347219400">
      <w:bodyDiv w:val="1"/>
      <w:marLeft w:val="0"/>
      <w:marRight w:val="0"/>
      <w:marTop w:val="0"/>
      <w:marBottom w:val="0"/>
      <w:divBdr>
        <w:top w:val="none" w:sz="0" w:space="0" w:color="auto"/>
        <w:left w:val="none" w:sz="0" w:space="0" w:color="auto"/>
        <w:bottom w:val="none" w:sz="0" w:space="0" w:color="auto"/>
        <w:right w:val="none" w:sz="0" w:space="0" w:color="auto"/>
      </w:divBdr>
    </w:div>
    <w:div w:id="349452723">
      <w:bodyDiv w:val="1"/>
      <w:marLeft w:val="0"/>
      <w:marRight w:val="0"/>
      <w:marTop w:val="0"/>
      <w:marBottom w:val="0"/>
      <w:divBdr>
        <w:top w:val="none" w:sz="0" w:space="0" w:color="auto"/>
        <w:left w:val="none" w:sz="0" w:space="0" w:color="auto"/>
        <w:bottom w:val="none" w:sz="0" w:space="0" w:color="auto"/>
        <w:right w:val="none" w:sz="0" w:space="0" w:color="auto"/>
      </w:divBdr>
    </w:div>
    <w:div w:id="352876035">
      <w:bodyDiv w:val="1"/>
      <w:marLeft w:val="0"/>
      <w:marRight w:val="0"/>
      <w:marTop w:val="0"/>
      <w:marBottom w:val="0"/>
      <w:divBdr>
        <w:top w:val="none" w:sz="0" w:space="0" w:color="auto"/>
        <w:left w:val="none" w:sz="0" w:space="0" w:color="auto"/>
        <w:bottom w:val="none" w:sz="0" w:space="0" w:color="auto"/>
        <w:right w:val="none" w:sz="0" w:space="0" w:color="auto"/>
      </w:divBdr>
    </w:div>
    <w:div w:id="353307281">
      <w:bodyDiv w:val="1"/>
      <w:marLeft w:val="0"/>
      <w:marRight w:val="0"/>
      <w:marTop w:val="0"/>
      <w:marBottom w:val="0"/>
      <w:divBdr>
        <w:top w:val="none" w:sz="0" w:space="0" w:color="auto"/>
        <w:left w:val="none" w:sz="0" w:space="0" w:color="auto"/>
        <w:bottom w:val="none" w:sz="0" w:space="0" w:color="auto"/>
        <w:right w:val="none" w:sz="0" w:space="0" w:color="auto"/>
      </w:divBdr>
    </w:div>
    <w:div w:id="354815702">
      <w:bodyDiv w:val="1"/>
      <w:marLeft w:val="0"/>
      <w:marRight w:val="0"/>
      <w:marTop w:val="0"/>
      <w:marBottom w:val="0"/>
      <w:divBdr>
        <w:top w:val="none" w:sz="0" w:space="0" w:color="auto"/>
        <w:left w:val="none" w:sz="0" w:space="0" w:color="auto"/>
        <w:bottom w:val="none" w:sz="0" w:space="0" w:color="auto"/>
        <w:right w:val="none" w:sz="0" w:space="0" w:color="auto"/>
      </w:divBdr>
    </w:div>
    <w:div w:id="355086306">
      <w:bodyDiv w:val="1"/>
      <w:marLeft w:val="0"/>
      <w:marRight w:val="0"/>
      <w:marTop w:val="0"/>
      <w:marBottom w:val="0"/>
      <w:divBdr>
        <w:top w:val="none" w:sz="0" w:space="0" w:color="auto"/>
        <w:left w:val="none" w:sz="0" w:space="0" w:color="auto"/>
        <w:bottom w:val="none" w:sz="0" w:space="0" w:color="auto"/>
        <w:right w:val="none" w:sz="0" w:space="0" w:color="auto"/>
      </w:divBdr>
    </w:div>
    <w:div w:id="356009294">
      <w:bodyDiv w:val="1"/>
      <w:marLeft w:val="0"/>
      <w:marRight w:val="0"/>
      <w:marTop w:val="0"/>
      <w:marBottom w:val="0"/>
      <w:divBdr>
        <w:top w:val="none" w:sz="0" w:space="0" w:color="auto"/>
        <w:left w:val="none" w:sz="0" w:space="0" w:color="auto"/>
        <w:bottom w:val="none" w:sz="0" w:space="0" w:color="auto"/>
        <w:right w:val="none" w:sz="0" w:space="0" w:color="auto"/>
      </w:divBdr>
    </w:div>
    <w:div w:id="357388029">
      <w:bodyDiv w:val="1"/>
      <w:marLeft w:val="0"/>
      <w:marRight w:val="0"/>
      <w:marTop w:val="0"/>
      <w:marBottom w:val="0"/>
      <w:divBdr>
        <w:top w:val="none" w:sz="0" w:space="0" w:color="auto"/>
        <w:left w:val="none" w:sz="0" w:space="0" w:color="auto"/>
        <w:bottom w:val="none" w:sz="0" w:space="0" w:color="auto"/>
        <w:right w:val="none" w:sz="0" w:space="0" w:color="auto"/>
      </w:divBdr>
    </w:div>
    <w:div w:id="357588984">
      <w:bodyDiv w:val="1"/>
      <w:marLeft w:val="0"/>
      <w:marRight w:val="0"/>
      <w:marTop w:val="0"/>
      <w:marBottom w:val="0"/>
      <w:divBdr>
        <w:top w:val="none" w:sz="0" w:space="0" w:color="auto"/>
        <w:left w:val="none" w:sz="0" w:space="0" w:color="auto"/>
        <w:bottom w:val="none" w:sz="0" w:space="0" w:color="auto"/>
        <w:right w:val="none" w:sz="0" w:space="0" w:color="auto"/>
      </w:divBdr>
    </w:div>
    <w:div w:id="358706312">
      <w:bodyDiv w:val="1"/>
      <w:marLeft w:val="0"/>
      <w:marRight w:val="0"/>
      <w:marTop w:val="0"/>
      <w:marBottom w:val="0"/>
      <w:divBdr>
        <w:top w:val="none" w:sz="0" w:space="0" w:color="auto"/>
        <w:left w:val="none" w:sz="0" w:space="0" w:color="auto"/>
        <w:bottom w:val="none" w:sz="0" w:space="0" w:color="auto"/>
        <w:right w:val="none" w:sz="0" w:space="0" w:color="auto"/>
      </w:divBdr>
    </w:div>
    <w:div w:id="363362229">
      <w:bodyDiv w:val="1"/>
      <w:marLeft w:val="0"/>
      <w:marRight w:val="0"/>
      <w:marTop w:val="0"/>
      <w:marBottom w:val="0"/>
      <w:divBdr>
        <w:top w:val="none" w:sz="0" w:space="0" w:color="auto"/>
        <w:left w:val="none" w:sz="0" w:space="0" w:color="auto"/>
        <w:bottom w:val="none" w:sz="0" w:space="0" w:color="auto"/>
        <w:right w:val="none" w:sz="0" w:space="0" w:color="auto"/>
      </w:divBdr>
    </w:div>
    <w:div w:id="366567970">
      <w:bodyDiv w:val="1"/>
      <w:marLeft w:val="0"/>
      <w:marRight w:val="0"/>
      <w:marTop w:val="0"/>
      <w:marBottom w:val="0"/>
      <w:divBdr>
        <w:top w:val="none" w:sz="0" w:space="0" w:color="auto"/>
        <w:left w:val="none" w:sz="0" w:space="0" w:color="auto"/>
        <w:bottom w:val="none" w:sz="0" w:space="0" w:color="auto"/>
        <w:right w:val="none" w:sz="0" w:space="0" w:color="auto"/>
      </w:divBdr>
    </w:div>
    <w:div w:id="368453859">
      <w:bodyDiv w:val="1"/>
      <w:marLeft w:val="0"/>
      <w:marRight w:val="0"/>
      <w:marTop w:val="0"/>
      <w:marBottom w:val="0"/>
      <w:divBdr>
        <w:top w:val="none" w:sz="0" w:space="0" w:color="auto"/>
        <w:left w:val="none" w:sz="0" w:space="0" w:color="auto"/>
        <w:bottom w:val="none" w:sz="0" w:space="0" w:color="auto"/>
        <w:right w:val="none" w:sz="0" w:space="0" w:color="auto"/>
      </w:divBdr>
    </w:div>
    <w:div w:id="370543128">
      <w:bodyDiv w:val="1"/>
      <w:marLeft w:val="0"/>
      <w:marRight w:val="0"/>
      <w:marTop w:val="0"/>
      <w:marBottom w:val="0"/>
      <w:divBdr>
        <w:top w:val="none" w:sz="0" w:space="0" w:color="auto"/>
        <w:left w:val="none" w:sz="0" w:space="0" w:color="auto"/>
        <w:bottom w:val="none" w:sz="0" w:space="0" w:color="auto"/>
        <w:right w:val="none" w:sz="0" w:space="0" w:color="auto"/>
      </w:divBdr>
    </w:div>
    <w:div w:id="379129343">
      <w:bodyDiv w:val="1"/>
      <w:marLeft w:val="0"/>
      <w:marRight w:val="0"/>
      <w:marTop w:val="0"/>
      <w:marBottom w:val="0"/>
      <w:divBdr>
        <w:top w:val="none" w:sz="0" w:space="0" w:color="auto"/>
        <w:left w:val="none" w:sz="0" w:space="0" w:color="auto"/>
        <w:bottom w:val="none" w:sz="0" w:space="0" w:color="auto"/>
        <w:right w:val="none" w:sz="0" w:space="0" w:color="auto"/>
      </w:divBdr>
    </w:div>
    <w:div w:id="379744861">
      <w:bodyDiv w:val="1"/>
      <w:marLeft w:val="0"/>
      <w:marRight w:val="0"/>
      <w:marTop w:val="0"/>
      <w:marBottom w:val="0"/>
      <w:divBdr>
        <w:top w:val="none" w:sz="0" w:space="0" w:color="auto"/>
        <w:left w:val="none" w:sz="0" w:space="0" w:color="auto"/>
        <w:bottom w:val="none" w:sz="0" w:space="0" w:color="auto"/>
        <w:right w:val="none" w:sz="0" w:space="0" w:color="auto"/>
      </w:divBdr>
    </w:div>
    <w:div w:id="382750047">
      <w:bodyDiv w:val="1"/>
      <w:marLeft w:val="0"/>
      <w:marRight w:val="0"/>
      <w:marTop w:val="0"/>
      <w:marBottom w:val="0"/>
      <w:divBdr>
        <w:top w:val="none" w:sz="0" w:space="0" w:color="auto"/>
        <w:left w:val="none" w:sz="0" w:space="0" w:color="auto"/>
        <w:bottom w:val="none" w:sz="0" w:space="0" w:color="auto"/>
        <w:right w:val="none" w:sz="0" w:space="0" w:color="auto"/>
      </w:divBdr>
    </w:div>
    <w:div w:id="386951010">
      <w:bodyDiv w:val="1"/>
      <w:marLeft w:val="0"/>
      <w:marRight w:val="0"/>
      <w:marTop w:val="0"/>
      <w:marBottom w:val="0"/>
      <w:divBdr>
        <w:top w:val="none" w:sz="0" w:space="0" w:color="auto"/>
        <w:left w:val="none" w:sz="0" w:space="0" w:color="auto"/>
        <w:bottom w:val="none" w:sz="0" w:space="0" w:color="auto"/>
        <w:right w:val="none" w:sz="0" w:space="0" w:color="auto"/>
      </w:divBdr>
    </w:div>
    <w:div w:id="388303663">
      <w:bodyDiv w:val="1"/>
      <w:marLeft w:val="0"/>
      <w:marRight w:val="0"/>
      <w:marTop w:val="0"/>
      <w:marBottom w:val="0"/>
      <w:divBdr>
        <w:top w:val="none" w:sz="0" w:space="0" w:color="auto"/>
        <w:left w:val="none" w:sz="0" w:space="0" w:color="auto"/>
        <w:bottom w:val="none" w:sz="0" w:space="0" w:color="auto"/>
        <w:right w:val="none" w:sz="0" w:space="0" w:color="auto"/>
      </w:divBdr>
    </w:div>
    <w:div w:id="388843114">
      <w:bodyDiv w:val="1"/>
      <w:marLeft w:val="0"/>
      <w:marRight w:val="0"/>
      <w:marTop w:val="0"/>
      <w:marBottom w:val="0"/>
      <w:divBdr>
        <w:top w:val="none" w:sz="0" w:space="0" w:color="auto"/>
        <w:left w:val="none" w:sz="0" w:space="0" w:color="auto"/>
        <w:bottom w:val="none" w:sz="0" w:space="0" w:color="auto"/>
        <w:right w:val="none" w:sz="0" w:space="0" w:color="auto"/>
      </w:divBdr>
    </w:div>
    <w:div w:id="390738958">
      <w:bodyDiv w:val="1"/>
      <w:marLeft w:val="0"/>
      <w:marRight w:val="0"/>
      <w:marTop w:val="0"/>
      <w:marBottom w:val="0"/>
      <w:divBdr>
        <w:top w:val="none" w:sz="0" w:space="0" w:color="auto"/>
        <w:left w:val="none" w:sz="0" w:space="0" w:color="auto"/>
        <w:bottom w:val="none" w:sz="0" w:space="0" w:color="auto"/>
        <w:right w:val="none" w:sz="0" w:space="0" w:color="auto"/>
      </w:divBdr>
    </w:div>
    <w:div w:id="392000877">
      <w:bodyDiv w:val="1"/>
      <w:marLeft w:val="0"/>
      <w:marRight w:val="0"/>
      <w:marTop w:val="0"/>
      <w:marBottom w:val="0"/>
      <w:divBdr>
        <w:top w:val="none" w:sz="0" w:space="0" w:color="auto"/>
        <w:left w:val="none" w:sz="0" w:space="0" w:color="auto"/>
        <w:bottom w:val="none" w:sz="0" w:space="0" w:color="auto"/>
        <w:right w:val="none" w:sz="0" w:space="0" w:color="auto"/>
      </w:divBdr>
    </w:div>
    <w:div w:id="392508371">
      <w:bodyDiv w:val="1"/>
      <w:marLeft w:val="0"/>
      <w:marRight w:val="0"/>
      <w:marTop w:val="0"/>
      <w:marBottom w:val="0"/>
      <w:divBdr>
        <w:top w:val="none" w:sz="0" w:space="0" w:color="auto"/>
        <w:left w:val="none" w:sz="0" w:space="0" w:color="auto"/>
        <w:bottom w:val="none" w:sz="0" w:space="0" w:color="auto"/>
        <w:right w:val="none" w:sz="0" w:space="0" w:color="auto"/>
      </w:divBdr>
    </w:div>
    <w:div w:id="392705910">
      <w:bodyDiv w:val="1"/>
      <w:marLeft w:val="0"/>
      <w:marRight w:val="0"/>
      <w:marTop w:val="0"/>
      <w:marBottom w:val="0"/>
      <w:divBdr>
        <w:top w:val="none" w:sz="0" w:space="0" w:color="auto"/>
        <w:left w:val="none" w:sz="0" w:space="0" w:color="auto"/>
        <w:bottom w:val="none" w:sz="0" w:space="0" w:color="auto"/>
        <w:right w:val="none" w:sz="0" w:space="0" w:color="auto"/>
      </w:divBdr>
    </w:div>
    <w:div w:id="393045849">
      <w:bodyDiv w:val="1"/>
      <w:marLeft w:val="0"/>
      <w:marRight w:val="0"/>
      <w:marTop w:val="0"/>
      <w:marBottom w:val="0"/>
      <w:divBdr>
        <w:top w:val="none" w:sz="0" w:space="0" w:color="auto"/>
        <w:left w:val="none" w:sz="0" w:space="0" w:color="auto"/>
        <w:bottom w:val="none" w:sz="0" w:space="0" w:color="auto"/>
        <w:right w:val="none" w:sz="0" w:space="0" w:color="auto"/>
      </w:divBdr>
    </w:div>
    <w:div w:id="394861708">
      <w:bodyDiv w:val="1"/>
      <w:marLeft w:val="0"/>
      <w:marRight w:val="0"/>
      <w:marTop w:val="0"/>
      <w:marBottom w:val="0"/>
      <w:divBdr>
        <w:top w:val="none" w:sz="0" w:space="0" w:color="auto"/>
        <w:left w:val="none" w:sz="0" w:space="0" w:color="auto"/>
        <w:bottom w:val="none" w:sz="0" w:space="0" w:color="auto"/>
        <w:right w:val="none" w:sz="0" w:space="0" w:color="auto"/>
      </w:divBdr>
    </w:div>
    <w:div w:id="399325407">
      <w:bodyDiv w:val="1"/>
      <w:marLeft w:val="0"/>
      <w:marRight w:val="0"/>
      <w:marTop w:val="0"/>
      <w:marBottom w:val="0"/>
      <w:divBdr>
        <w:top w:val="none" w:sz="0" w:space="0" w:color="auto"/>
        <w:left w:val="none" w:sz="0" w:space="0" w:color="auto"/>
        <w:bottom w:val="none" w:sz="0" w:space="0" w:color="auto"/>
        <w:right w:val="none" w:sz="0" w:space="0" w:color="auto"/>
      </w:divBdr>
    </w:div>
    <w:div w:id="399640391">
      <w:bodyDiv w:val="1"/>
      <w:marLeft w:val="0"/>
      <w:marRight w:val="0"/>
      <w:marTop w:val="0"/>
      <w:marBottom w:val="0"/>
      <w:divBdr>
        <w:top w:val="none" w:sz="0" w:space="0" w:color="auto"/>
        <w:left w:val="none" w:sz="0" w:space="0" w:color="auto"/>
        <w:bottom w:val="none" w:sz="0" w:space="0" w:color="auto"/>
        <w:right w:val="none" w:sz="0" w:space="0" w:color="auto"/>
      </w:divBdr>
    </w:div>
    <w:div w:id="400979910">
      <w:bodyDiv w:val="1"/>
      <w:marLeft w:val="0"/>
      <w:marRight w:val="0"/>
      <w:marTop w:val="0"/>
      <w:marBottom w:val="0"/>
      <w:divBdr>
        <w:top w:val="none" w:sz="0" w:space="0" w:color="auto"/>
        <w:left w:val="none" w:sz="0" w:space="0" w:color="auto"/>
        <w:bottom w:val="none" w:sz="0" w:space="0" w:color="auto"/>
        <w:right w:val="none" w:sz="0" w:space="0" w:color="auto"/>
      </w:divBdr>
    </w:div>
    <w:div w:id="407505725">
      <w:bodyDiv w:val="1"/>
      <w:marLeft w:val="0"/>
      <w:marRight w:val="0"/>
      <w:marTop w:val="0"/>
      <w:marBottom w:val="0"/>
      <w:divBdr>
        <w:top w:val="none" w:sz="0" w:space="0" w:color="auto"/>
        <w:left w:val="none" w:sz="0" w:space="0" w:color="auto"/>
        <w:bottom w:val="none" w:sz="0" w:space="0" w:color="auto"/>
        <w:right w:val="none" w:sz="0" w:space="0" w:color="auto"/>
      </w:divBdr>
    </w:div>
    <w:div w:id="408649622">
      <w:bodyDiv w:val="1"/>
      <w:marLeft w:val="0"/>
      <w:marRight w:val="0"/>
      <w:marTop w:val="0"/>
      <w:marBottom w:val="0"/>
      <w:divBdr>
        <w:top w:val="none" w:sz="0" w:space="0" w:color="auto"/>
        <w:left w:val="none" w:sz="0" w:space="0" w:color="auto"/>
        <w:bottom w:val="none" w:sz="0" w:space="0" w:color="auto"/>
        <w:right w:val="none" w:sz="0" w:space="0" w:color="auto"/>
      </w:divBdr>
    </w:div>
    <w:div w:id="409818495">
      <w:bodyDiv w:val="1"/>
      <w:marLeft w:val="0"/>
      <w:marRight w:val="0"/>
      <w:marTop w:val="0"/>
      <w:marBottom w:val="0"/>
      <w:divBdr>
        <w:top w:val="none" w:sz="0" w:space="0" w:color="auto"/>
        <w:left w:val="none" w:sz="0" w:space="0" w:color="auto"/>
        <w:bottom w:val="none" w:sz="0" w:space="0" w:color="auto"/>
        <w:right w:val="none" w:sz="0" w:space="0" w:color="auto"/>
      </w:divBdr>
    </w:div>
    <w:div w:id="410196016">
      <w:bodyDiv w:val="1"/>
      <w:marLeft w:val="0"/>
      <w:marRight w:val="0"/>
      <w:marTop w:val="0"/>
      <w:marBottom w:val="0"/>
      <w:divBdr>
        <w:top w:val="none" w:sz="0" w:space="0" w:color="auto"/>
        <w:left w:val="none" w:sz="0" w:space="0" w:color="auto"/>
        <w:bottom w:val="none" w:sz="0" w:space="0" w:color="auto"/>
        <w:right w:val="none" w:sz="0" w:space="0" w:color="auto"/>
      </w:divBdr>
    </w:div>
    <w:div w:id="414058629">
      <w:bodyDiv w:val="1"/>
      <w:marLeft w:val="0"/>
      <w:marRight w:val="0"/>
      <w:marTop w:val="0"/>
      <w:marBottom w:val="0"/>
      <w:divBdr>
        <w:top w:val="none" w:sz="0" w:space="0" w:color="auto"/>
        <w:left w:val="none" w:sz="0" w:space="0" w:color="auto"/>
        <w:bottom w:val="none" w:sz="0" w:space="0" w:color="auto"/>
        <w:right w:val="none" w:sz="0" w:space="0" w:color="auto"/>
      </w:divBdr>
    </w:div>
    <w:div w:id="417753852">
      <w:bodyDiv w:val="1"/>
      <w:marLeft w:val="0"/>
      <w:marRight w:val="0"/>
      <w:marTop w:val="0"/>
      <w:marBottom w:val="0"/>
      <w:divBdr>
        <w:top w:val="none" w:sz="0" w:space="0" w:color="auto"/>
        <w:left w:val="none" w:sz="0" w:space="0" w:color="auto"/>
        <w:bottom w:val="none" w:sz="0" w:space="0" w:color="auto"/>
        <w:right w:val="none" w:sz="0" w:space="0" w:color="auto"/>
      </w:divBdr>
    </w:div>
    <w:div w:id="418254754">
      <w:bodyDiv w:val="1"/>
      <w:marLeft w:val="0"/>
      <w:marRight w:val="0"/>
      <w:marTop w:val="0"/>
      <w:marBottom w:val="0"/>
      <w:divBdr>
        <w:top w:val="none" w:sz="0" w:space="0" w:color="auto"/>
        <w:left w:val="none" w:sz="0" w:space="0" w:color="auto"/>
        <w:bottom w:val="none" w:sz="0" w:space="0" w:color="auto"/>
        <w:right w:val="none" w:sz="0" w:space="0" w:color="auto"/>
      </w:divBdr>
    </w:div>
    <w:div w:id="420107543">
      <w:bodyDiv w:val="1"/>
      <w:marLeft w:val="0"/>
      <w:marRight w:val="0"/>
      <w:marTop w:val="0"/>
      <w:marBottom w:val="0"/>
      <w:divBdr>
        <w:top w:val="none" w:sz="0" w:space="0" w:color="auto"/>
        <w:left w:val="none" w:sz="0" w:space="0" w:color="auto"/>
        <w:bottom w:val="none" w:sz="0" w:space="0" w:color="auto"/>
        <w:right w:val="none" w:sz="0" w:space="0" w:color="auto"/>
      </w:divBdr>
    </w:div>
    <w:div w:id="420492810">
      <w:bodyDiv w:val="1"/>
      <w:marLeft w:val="0"/>
      <w:marRight w:val="0"/>
      <w:marTop w:val="0"/>
      <w:marBottom w:val="0"/>
      <w:divBdr>
        <w:top w:val="none" w:sz="0" w:space="0" w:color="auto"/>
        <w:left w:val="none" w:sz="0" w:space="0" w:color="auto"/>
        <w:bottom w:val="none" w:sz="0" w:space="0" w:color="auto"/>
        <w:right w:val="none" w:sz="0" w:space="0" w:color="auto"/>
      </w:divBdr>
    </w:div>
    <w:div w:id="423112933">
      <w:bodyDiv w:val="1"/>
      <w:marLeft w:val="0"/>
      <w:marRight w:val="0"/>
      <w:marTop w:val="0"/>
      <w:marBottom w:val="0"/>
      <w:divBdr>
        <w:top w:val="none" w:sz="0" w:space="0" w:color="auto"/>
        <w:left w:val="none" w:sz="0" w:space="0" w:color="auto"/>
        <w:bottom w:val="none" w:sz="0" w:space="0" w:color="auto"/>
        <w:right w:val="none" w:sz="0" w:space="0" w:color="auto"/>
      </w:divBdr>
    </w:div>
    <w:div w:id="428356920">
      <w:bodyDiv w:val="1"/>
      <w:marLeft w:val="0"/>
      <w:marRight w:val="0"/>
      <w:marTop w:val="0"/>
      <w:marBottom w:val="0"/>
      <w:divBdr>
        <w:top w:val="none" w:sz="0" w:space="0" w:color="auto"/>
        <w:left w:val="none" w:sz="0" w:space="0" w:color="auto"/>
        <w:bottom w:val="none" w:sz="0" w:space="0" w:color="auto"/>
        <w:right w:val="none" w:sz="0" w:space="0" w:color="auto"/>
      </w:divBdr>
    </w:div>
    <w:div w:id="429590700">
      <w:bodyDiv w:val="1"/>
      <w:marLeft w:val="0"/>
      <w:marRight w:val="0"/>
      <w:marTop w:val="0"/>
      <w:marBottom w:val="0"/>
      <w:divBdr>
        <w:top w:val="none" w:sz="0" w:space="0" w:color="auto"/>
        <w:left w:val="none" w:sz="0" w:space="0" w:color="auto"/>
        <w:bottom w:val="none" w:sz="0" w:space="0" w:color="auto"/>
        <w:right w:val="none" w:sz="0" w:space="0" w:color="auto"/>
      </w:divBdr>
    </w:div>
    <w:div w:id="430321444">
      <w:bodyDiv w:val="1"/>
      <w:marLeft w:val="0"/>
      <w:marRight w:val="0"/>
      <w:marTop w:val="0"/>
      <w:marBottom w:val="0"/>
      <w:divBdr>
        <w:top w:val="none" w:sz="0" w:space="0" w:color="auto"/>
        <w:left w:val="none" w:sz="0" w:space="0" w:color="auto"/>
        <w:bottom w:val="none" w:sz="0" w:space="0" w:color="auto"/>
        <w:right w:val="none" w:sz="0" w:space="0" w:color="auto"/>
      </w:divBdr>
    </w:div>
    <w:div w:id="431516351">
      <w:bodyDiv w:val="1"/>
      <w:marLeft w:val="0"/>
      <w:marRight w:val="0"/>
      <w:marTop w:val="0"/>
      <w:marBottom w:val="0"/>
      <w:divBdr>
        <w:top w:val="none" w:sz="0" w:space="0" w:color="auto"/>
        <w:left w:val="none" w:sz="0" w:space="0" w:color="auto"/>
        <w:bottom w:val="none" w:sz="0" w:space="0" w:color="auto"/>
        <w:right w:val="none" w:sz="0" w:space="0" w:color="auto"/>
      </w:divBdr>
    </w:div>
    <w:div w:id="432633085">
      <w:bodyDiv w:val="1"/>
      <w:marLeft w:val="0"/>
      <w:marRight w:val="0"/>
      <w:marTop w:val="0"/>
      <w:marBottom w:val="0"/>
      <w:divBdr>
        <w:top w:val="none" w:sz="0" w:space="0" w:color="auto"/>
        <w:left w:val="none" w:sz="0" w:space="0" w:color="auto"/>
        <w:bottom w:val="none" w:sz="0" w:space="0" w:color="auto"/>
        <w:right w:val="none" w:sz="0" w:space="0" w:color="auto"/>
      </w:divBdr>
    </w:div>
    <w:div w:id="434638151">
      <w:bodyDiv w:val="1"/>
      <w:marLeft w:val="0"/>
      <w:marRight w:val="0"/>
      <w:marTop w:val="0"/>
      <w:marBottom w:val="0"/>
      <w:divBdr>
        <w:top w:val="none" w:sz="0" w:space="0" w:color="auto"/>
        <w:left w:val="none" w:sz="0" w:space="0" w:color="auto"/>
        <w:bottom w:val="none" w:sz="0" w:space="0" w:color="auto"/>
        <w:right w:val="none" w:sz="0" w:space="0" w:color="auto"/>
      </w:divBdr>
    </w:div>
    <w:div w:id="435292263">
      <w:bodyDiv w:val="1"/>
      <w:marLeft w:val="0"/>
      <w:marRight w:val="0"/>
      <w:marTop w:val="0"/>
      <w:marBottom w:val="0"/>
      <w:divBdr>
        <w:top w:val="none" w:sz="0" w:space="0" w:color="auto"/>
        <w:left w:val="none" w:sz="0" w:space="0" w:color="auto"/>
        <w:bottom w:val="none" w:sz="0" w:space="0" w:color="auto"/>
        <w:right w:val="none" w:sz="0" w:space="0" w:color="auto"/>
      </w:divBdr>
    </w:div>
    <w:div w:id="436222238">
      <w:bodyDiv w:val="1"/>
      <w:marLeft w:val="0"/>
      <w:marRight w:val="0"/>
      <w:marTop w:val="0"/>
      <w:marBottom w:val="0"/>
      <w:divBdr>
        <w:top w:val="none" w:sz="0" w:space="0" w:color="auto"/>
        <w:left w:val="none" w:sz="0" w:space="0" w:color="auto"/>
        <w:bottom w:val="none" w:sz="0" w:space="0" w:color="auto"/>
        <w:right w:val="none" w:sz="0" w:space="0" w:color="auto"/>
      </w:divBdr>
    </w:div>
    <w:div w:id="438987357">
      <w:bodyDiv w:val="1"/>
      <w:marLeft w:val="0"/>
      <w:marRight w:val="0"/>
      <w:marTop w:val="0"/>
      <w:marBottom w:val="0"/>
      <w:divBdr>
        <w:top w:val="none" w:sz="0" w:space="0" w:color="auto"/>
        <w:left w:val="none" w:sz="0" w:space="0" w:color="auto"/>
        <w:bottom w:val="none" w:sz="0" w:space="0" w:color="auto"/>
        <w:right w:val="none" w:sz="0" w:space="0" w:color="auto"/>
      </w:divBdr>
    </w:div>
    <w:div w:id="439878852">
      <w:bodyDiv w:val="1"/>
      <w:marLeft w:val="0"/>
      <w:marRight w:val="0"/>
      <w:marTop w:val="0"/>
      <w:marBottom w:val="0"/>
      <w:divBdr>
        <w:top w:val="none" w:sz="0" w:space="0" w:color="auto"/>
        <w:left w:val="none" w:sz="0" w:space="0" w:color="auto"/>
        <w:bottom w:val="none" w:sz="0" w:space="0" w:color="auto"/>
        <w:right w:val="none" w:sz="0" w:space="0" w:color="auto"/>
      </w:divBdr>
    </w:div>
    <w:div w:id="440995193">
      <w:bodyDiv w:val="1"/>
      <w:marLeft w:val="0"/>
      <w:marRight w:val="0"/>
      <w:marTop w:val="0"/>
      <w:marBottom w:val="0"/>
      <w:divBdr>
        <w:top w:val="none" w:sz="0" w:space="0" w:color="auto"/>
        <w:left w:val="none" w:sz="0" w:space="0" w:color="auto"/>
        <w:bottom w:val="none" w:sz="0" w:space="0" w:color="auto"/>
        <w:right w:val="none" w:sz="0" w:space="0" w:color="auto"/>
      </w:divBdr>
    </w:div>
    <w:div w:id="443817056">
      <w:bodyDiv w:val="1"/>
      <w:marLeft w:val="0"/>
      <w:marRight w:val="0"/>
      <w:marTop w:val="0"/>
      <w:marBottom w:val="0"/>
      <w:divBdr>
        <w:top w:val="none" w:sz="0" w:space="0" w:color="auto"/>
        <w:left w:val="none" w:sz="0" w:space="0" w:color="auto"/>
        <w:bottom w:val="none" w:sz="0" w:space="0" w:color="auto"/>
        <w:right w:val="none" w:sz="0" w:space="0" w:color="auto"/>
      </w:divBdr>
    </w:div>
    <w:div w:id="444693167">
      <w:bodyDiv w:val="1"/>
      <w:marLeft w:val="0"/>
      <w:marRight w:val="0"/>
      <w:marTop w:val="0"/>
      <w:marBottom w:val="0"/>
      <w:divBdr>
        <w:top w:val="none" w:sz="0" w:space="0" w:color="auto"/>
        <w:left w:val="none" w:sz="0" w:space="0" w:color="auto"/>
        <w:bottom w:val="none" w:sz="0" w:space="0" w:color="auto"/>
        <w:right w:val="none" w:sz="0" w:space="0" w:color="auto"/>
      </w:divBdr>
    </w:div>
    <w:div w:id="445925620">
      <w:bodyDiv w:val="1"/>
      <w:marLeft w:val="0"/>
      <w:marRight w:val="0"/>
      <w:marTop w:val="0"/>
      <w:marBottom w:val="0"/>
      <w:divBdr>
        <w:top w:val="none" w:sz="0" w:space="0" w:color="auto"/>
        <w:left w:val="none" w:sz="0" w:space="0" w:color="auto"/>
        <w:bottom w:val="none" w:sz="0" w:space="0" w:color="auto"/>
        <w:right w:val="none" w:sz="0" w:space="0" w:color="auto"/>
      </w:divBdr>
    </w:div>
    <w:div w:id="446506469">
      <w:bodyDiv w:val="1"/>
      <w:marLeft w:val="0"/>
      <w:marRight w:val="0"/>
      <w:marTop w:val="0"/>
      <w:marBottom w:val="0"/>
      <w:divBdr>
        <w:top w:val="none" w:sz="0" w:space="0" w:color="auto"/>
        <w:left w:val="none" w:sz="0" w:space="0" w:color="auto"/>
        <w:bottom w:val="none" w:sz="0" w:space="0" w:color="auto"/>
        <w:right w:val="none" w:sz="0" w:space="0" w:color="auto"/>
      </w:divBdr>
    </w:div>
    <w:div w:id="447631000">
      <w:bodyDiv w:val="1"/>
      <w:marLeft w:val="0"/>
      <w:marRight w:val="0"/>
      <w:marTop w:val="0"/>
      <w:marBottom w:val="0"/>
      <w:divBdr>
        <w:top w:val="none" w:sz="0" w:space="0" w:color="auto"/>
        <w:left w:val="none" w:sz="0" w:space="0" w:color="auto"/>
        <w:bottom w:val="none" w:sz="0" w:space="0" w:color="auto"/>
        <w:right w:val="none" w:sz="0" w:space="0" w:color="auto"/>
      </w:divBdr>
    </w:div>
    <w:div w:id="448857094">
      <w:bodyDiv w:val="1"/>
      <w:marLeft w:val="0"/>
      <w:marRight w:val="0"/>
      <w:marTop w:val="0"/>
      <w:marBottom w:val="0"/>
      <w:divBdr>
        <w:top w:val="none" w:sz="0" w:space="0" w:color="auto"/>
        <w:left w:val="none" w:sz="0" w:space="0" w:color="auto"/>
        <w:bottom w:val="none" w:sz="0" w:space="0" w:color="auto"/>
        <w:right w:val="none" w:sz="0" w:space="0" w:color="auto"/>
      </w:divBdr>
    </w:div>
    <w:div w:id="448938874">
      <w:bodyDiv w:val="1"/>
      <w:marLeft w:val="0"/>
      <w:marRight w:val="0"/>
      <w:marTop w:val="0"/>
      <w:marBottom w:val="0"/>
      <w:divBdr>
        <w:top w:val="none" w:sz="0" w:space="0" w:color="auto"/>
        <w:left w:val="none" w:sz="0" w:space="0" w:color="auto"/>
        <w:bottom w:val="none" w:sz="0" w:space="0" w:color="auto"/>
        <w:right w:val="none" w:sz="0" w:space="0" w:color="auto"/>
      </w:divBdr>
    </w:div>
    <w:div w:id="449469065">
      <w:bodyDiv w:val="1"/>
      <w:marLeft w:val="0"/>
      <w:marRight w:val="0"/>
      <w:marTop w:val="0"/>
      <w:marBottom w:val="0"/>
      <w:divBdr>
        <w:top w:val="none" w:sz="0" w:space="0" w:color="auto"/>
        <w:left w:val="none" w:sz="0" w:space="0" w:color="auto"/>
        <w:bottom w:val="none" w:sz="0" w:space="0" w:color="auto"/>
        <w:right w:val="none" w:sz="0" w:space="0" w:color="auto"/>
      </w:divBdr>
    </w:div>
    <w:div w:id="449781025">
      <w:bodyDiv w:val="1"/>
      <w:marLeft w:val="0"/>
      <w:marRight w:val="0"/>
      <w:marTop w:val="0"/>
      <w:marBottom w:val="0"/>
      <w:divBdr>
        <w:top w:val="none" w:sz="0" w:space="0" w:color="auto"/>
        <w:left w:val="none" w:sz="0" w:space="0" w:color="auto"/>
        <w:bottom w:val="none" w:sz="0" w:space="0" w:color="auto"/>
        <w:right w:val="none" w:sz="0" w:space="0" w:color="auto"/>
      </w:divBdr>
    </w:div>
    <w:div w:id="450174942">
      <w:bodyDiv w:val="1"/>
      <w:marLeft w:val="0"/>
      <w:marRight w:val="0"/>
      <w:marTop w:val="0"/>
      <w:marBottom w:val="0"/>
      <w:divBdr>
        <w:top w:val="none" w:sz="0" w:space="0" w:color="auto"/>
        <w:left w:val="none" w:sz="0" w:space="0" w:color="auto"/>
        <w:bottom w:val="none" w:sz="0" w:space="0" w:color="auto"/>
        <w:right w:val="none" w:sz="0" w:space="0" w:color="auto"/>
      </w:divBdr>
    </w:div>
    <w:div w:id="451827284">
      <w:bodyDiv w:val="1"/>
      <w:marLeft w:val="0"/>
      <w:marRight w:val="0"/>
      <w:marTop w:val="0"/>
      <w:marBottom w:val="0"/>
      <w:divBdr>
        <w:top w:val="none" w:sz="0" w:space="0" w:color="auto"/>
        <w:left w:val="none" w:sz="0" w:space="0" w:color="auto"/>
        <w:bottom w:val="none" w:sz="0" w:space="0" w:color="auto"/>
        <w:right w:val="none" w:sz="0" w:space="0" w:color="auto"/>
      </w:divBdr>
    </w:div>
    <w:div w:id="453138119">
      <w:bodyDiv w:val="1"/>
      <w:marLeft w:val="0"/>
      <w:marRight w:val="0"/>
      <w:marTop w:val="0"/>
      <w:marBottom w:val="0"/>
      <w:divBdr>
        <w:top w:val="none" w:sz="0" w:space="0" w:color="auto"/>
        <w:left w:val="none" w:sz="0" w:space="0" w:color="auto"/>
        <w:bottom w:val="none" w:sz="0" w:space="0" w:color="auto"/>
        <w:right w:val="none" w:sz="0" w:space="0" w:color="auto"/>
      </w:divBdr>
    </w:div>
    <w:div w:id="453866170">
      <w:bodyDiv w:val="1"/>
      <w:marLeft w:val="0"/>
      <w:marRight w:val="0"/>
      <w:marTop w:val="0"/>
      <w:marBottom w:val="0"/>
      <w:divBdr>
        <w:top w:val="none" w:sz="0" w:space="0" w:color="auto"/>
        <w:left w:val="none" w:sz="0" w:space="0" w:color="auto"/>
        <w:bottom w:val="none" w:sz="0" w:space="0" w:color="auto"/>
        <w:right w:val="none" w:sz="0" w:space="0" w:color="auto"/>
      </w:divBdr>
    </w:div>
    <w:div w:id="456220530">
      <w:bodyDiv w:val="1"/>
      <w:marLeft w:val="0"/>
      <w:marRight w:val="0"/>
      <w:marTop w:val="0"/>
      <w:marBottom w:val="0"/>
      <w:divBdr>
        <w:top w:val="none" w:sz="0" w:space="0" w:color="auto"/>
        <w:left w:val="none" w:sz="0" w:space="0" w:color="auto"/>
        <w:bottom w:val="none" w:sz="0" w:space="0" w:color="auto"/>
        <w:right w:val="none" w:sz="0" w:space="0" w:color="auto"/>
      </w:divBdr>
    </w:div>
    <w:div w:id="456797661">
      <w:bodyDiv w:val="1"/>
      <w:marLeft w:val="0"/>
      <w:marRight w:val="0"/>
      <w:marTop w:val="0"/>
      <w:marBottom w:val="0"/>
      <w:divBdr>
        <w:top w:val="none" w:sz="0" w:space="0" w:color="auto"/>
        <w:left w:val="none" w:sz="0" w:space="0" w:color="auto"/>
        <w:bottom w:val="none" w:sz="0" w:space="0" w:color="auto"/>
        <w:right w:val="none" w:sz="0" w:space="0" w:color="auto"/>
      </w:divBdr>
    </w:div>
    <w:div w:id="457144063">
      <w:bodyDiv w:val="1"/>
      <w:marLeft w:val="0"/>
      <w:marRight w:val="0"/>
      <w:marTop w:val="0"/>
      <w:marBottom w:val="0"/>
      <w:divBdr>
        <w:top w:val="none" w:sz="0" w:space="0" w:color="auto"/>
        <w:left w:val="none" w:sz="0" w:space="0" w:color="auto"/>
        <w:bottom w:val="none" w:sz="0" w:space="0" w:color="auto"/>
        <w:right w:val="none" w:sz="0" w:space="0" w:color="auto"/>
      </w:divBdr>
    </w:div>
    <w:div w:id="458233064">
      <w:bodyDiv w:val="1"/>
      <w:marLeft w:val="0"/>
      <w:marRight w:val="0"/>
      <w:marTop w:val="0"/>
      <w:marBottom w:val="0"/>
      <w:divBdr>
        <w:top w:val="none" w:sz="0" w:space="0" w:color="auto"/>
        <w:left w:val="none" w:sz="0" w:space="0" w:color="auto"/>
        <w:bottom w:val="none" w:sz="0" w:space="0" w:color="auto"/>
        <w:right w:val="none" w:sz="0" w:space="0" w:color="auto"/>
      </w:divBdr>
    </w:div>
    <w:div w:id="459802997">
      <w:bodyDiv w:val="1"/>
      <w:marLeft w:val="0"/>
      <w:marRight w:val="0"/>
      <w:marTop w:val="0"/>
      <w:marBottom w:val="0"/>
      <w:divBdr>
        <w:top w:val="none" w:sz="0" w:space="0" w:color="auto"/>
        <w:left w:val="none" w:sz="0" w:space="0" w:color="auto"/>
        <w:bottom w:val="none" w:sz="0" w:space="0" w:color="auto"/>
        <w:right w:val="none" w:sz="0" w:space="0" w:color="auto"/>
      </w:divBdr>
    </w:div>
    <w:div w:id="460072508">
      <w:bodyDiv w:val="1"/>
      <w:marLeft w:val="0"/>
      <w:marRight w:val="0"/>
      <w:marTop w:val="0"/>
      <w:marBottom w:val="0"/>
      <w:divBdr>
        <w:top w:val="none" w:sz="0" w:space="0" w:color="auto"/>
        <w:left w:val="none" w:sz="0" w:space="0" w:color="auto"/>
        <w:bottom w:val="none" w:sz="0" w:space="0" w:color="auto"/>
        <w:right w:val="none" w:sz="0" w:space="0" w:color="auto"/>
      </w:divBdr>
    </w:div>
    <w:div w:id="460151529">
      <w:bodyDiv w:val="1"/>
      <w:marLeft w:val="0"/>
      <w:marRight w:val="0"/>
      <w:marTop w:val="0"/>
      <w:marBottom w:val="0"/>
      <w:divBdr>
        <w:top w:val="none" w:sz="0" w:space="0" w:color="auto"/>
        <w:left w:val="none" w:sz="0" w:space="0" w:color="auto"/>
        <w:bottom w:val="none" w:sz="0" w:space="0" w:color="auto"/>
        <w:right w:val="none" w:sz="0" w:space="0" w:color="auto"/>
      </w:divBdr>
    </w:div>
    <w:div w:id="467674601">
      <w:bodyDiv w:val="1"/>
      <w:marLeft w:val="0"/>
      <w:marRight w:val="0"/>
      <w:marTop w:val="0"/>
      <w:marBottom w:val="0"/>
      <w:divBdr>
        <w:top w:val="none" w:sz="0" w:space="0" w:color="auto"/>
        <w:left w:val="none" w:sz="0" w:space="0" w:color="auto"/>
        <w:bottom w:val="none" w:sz="0" w:space="0" w:color="auto"/>
        <w:right w:val="none" w:sz="0" w:space="0" w:color="auto"/>
      </w:divBdr>
    </w:div>
    <w:div w:id="468014905">
      <w:bodyDiv w:val="1"/>
      <w:marLeft w:val="0"/>
      <w:marRight w:val="0"/>
      <w:marTop w:val="0"/>
      <w:marBottom w:val="0"/>
      <w:divBdr>
        <w:top w:val="none" w:sz="0" w:space="0" w:color="auto"/>
        <w:left w:val="none" w:sz="0" w:space="0" w:color="auto"/>
        <w:bottom w:val="none" w:sz="0" w:space="0" w:color="auto"/>
        <w:right w:val="none" w:sz="0" w:space="0" w:color="auto"/>
      </w:divBdr>
    </w:div>
    <w:div w:id="468323534">
      <w:bodyDiv w:val="1"/>
      <w:marLeft w:val="0"/>
      <w:marRight w:val="0"/>
      <w:marTop w:val="0"/>
      <w:marBottom w:val="0"/>
      <w:divBdr>
        <w:top w:val="none" w:sz="0" w:space="0" w:color="auto"/>
        <w:left w:val="none" w:sz="0" w:space="0" w:color="auto"/>
        <w:bottom w:val="none" w:sz="0" w:space="0" w:color="auto"/>
        <w:right w:val="none" w:sz="0" w:space="0" w:color="auto"/>
      </w:divBdr>
    </w:div>
    <w:div w:id="470100168">
      <w:bodyDiv w:val="1"/>
      <w:marLeft w:val="0"/>
      <w:marRight w:val="0"/>
      <w:marTop w:val="0"/>
      <w:marBottom w:val="0"/>
      <w:divBdr>
        <w:top w:val="none" w:sz="0" w:space="0" w:color="auto"/>
        <w:left w:val="none" w:sz="0" w:space="0" w:color="auto"/>
        <w:bottom w:val="none" w:sz="0" w:space="0" w:color="auto"/>
        <w:right w:val="none" w:sz="0" w:space="0" w:color="auto"/>
      </w:divBdr>
    </w:div>
    <w:div w:id="477379776">
      <w:bodyDiv w:val="1"/>
      <w:marLeft w:val="0"/>
      <w:marRight w:val="0"/>
      <w:marTop w:val="0"/>
      <w:marBottom w:val="0"/>
      <w:divBdr>
        <w:top w:val="none" w:sz="0" w:space="0" w:color="auto"/>
        <w:left w:val="none" w:sz="0" w:space="0" w:color="auto"/>
        <w:bottom w:val="none" w:sz="0" w:space="0" w:color="auto"/>
        <w:right w:val="none" w:sz="0" w:space="0" w:color="auto"/>
      </w:divBdr>
    </w:div>
    <w:div w:id="482044539">
      <w:bodyDiv w:val="1"/>
      <w:marLeft w:val="0"/>
      <w:marRight w:val="0"/>
      <w:marTop w:val="0"/>
      <w:marBottom w:val="0"/>
      <w:divBdr>
        <w:top w:val="none" w:sz="0" w:space="0" w:color="auto"/>
        <w:left w:val="none" w:sz="0" w:space="0" w:color="auto"/>
        <w:bottom w:val="none" w:sz="0" w:space="0" w:color="auto"/>
        <w:right w:val="none" w:sz="0" w:space="0" w:color="auto"/>
      </w:divBdr>
    </w:div>
    <w:div w:id="482935038">
      <w:bodyDiv w:val="1"/>
      <w:marLeft w:val="0"/>
      <w:marRight w:val="0"/>
      <w:marTop w:val="0"/>
      <w:marBottom w:val="0"/>
      <w:divBdr>
        <w:top w:val="none" w:sz="0" w:space="0" w:color="auto"/>
        <w:left w:val="none" w:sz="0" w:space="0" w:color="auto"/>
        <w:bottom w:val="none" w:sz="0" w:space="0" w:color="auto"/>
        <w:right w:val="none" w:sz="0" w:space="0" w:color="auto"/>
      </w:divBdr>
    </w:div>
    <w:div w:id="485901051">
      <w:bodyDiv w:val="1"/>
      <w:marLeft w:val="0"/>
      <w:marRight w:val="0"/>
      <w:marTop w:val="0"/>
      <w:marBottom w:val="0"/>
      <w:divBdr>
        <w:top w:val="none" w:sz="0" w:space="0" w:color="auto"/>
        <w:left w:val="none" w:sz="0" w:space="0" w:color="auto"/>
        <w:bottom w:val="none" w:sz="0" w:space="0" w:color="auto"/>
        <w:right w:val="none" w:sz="0" w:space="0" w:color="auto"/>
      </w:divBdr>
    </w:div>
    <w:div w:id="486436315">
      <w:bodyDiv w:val="1"/>
      <w:marLeft w:val="0"/>
      <w:marRight w:val="0"/>
      <w:marTop w:val="0"/>
      <w:marBottom w:val="0"/>
      <w:divBdr>
        <w:top w:val="none" w:sz="0" w:space="0" w:color="auto"/>
        <w:left w:val="none" w:sz="0" w:space="0" w:color="auto"/>
        <w:bottom w:val="none" w:sz="0" w:space="0" w:color="auto"/>
        <w:right w:val="none" w:sz="0" w:space="0" w:color="auto"/>
      </w:divBdr>
    </w:div>
    <w:div w:id="486483943">
      <w:bodyDiv w:val="1"/>
      <w:marLeft w:val="0"/>
      <w:marRight w:val="0"/>
      <w:marTop w:val="0"/>
      <w:marBottom w:val="0"/>
      <w:divBdr>
        <w:top w:val="none" w:sz="0" w:space="0" w:color="auto"/>
        <w:left w:val="none" w:sz="0" w:space="0" w:color="auto"/>
        <w:bottom w:val="none" w:sz="0" w:space="0" w:color="auto"/>
        <w:right w:val="none" w:sz="0" w:space="0" w:color="auto"/>
      </w:divBdr>
    </w:div>
    <w:div w:id="486635735">
      <w:bodyDiv w:val="1"/>
      <w:marLeft w:val="0"/>
      <w:marRight w:val="0"/>
      <w:marTop w:val="0"/>
      <w:marBottom w:val="0"/>
      <w:divBdr>
        <w:top w:val="none" w:sz="0" w:space="0" w:color="auto"/>
        <w:left w:val="none" w:sz="0" w:space="0" w:color="auto"/>
        <w:bottom w:val="none" w:sz="0" w:space="0" w:color="auto"/>
        <w:right w:val="none" w:sz="0" w:space="0" w:color="auto"/>
      </w:divBdr>
    </w:div>
    <w:div w:id="487283693">
      <w:bodyDiv w:val="1"/>
      <w:marLeft w:val="0"/>
      <w:marRight w:val="0"/>
      <w:marTop w:val="0"/>
      <w:marBottom w:val="0"/>
      <w:divBdr>
        <w:top w:val="none" w:sz="0" w:space="0" w:color="auto"/>
        <w:left w:val="none" w:sz="0" w:space="0" w:color="auto"/>
        <w:bottom w:val="none" w:sz="0" w:space="0" w:color="auto"/>
        <w:right w:val="none" w:sz="0" w:space="0" w:color="auto"/>
      </w:divBdr>
    </w:div>
    <w:div w:id="488794632">
      <w:bodyDiv w:val="1"/>
      <w:marLeft w:val="0"/>
      <w:marRight w:val="0"/>
      <w:marTop w:val="0"/>
      <w:marBottom w:val="0"/>
      <w:divBdr>
        <w:top w:val="none" w:sz="0" w:space="0" w:color="auto"/>
        <w:left w:val="none" w:sz="0" w:space="0" w:color="auto"/>
        <w:bottom w:val="none" w:sz="0" w:space="0" w:color="auto"/>
        <w:right w:val="none" w:sz="0" w:space="0" w:color="auto"/>
      </w:divBdr>
    </w:div>
    <w:div w:id="490215880">
      <w:bodyDiv w:val="1"/>
      <w:marLeft w:val="0"/>
      <w:marRight w:val="0"/>
      <w:marTop w:val="0"/>
      <w:marBottom w:val="0"/>
      <w:divBdr>
        <w:top w:val="none" w:sz="0" w:space="0" w:color="auto"/>
        <w:left w:val="none" w:sz="0" w:space="0" w:color="auto"/>
        <w:bottom w:val="none" w:sz="0" w:space="0" w:color="auto"/>
        <w:right w:val="none" w:sz="0" w:space="0" w:color="auto"/>
      </w:divBdr>
    </w:div>
    <w:div w:id="490372723">
      <w:bodyDiv w:val="1"/>
      <w:marLeft w:val="0"/>
      <w:marRight w:val="0"/>
      <w:marTop w:val="0"/>
      <w:marBottom w:val="0"/>
      <w:divBdr>
        <w:top w:val="none" w:sz="0" w:space="0" w:color="auto"/>
        <w:left w:val="none" w:sz="0" w:space="0" w:color="auto"/>
        <w:bottom w:val="none" w:sz="0" w:space="0" w:color="auto"/>
        <w:right w:val="none" w:sz="0" w:space="0" w:color="auto"/>
      </w:divBdr>
    </w:div>
    <w:div w:id="491142104">
      <w:bodyDiv w:val="1"/>
      <w:marLeft w:val="0"/>
      <w:marRight w:val="0"/>
      <w:marTop w:val="0"/>
      <w:marBottom w:val="0"/>
      <w:divBdr>
        <w:top w:val="none" w:sz="0" w:space="0" w:color="auto"/>
        <w:left w:val="none" w:sz="0" w:space="0" w:color="auto"/>
        <w:bottom w:val="none" w:sz="0" w:space="0" w:color="auto"/>
        <w:right w:val="none" w:sz="0" w:space="0" w:color="auto"/>
      </w:divBdr>
    </w:div>
    <w:div w:id="491222420">
      <w:bodyDiv w:val="1"/>
      <w:marLeft w:val="0"/>
      <w:marRight w:val="0"/>
      <w:marTop w:val="0"/>
      <w:marBottom w:val="0"/>
      <w:divBdr>
        <w:top w:val="none" w:sz="0" w:space="0" w:color="auto"/>
        <w:left w:val="none" w:sz="0" w:space="0" w:color="auto"/>
        <w:bottom w:val="none" w:sz="0" w:space="0" w:color="auto"/>
        <w:right w:val="none" w:sz="0" w:space="0" w:color="auto"/>
      </w:divBdr>
    </w:div>
    <w:div w:id="499740619">
      <w:bodyDiv w:val="1"/>
      <w:marLeft w:val="0"/>
      <w:marRight w:val="0"/>
      <w:marTop w:val="0"/>
      <w:marBottom w:val="0"/>
      <w:divBdr>
        <w:top w:val="none" w:sz="0" w:space="0" w:color="auto"/>
        <w:left w:val="none" w:sz="0" w:space="0" w:color="auto"/>
        <w:bottom w:val="none" w:sz="0" w:space="0" w:color="auto"/>
        <w:right w:val="none" w:sz="0" w:space="0" w:color="auto"/>
      </w:divBdr>
    </w:div>
    <w:div w:id="500511209">
      <w:bodyDiv w:val="1"/>
      <w:marLeft w:val="0"/>
      <w:marRight w:val="0"/>
      <w:marTop w:val="0"/>
      <w:marBottom w:val="0"/>
      <w:divBdr>
        <w:top w:val="none" w:sz="0" w:space="0" w:color="auto"/>
        <w:left w:val="none" w:sz="0" w:space="0" w:color="auto"/>
        <w:bottom w:val="none" w:sz="0" w:space="0" w:color="auto"/>
        <w:right w:val="none" w:sz="0" w:space="0" w:color="auto"/>
      </w:divBdr>
    </w:div>
    <w:div w:id="501168335">
      <w:bodyDiv w:val="1"/>
      <w:marLeft w:val="0"/>
      <w:marRight w:val="0"/>
      <w:marTop w:val="0"/>
      <w:marBottom w:val="0"/>
      <w:divBdr>
        <w:top w:val="none" w:sz="0" w:space="0" w:color="auto"/>
        <w:left w:val="none" w:sz="0" w:space="0" w:color="auto"/>
        <w:bottom w:val="none" w:sz="0" w:space="0" w:color="auto"/>
        <w:right w:val="none" w:sz="0" w:space="0" w:color="auto"/>
      </w:divBdr>
    </w:div>
    <w:div w:id="502090317">
      <w:bodyDiv w:val="1"/>
      <w:marLeft w:val="0"/>
      <w:marRight w:val="0"/>
      <w:marTop w:val="0"/>
      <w:marBottom w:val="0"/>
      <w:divBdr>
        <w:top w:val="none" w:sz="0" w:space="0" w:color="auto"/>
        <w:left w:val="none" w:sz="0" w:space="0" w:color="auto"/>
        <w:bottom w:val="none" w:sz="0" w:space="0" w:color="auto"/>
        <w:right w:val="none" w:sz="0" w:space="0" w:color="auto"/>
      </w:divBdr>
    </w:div>
    <w:div w:id="502470506">
      <w:bodyDiv w:val="1"/>
      <w:marLeft w:val="0"/>
      <w:marRight w:val="0"/>
      <w:marTop w:val="0"/>
      <w:marBottom w:val="0"/>
      <w:divBdr>
        <w:top w:val="none" w:sz="0" w:space="0" w:color="auto"/>
        <w:left w:val="none" w:sz="0" w:space="0" w:color="auto"/>
        <w:bottom w:val="none" w:sz="0" w:space="0" w:color="auto"/>
        <w:right w:val="none" w:sz="0" w:space="0" w:color="auto"/>
      </w:divBdr>
    </w:div>
    <w:div w:id="502470824">
      <w:bodyDiv w:val="1"/>
      <w:marLeft w:val="0"/>
      <w:marRight w:val="0"/>
      <w:marTop w:val="0"/>
      <w:marBottom w:val="0"/>
      <w:divBdr>
        <w:top w:val="none" w:sz="0" w:space="0" w:color="auto"/>
        <w:left w:val="none" w:sz="0" w:space="0" w:color="auto"/>
        <w:bottom w:val="none" w:sz="0" w:space="0" w:color="auto"/>
        <w:right w:val="none" w:sz="0" w:space="0" w:color="auto"/>
      </w:divBdr>
    </w:div>
    <w:div w:id="504587052">
      <w:bodyDiv w:val="1"/>
      <w:marLeft w:val="0"/>
      <w:marRight w:val="0"/>
      <w:marTop w:val="0"/>
      <w:marBottom w:val="0"/>
      <w:divBdr>
        <w:top w:val="none" w:sz="0" w:space="0" w:color="auto"/>
        <w:left w:val="none" w:sz="0" w:space="0" w:color="auto"/>
        <w:bottom w:val="none" w:sz="0" w:space="0" w:color="auto"/>
        <w:right w:val="none" w:sz="0" w:space="0" w:color="auto"/>
      </w:divBdr>
    </w:div>
    <w:div w:id="507330726">
      <w:bodyDiv w:val="1"/>
      <w:marLeft w:val="0"/>
      <w:marRight w:val="0"/>
      <w:marTop w:val="0"/>
      <w:marBottom w:val="0"/>
      <w:divBdr>
        <w:top w:val="none" w:sz="0" w:space="0" w:color="auto"/>
        <w:left w:val="none" w:sz="0" w:space="0" w:color="auto"/>
        <w:bottom w:val="none" w:sz="0" w:space="0" w:color="auto"/>
        <w:right w:val="none" w:sz="0" w:space="0" w:color="auto"/>
      </w:divBdr>
    </w:div>
    <w:div w:id="509174807">
      <w:bodyDiv w:val="1"/>
      <w:marLeft w:val="0"/>
      <w:marRight w:val="0"/>
      <w:marTop w:val="0"/>
      <w:marBottom w:val="0"/>
      <w:divBdr>
        <w:top w:val="none" w:sz="0" w:space="0" w:color="auto"/>
        <w:left w:val="none" w:sz="0" w:space="0" w:color="auto"/>
        <w:bottom w:val="none" w:sz="0" w:space="0" w:color="auto"/>
        <w:right w:val="none" w:sz="0" w:space="0" w:color="auto"/>
      </w:divBdr>
    </w:div>
    <w:div w:id="509416639">
      <w:bodyDiv w:val="1"/>
      <w:marLeft w:val="0"/>
      <w:marRight w:val="0"/>
      <w:marTop w:val="0"/>
      <w:marBottom w:val="0"/>
      <w:divBdr>
        <w:top w:val="none" w:sz="0" w:space="0" w:color="auto"/>
        <w:left w:val="none" w:sz="0" w:space="0" w:color="auto"/>
        <w:bottom w:val="none" w:sz="0" w:space="0" w:color="auto"/>
        <w:right w:val="none" w:sz="0" w:space="0" w:color="auto"/>
      </w:divBdr>
    </w:div>
    <w:div w:id="510609140">
      <w:bodyDiv w:val="1"/>
      <w:marLeft w:val="0"/>
      <w:marRight w:val="0"/>
      <w:marTop w:val="0"/>
      <w:marBottom w:val="0"/>
      <w:divBdr>
        <w:top w:val="none" w:sz="0" w:space="0" w:color="auto"/>
        <w:left w:val="none" w:sz="0" w:space="0" w:color="auto"/>
        <w:bottom w:val="none" w:sz="0" w:space="0" w:color="auto"/>
        <w:right w:val="none" w:sz="0" w:space="0" w:color="auto"/>
      </w:divBdr>
    </w:div>
    <w:div w:id="512115439">
      <w:bodyDiv w:val="1"/>
      <w:marLeft w:val="0"/>
      <w:marRight w:val="0"/>
      <w:marTop w:val="0"/>
      <w:marBottom w:val="0"/>
      <w:divBdr>
        <w:top w:val="none" w:sz="0" w:space="0" w:color="auto"/>
        <w:left w:val="none" w:sz="0" w:space="0" w:color="auto"/>
        <w:bottom w:val="none" w:sz="0" w:space="0" w:color="auto"/>
        <w:right w:val="none" w:sz="0" w:space="0" w:color="auto"/>
      </w:divBdr>
    </w:div>
    <w:div w:id="513149927">
      <w:bodyDiv w:val="1"/>
      <w:marLeft w:val="0"/>
      <w:marRight w:val="0"/>
      <w:marTop w:val="0"/>
      <w:marBottom w:val="0"/>
      <w:divBdr>
        <w:top w:val="none" w:sz="0" w:space="0" w:color="auto"/>
        <w:left w:val="none" w:sz="0" w:space="0" w:color="auto"/>
        <w:bottom w:val="none" w:sz="0" w:space="0" w:color="auto"/>
        <w:right w:val="none" w:sz="0" w:space="0" w:color="auto"/>
      </w:divBdr>
    </w:div>
    <w:div w:id="514615131">
      <w:bodyDiv w:val="1"/>
      <w:marLeft w:val="0"/>
      <w:marRight w:val="0"/>
      <w:marTop w:val="0"/>
      <w:marBottom w:val="0"/>
      <w:divBdr>
        <w:top w:val="none" w:sz="0" w:space="0" w:color="auto"/>
        <w:left w:val="none" w:sz="0" w:space="0" w:color="auto"/>
        <w:bottom w:val="none" w:sz="0" w:space="0" w:color="auto"/>
        <w:right w:val="none" w:sz="0" w:space="0" w:color="auto"/>
      </w:divBdr>
    </w:div>
    <w:div w:id="514921448">
      <w:bodyDiv w:val="1"/>
      <w:marLeft w:val="0"/>
      <w:marRight w:val="0"/>
      <w:marTop w:val="0"/>
      <w:marBottom w:val="0"/>
      <w:divBdr>
        <w:top w:val="none" w:sz="0" w:space="0" w:color="auto"/>
        <w:left w:val="none" w:sz="0" w:space="0" w:color="auto"/>
        <w:bottom w:val="none" w:sz="0" w:space="0" w:color="auto"/>
        <w:right w:val="none" w:sz="0" w:space="0" w:color="auto"/>
      </w:divBdr>
    </w:div>
    <w:div w:id="515118023">
      <w:bodyDiv w:val="1"/>
      <w:marLeft w:val="0"/>
      <w:marRight w:val="0"/>
      <w:marTop w:val="0"/>
      <w:marBottom w:val="0"/>
      <w:divBdr>
        <w:top w:val="none" w:sz="0" w:space="0" w:color="auto"/>
        <w:left w:val="none" w:sz="0" w:space="0" w:color="auto"/>
        <w:bottom w:val="none" w:sz="0" w:space="0" w:color="auto"/>
        <w:right w:val="none" w:sz="0" w:space="0" w:color="auto"/>
      </w:divBdr>
    </w:div>
    <w:div w:id="518199153">
      <w:bodyDiv w:val="1"/>
      <w:marLeft w:val="0"/>
      <w:marRight w:val="0"/>
      <w:marTop w:val="0"/>
      <w:marBottom w:val="0"/>
      <w:divBdr>
        <w:top w:val="none" w:sz="0" w:space="0" w:color="auto"/>
        <w:left w:val="none" w:sz="0" w:space="0" w:color="auto"/>
        <w:bottom w:val="none" w:sz="0" w:space="0" w:color="auto"/>
        <w:right w:val="none" w:sz="0" w:space="0" w:color="auto"/>
      </w:divBdr>
    </w:div>
    <w:div w:id="519509080">
      <w:bodyDiv w:val="1"/>
      <w:marLeft w:val="0"/>
      <w:marRight w:val="0"/>
      <w:marTop w:val="0"/>
      <w:marBottom w:val="0"/>
      <w:divBdr>
        <w:top w:val="none" w:sz="0" w:space="0" w:color="auto"/>
        <w:left w:val="none" w:sz="0" w:space="0" w:color="auto"/>
        <w:bottom w:val="none" w:sz="0" w:space="0" w:color="auto"/>
        <w:right w:val="none" w:sz="0" w:space="0" w:color="auto"/>
      </w:divBdr>
    </w:div>
    <w:div w:id="520976959">
      <w:bodyDiv w:val="1"/>
      <w:marLeft w:val="0"/>
      <w:marRight w:val="0"/>
      <w:marTop w:val="0"/>
      <w:marBottom w:val="0"/>
      <w:divBdr>
        <w:top w:val="none" w:sz="0" w:space="0" w:color="auto"/>
        <w:left w:val="none" w:sz="0" w:space="0" w:color="auto"/>
        <w:bottom w:val="none" w:sz="0" w:space="0" w:color="auto"/>
        <w:right w:val="none" w:sz="0" w:space="0" w:color="auto"/>
      </w:divBdr>
    </w:div>
    <w:div w:id="523133276">
      <w:bodyDiv w:val="1"/>
      <w:marLeft w:val="0"/>
      <w:marRight w:val="0"/>
      <w:marTop w:val="0"/>
      <w:marBottom w:val="0"/>
      <w:divBdr>
        <w:top w:val="none" w:sz="0" w:space="0" w:color="auto"/>
        <w:left w:val="none" w:sz="0" w:space="0" w:color="auto"/>
        <w:bottom w:val="none" w:sz="0" w:space="0" w:color="auto"/>
        <w:right w:val="none" w:sz="0" w:space="0" w:color="auto"/>
      </w:divBdr>
    </w:div>
    <w:div w:id="524179052">
      <w:bodyDiv w:val="1"/>
      <w:marLeft w:val="0"/>
      <w:marRight w:val="0"/>
      <w:marTop w:val="0"/>
      <w:marBottom w:val="0"/>
      <w:divBdr>
        <w:top w:val="none" w:sz="0" w:space="0" w:color="auto"/>
        <w:left w:val="none" w:sz="0" w:space="0" w:color="auto"/>
        <w:bottom w:val="none" w:sz="0" w:space="0" w:color="auto"/>
        <w:right w:val="none" w:sz="0" w:space="0" w:color="auto"/>
      </w:divBdr>
    </w:div>
    <w:div w:id="526606863">
      <w:bodyDiv w:val="1"/>
      <w:marLeft w:val="0"/>
      <w:marRight w:val="0"/>
      <w:marTop w:val="0"/>
      <w:marBottom w:val="0"/>
      <w:divBdr>
        <w:top w:val="none" w:sz="0" w:space="0" w:color="auto"/>
        <w:left w:val="none" w:sz="0" w:space="0" w:color="auto"/>
        <w:bottom w:val="none" w:sz="0" w:space="0" w:color="auto"/>
        <w:right w:val="none" w:sz="0" w:space="0" w:color="auto"/>
      </w:divBdr>
    </w:div>
    <w:div w:id="527448506">
      <w:bodyDiv w:val="1"/>
      <w:marLeft w:val="0"/>
      <w:marRight w:val="0"/>
      <w:marTop w:val="0"/>
      <w:marBottom w:val="0"/>
      <w:divBdr>
        <w:top w:val="none" w:sz="0" w:space="0" w:color="auto"/>
        <w:left w:val="none" w:sz="0" w:space="0" w:color="auto"/>
        <w:bottom w:val="none" w:sz="0" w:space="0" w:color="auto"/>
        <w:right w:val="none" w:sz="0" w:space="0" w:color="auto"/>
      </w:divBdr>
    </w:div>
    <w:div w:id="531306034">
      <w:bodyDiv w:val="1"/>
      <w:marLeft w:val="0"/>
      <w:marRight w:val="0"/>
      <w:marTop w:val="0"/>
      <w:marBottom w:val="0"/>
      <w:divBdr>
        <w:top w:val="none" w:sz="0" w:space="0" w:color="auto"/>
        <w:left w:val="none" w:sz="0" w:space="0" w:color="auto"/>
        <w:bottom w:val="none" w:sz="0" w:space="0" w:color="auto"/>
        <w:right w:val="none" w:sz="0" w:space="0" w:color="auto"/>
      </w:divBdr>
    </w:div>
    <w:div w:id="535387393">
      <w:bodyDiv w:val="1"/>
      <w:marLeft w:val="0"/>
      <w:marRight w:val="0"/>
      <w:marTop w:val="0"/>
      <w:marBottom w:val="0"/>
      <w:divBdr>
        <w:top w:val="none" w:sz="0" w:space="0" w:color="auto"/>
        <w:left w:val="none" w:sz="0" w:space="0" w:color="auto"/>
        <w:bottom w:val="none" w:sz="0" w:space="0" w:color="auto"/>
        <w:right w:val="none" w:sz="0" w:space="0" w:color="auto"/>
      </w:divBdr>
    </w:div>
    <w:div w:id="541213496">
      <w:bodyDiv w:val="1"/>
      <w:marLeft w:val="0"/>
      <w:marRight w:val="0"/>
      <w:marTop w:val="0"/>
      <w:marBottom w:val="0"/>
      <w:divBdr>
        <w:top w:val="none" w:sz="0" w:space="0" w:color="auto"/>
        <w:left w:val="none" w:sz="0" w:space="0" w:color="auto"/>
        <w:bottom w:val="none" w:sz="0" w:space="0" w:color="auto"/>
        <w:right w:val="none" w:sz="0" w:space="0" w:color="auto"/>
      </w:divBdr>
    </w:div>
    <w:div w:id="541482635">
      <w:bodyDiv w:val="1"/>
      <w:marLeft w:val="0"/>
      <w:marRight w:val="0"/>
      <w:marTop w:val="0"/>
      <w:marBottom w:val="0"/>
      <w:divBdr>
        <w:top w:val="none" w:sz="0" w:space="0" w:color="auto"/>
        <w:left w:val="none" w:sz="0" w:space="0" w:color="auto"/>
        <w:bottom w:val="none" w:sz="0" w:space="0" w:color="auto"/>
        <w:right w:val="none" w:sz="0" w:space="0" w:color="auto"/>
      </w:divBdr>
    </w:div>
    <w:div w:id="541869226">
      <w:bodyDiv w:val="1"/>
      <w:marLeft w:val="0"/>
      <w:marRight w:val="0"/>
      <w:marTop w:val="0"/>
      <w:marBottom w:val="0"/>
      <w:divBdr>
        <w:top w:val="none" w:sz="0" w:space="0" w:color="auto"/>
        <w:left w:val="none" w:sz="0" w:space="0" w:color="auto"/>
        <w:bottom w:val="none" w:sz="0" w:space="0" w:color="auto"/>
        <w:right w:val="none" w:sz="0" w:space="0" w:color="auto"/>
      </w:divBdr>
    </w:div>
    <w:div w:id="543561242">
      <w:bodyDiv w:val="1"/>
      <w:marLeft w:val="0"/>
      <w:marRight w:val="0"/>
      <w:marTop w:val="0"/>
      <w:marBottom w:val="0"/>
      <w:divBdr>
        <w:top w:val="none" w:sz="0" w:space="0" w:color="auto"/>
        <w:left w:val="none" w:sz="0" w:space="0" w:color="auto"/>
        <w:bottom w:val="none" w:sz="0" w:space="0" w:color="auto"/>
        <w:right w:val="none" w:sz="0" w:space="0" w:color="auto"/>
      </w:divBdr>
    </w:div>
    <w:div w:id="548347506">
      <w:bodyDiv w:val="1"/>
      <w:marLeft w:val="0"/>
      <w:marRight w:val="0"/>
      <w:marTop w:val="0"/>
      <w:marBottom w:val="0"/>
      <w:divBdr>
        <w:top w:val="none" w:sz="0" w:space="0" w:color="auto"/>
        <w:left w:val="none" w:sz="0" w:space="0" w:color="auto"/>
        <w:bottom w:val="none" w:sz="0" w:space="0" w:color="auto"/>
        <w:right w:val="none" w:sz="0" w:space="0" w:color="auto"/>
      </w:divBdr>
    </w:div>
    <w:div w:id="553082134">
      <w:bodyDiv w:val="1"/>
      <w:marLeft w:val="0"/>
      <w:marRight w:val="0"/>
      <w:marTop w:val="0"/>
      <w:marBottom w:val="0"/>
      <w:divBdr>
        <w:top w:val="none" w:sz="0" w:space="0" w:color="auto"/>
        <w:left w:val="none" w:sz="0" w:space="0" w:color="auto"/>
        <w:bottom w:val="none" w:sz="0" w:space="0" w:color="auto"/>
        <w:right w:val="none" w:sz="0" w:space="0" w:color="auto"/>
      </w:divBdr>
    </w:div>
    <w:div w:id="553542807">
      <w:bodyDiv w:val="1"/>
      <w:marLeft w:val="0"/>
      <w:marRight w:val="0"/>
      <w:marTop w:val="0"/>
      <w:marBottom w:val="0"/>
      <w:divBdr>
        <w:top w:val="none" w:sz="0" w:space="0" w:color="auto"/>
        <w:left w:val="none" w:sz="0" w:space="0" w:color="auto"/>
        <w:bottom w:val="none" w:sz="0" w:space="0" w:color="auto"/>
        <w:right w:val="none" w:sz="0" w:space="0" w:color="auto"/>
      </w:divBdr>
    </w:div>
    <w:div w:id="557476117">
      <w:bodyDiv w:val="1"/>
      <w:marLeft w:val="0"/>
      <w:marRight w:val="0"/>
      <w:marTop w:val="0"/>
      <w:marBottom w:val="0"/>
      <w:divBdr>
        <w:top w:val="none" w:sz="0" w:space="0" w:color="auto"/>
        <w:left w:val="none" w:sz="0" w:space="0" w:color="auto"/>
        <w:bottom w:val="none" w:sz="0" w:space="0" w:color="auto"/>
        <w:right w:val="none" w:sz="0" w:space="0" w:color="auto"/>
      </w:divBdr>
    </w:div>
    <w:div w:id="557785876">
      <w:bodyDiv w:val="1"/>
      <w:marLeft w:val="0"/>
      <w:marRight w:val="0"/>
      <w:marTop w:val="0"/>
      <w:marBottom w:val="0"/>
      <w:divBdr>
        <w:top w:val="none" w:sz="0" w:space="0" w:color="auto"/>
        <w:left w:val="none" w:sz="0" w:space="0" w:color="auto"/>
        <w:bottom w:val="none" w:sz="0" w:space="0" w:color="auto"/>
        <w:right w:val="none" w:sz="0" w:space="0" w:color="auto"/>
      </w:divBdr>
    </w:div>
    <w:div w:id="558059894">
      <w:bodyDiv w:val="1"/>
      <w:marLeft w:val="0"/>
      <w:marRight w:val="0"/>
      <w:marTop w:val="0"/>
      <w:marBottom w:val="0"/>
      <w:divBdr>
        <w:top w:val="none" w:sz="0" w:space="0" w:color="auto"/>
        <w:left w:val="none" w:sz="0" w:space="0" w:color="auto"/>
        <w:bottom w:val="none" w:sz="0" w:space="0" w:color="auto"/>
        <w:right w:val="none" w:sz="0" w:space="0" w:color="auto"/>
      </w:divBdr>
    </w:div>
    <w:div w:id="559437340">
      <w:bodyDiv w:val="1"/>
      <w:marLeft w:val="0"/>
      <w:marRight w:val="0"/>
      <w:marTop w:val="0"/>
      <w:marBottom w:val="0"/>
      <w:divBdr>
        <w:top w:val="none" w:sz="0" w:space="0" w:color="auto"/>
        <w:left w:val="none" w:sz="0" w:space="0" w:color="auto"/>
        <w:bottom w:val="none" w:sz="0" w:space="0" w:color="auto"/>
        <w:right w:val="none" w:sz="0" w:space="0" w:color="auto"/>
      </w:divBdr>
    </w:div>
    <w:div w:id="559754375">
      <w:bodyDiv w:val="1"/>
      <w:marLeft w:val="0"/>
      <w:marRight w:val="0"/>
      <w:marTop w:val="0"/>
      <w:marBottom w:val="0"/>
      <w:divBdr>
        <w:top w:val="none" w:sz="0" w:space="0" w:color="auto"/>
        <w:left w:val="none" w:sz="0" w:space="0" w:color="auto"/>
        <w:bottom w:val="none" w:sz="0" w:space="0" w:color="auto"/>
        <w:right w:val="none" w:sz="0" w:space="0" w:color="auto"/>
      </w:divBdr>
    </w:div>
    <w:div w:id="561212094">
      <w:bodyDiv w:val="1"/>
      <w:marLeft w:val="0"/>
      <w:marRight w:val="0"/>
      <w:marTop w:val="0"/>
      <w:marBottom w:val="0"/>
      <w:divBdr>
        <w:top w:val="none" w:sz="0" w:space="0" w:color="auto"/>
        <w:left w:val="none" w:sz="0" w:space="0" w:color="auto"/>
        <w:bottom w:val="none" w:sz="0" w:space="0" w:color="auto"/>
        <w:right w:val="none" w:sz="0" w:space="0" w:color="auto"/>
      </w:divBdr>
    </w:div>
    <w:div w:id="564025434">
      <w:bodyDiv w:val="1"/>
      <w:marLeft w:val="0"/>
      <w:marRight w:val="0"/>
      <w:marTop w:val="0"/>
      <w:marBottom w:val="0"/>
      <w:divBdr>
        <w:top w:val="none" w:sz="0" w:space="0" w:color="auto"/>
        <w:left w:val="none" w:sz="0" w:space="0" w:color="auto"/>
        <w:bottom w:val="none" w:sz="0" w:space="0" w:color="auto"/>
        <w:right w:val="none" w:sz="0" w:space="0" w:color="auto"/>
      </w:divBdr>
    </w:div>
    <w:div w:id="564026662">
      <w:bodyDiv w:val="1"/>
      <w:marLeft w:val="0"/>
      <w:marRight w:val="0"/>
      <w:marTop w:val="0"/>
      <w:marBottom w:val="0"/>
      <w:divBdr>
        <w:top w:val="none" w:sz="0" w:space="0" w:color="auto"/>
        <w:left w:val="none" w:sz="0" w:space="0" w:color="auto"/>
        <w:bottom w:val="none" w:sz="0" w:space="0" w:color="auto"/>
        <w:right w:val="none" w:sz="0" w:space="0" w:color="auto"/>
      </w:divBdr>
    </w:div>
    <w:div w:id="564725373">
      <w:bodyDiv w:val="1"/>
      <w:marLeft w:val="0"/>
      <w:marRight w:val="0"/>
      <w:marTop w:val="0"/>
      <w:marBottom w:val="0"/>
      <w:divBdr>
        <w:top w:val="none" w:sz="0" w:space="0" w:color="auto"/>
        <w:left w:val="none" w:sz="0" w:space="0" w:color="auto"/>
        <w:bottom w:val="none" w:sz="0" w:space="0" w:color="auto"/>
        <w:right w:val="none" w:sz="0" w:space="0" w:color="auto"/>
      </w:divBdr>
    </w:div>
    <w:div w:id="566306794">
      <w:bodyDiv w:val="1"/>
      <w:marLeft w:val="0"/>
      <w:marRight w:val="0"/>
      <w:marTop w:val="0"/>
      <w:marBottom w:val="0"/>
      <w:divBdr>
        <w:top w:val="none" w:sz="0" w:space="0" w:color="auto"/>
        <w:left w:val="none" w:sz="0" w:space="0" w:color="auto"/>
        <w:bottom w:val="none" w:sz="0" w:space="0" w:color="auto"/>
        <w:right w:val="none" w:sz="0" w:space="0" w:color="auto"/>
      </w:divBdr>
      <w:divsChild>
        <w:div w:id="159778520">
          <w:marLeft w:val="0"/>
          <w:marRight w:val="0"/>
          <w:marTop w:val="0"/>
          <w:marBottom w:val="0"/>
          <w:divBdr>
            <w:top w:val="single" w:sz="2" w:space="0" w:color="auto"/>
            <w:left w:val="single" w:sz="2" w:space="0" w:color="auto"/>
            <w:bottom w:val="single" w:sz="6" w:space="0" w:color="auto"/>
            <w:right w:val="single" w:sz="2" w:space="0" w:color="auto"/>
          </w:divBdr>
          <w:divsChild>
            <w:div w:id="95151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094316">
                  <w:marLeft w:val="0"/>
                  <w:marRight w:val="0"/>
                  <w:marTop w:val="0"/>
                  <w:marBottom w:val="0"/>
                  <w:divBdr>
                    <w:top w:val="single" w:sz="2" w:space="0" w:color="D9D9E3"/>
                    <w:left w:val="single" w:sz="2" w:space="0" w:color="D9D9E3"/>
                    <w:bottom w:val="single" w:sz="2" w:space="0" w:color="D9D9E3"/>
                    <w:right w:val="single" w:sz="2" w:space="0" w:color="D9D9E3"/>
                  </w:divBdr>
                  <w:divsChild>
                    <w:div w:id="2040162901">
                      <w:marLeft w:val="0"/>
                      <w:marRight w:val="0"/>
                      <w:marTop w:val="0"/>
                      <w:marBottom w:val="0"/>
                      <w:divBdr>
                        <w:top w:val="single" w:sz="2" w:space="0" w:color="D9D9E3"/>
                        <w:left w:val="single" w:sz="2" w:space="0" w:color="D9D9E3"/>
                        <w:bottom w:val="single" w:sz="2" w:space="0" w:color="D9D9E3"/>
                        <w:right w:val="single" w:sz="2" w:space="0" w:color="D9D9E3"/>
                      </w:divBdr>
                      <w:divsChild>
                        <w:div w:id="2029985407">
                          <w:marLeft w:val="0"/>
                          <w:marRight w:val="0"/>
                          <w:marTop w:val="0"/>
                          <w:marBottom w:val="0"/>
                          <w:divBdr>
                            <w:top w:val="single" w:sz="2" w:space="0" w:color="D9D9E3"/>
                            <w:left w:val="single" w:sz="2" w:space="0" w:color="D9D9E3"/>
                            <w:bottom w:val="single" w:sz="2" w:space="0" w:color="D9D9E3"/>
                            <w:right w:val="single" w:sz="2" w:space="0" w:color="D9D9E3"/>
                          </w:divBdr>
                          <w:divsChild>
                            <w:div w:id="370106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70697609">
      <w:bodyDiv w:val="1"/>
      <w:marLeft w:val="0"/>
      <w:marRight w:val="0"/>
      <w:marTop w:val="0"/>
      <w:marBottom w:val="0"/>
      <w:divBdr>
        <w:top w:val="none" w:sz="0" w:space="0" w:color="auto"/>
        <w:left w:val="none" w:sz="0" w:space="0" w:color="auto"/>
        <w:bottom w:val="none" w:sz="0" w:space="0" w:color="auto"/>
        <w:right w:val="none" w:sz="0" w:space="0" w:color="auto"/>
      </w:divBdr>
    </w:div>
    <w:div w:id="572468100">
      <w:bodyDiv w:val="1"/>
      <w:marLeft w:val="0"/>
      <w:marRight w:val="0"/>
      <w:marTop w:val="0"/>
      <w:marBottom w:val="0"/>
      <w:divBdr>
        <w:top w:val="none" w:sz="0" w:space="0" w:color="auto"/>
        <w:left w:val="none" w:sz="0" w:space="0" w:color="auto"/>
        <w:bottom w:val="none" w:sz="0" w:space="0" w:color="auto"/>
        <w:right w:val="none" w:sz="0" w:space="0" w:color="auto"/>
      </w:divBdr>
    </w:div>
    <w:div w:id="574358178">
      <w:bodyDiv w:val="1"/>
      <w:marLeft w:val="0"/>
      <w:marRight w:val="0"/>
      <w:marTop w:val="0"/>
      <w:marBottom w:val="0"/>
      <w:divBdr>
        <w:top w:val="none" w:sz="0" w:space="0" w:color="auto"/>
        <w:left w:val="none" w:sz="0" w:space="0" w:color="auto"/>
        <w:bottom w:val="none" w:sz="0" w:space="0" w:color="auto"/>
        <w:right w:val="none" w:sz="0" w:space="0" w:color="auto"/>
      </w:divBdr>
    </w:div>
    <w:div w:id="575239982">
      <w:bodyDiv w:val="1"/>
      <w:marLeft w:val="0"/>
      <w:marRight w:val="0"/>
      <w:marTop w:val="0"/>
      <w:marBottom w:val="0"/>
      <w:divBdr>
        <w:top w:val="none" w:sz="0" w:space="0" w:color="auto"/>
        <w:left w:val="none" w:sz="0" w:space="0" w:color="auto"/>
        <w:bottom w:val="none" w:sz="0" w:space="0" w:color="auto"/>
        <w:right w:val="none" w:sz="0" w:space="0" w:color="auto"/>
      </w:divBdr>
    </w:div>
    <w:div w:id="575482705">
      <w:bodyDiv w:val="1"/>
      <w:marLeft w:val="0"/>
      <w:marRight w:val="0"/>
      <w:marTop w:val="0"/>
      <w:marBottom w:val="0"/>
      <w:divBdr>
        <w:top w:val="none" w:sz="0" w:space="0" w:color="auto"/>
        <w:left w:val="none" w:sz="0" w:space="0" w:color="auto"/>
        <w:bottom w:val="none" w:sz="0" w:space="0" w:color="auto"/>
        <w:right w:val="none" w:sz="0" w:space="0" w:color="auto"/>
      </w:divBdr>
    </w:div>
    <w:div w:id="576288518">
      <w:bodyDiv w:val="1"/>
      <w:marLeft w:val="0"/>
      <w:marRight w:val="0"/>
      <w:marTop w:val="0"/>
      <w:marBottom w:val="0"/>
      <w:divBdr>
        <w:top w:val="none" w:sz="0" w:space="0" w:color="auto"/>
        <w:left w:val="none" w:sz="0" w:space="0" w:color="auto"/>
        <w:bottom w:val="none" w:sz="0" w:space="0" w:color="auto"/>
        <w:right w:val="none" w:sz="0" w:space="0" w:color="auto"/>
      </w:divBdr>
    </w:div>
    <w:div w:id="576525405">
      <w:bodyDiv w:val="1"/>
      <w:marLeft w:val="0"/>
      <w:marRight w:val="0"/>
      <w:marTop w:val="0"/>
      <w:marBottom w:val="0"/>
      <w:divBdr>
        <w:top w:val="none" w:sz="0" w:space="0" w:color="auto"/>
        <w:left w:val="none" w:sz="0" w:space="0" w:color="auto"/>
        <w:bottom w:val="none" w:sz="0" w:space="0" w:color="auto"/>
        <w:right w:val="none" w:sz="0" w:space="0" w:color="auto"/>
      </w:divBdr>
    </w:div>
    <w:div w:id="577834684">
      <w:bodyDiv w:val="1"/>
      <w:marLeft w:val="0"/>
      <w:marRight w:val="0"/>
      <w:marTop w:val="0"/>
      <w:marBottom w:val="0"/>
      <w:divBdr>
        <w:top w:val="none" w:sz="0" w:space="0" w:color="auto"/>
        <w:left w:val="none" w:sz="0" w:space="0" w:color="auto"/>
        <w:bottom w:val="none" w:sz="0" w:space="0" w:color="auto"/>
        <w:right w:val="none" w:sz="0" w:space="0" w:color="auto"/>
      </w:divBdr>
    </w:div>
    <w:div w:id="579369074">
      <w:bodyDiv w:val="1"/>
      <w:marLeft w:val="0"/>
      <w:marRight w:val="0"/>
      <w:marTop w:val="0"/>
      <w:marBottom w:val="0"/>
      <w:divBdr>
        <w:top w:val="none" w:sz="0" w:space="0" w:color="auto"/>
        <w:left w:val="none" w:sz="0" w:space="0" w:color="auto"/>
        <w:bottom w:val="none" w:sz="0" w:space="0" w:color="auto"/>
        <w:right w:val="none" w:sz="0" w:space="0" w:color="auto"/>
      </w:divBdr>
    </w:div>
    <w:div w:id="582647709">
      <w:bodyDiv w:val="1"/>
      <w:marLeft w:val="0"/>
      <w:marRight w:val="0"/>
      <w:marTop w:val="0"/>
      <w:marBottom w:val="0"/>
      <w:divBdr>
        <w:top w:val="none" w:sz="0" w:space="0" w:color="auto"/>
        <w:left w:val="none" w:sz="0" w:space="0" w:color="auto"/>
        <w:bottom w:val="none" w:sz="0" w:space="0" w:color="auto"/>
        <w:right w:val="none" w:sz="0" w:space="0" w:color="auto"/>
      </w:divBdr>
    </w:div>
    <w:div w:id="583951624">
      <w:bodyDiv w:val="1"/>
      <w:marLeft w:val="0"/>
      <w:marRight w:val="0"/>
      <w:marTop w:val="0"/>
      <w:marBottom w:val="0"/>
      <w:divBdr>
        <w:top w:val="none" w:sz="0" w:space="0" w:color="auto"/>
        <w:left w:val="none" w:sz="0" w:space="0" w:color="auto"/>
        <w:bottom w:val="none" w:sz="0" w:space="0" w:color="auto"/>
        <w:right w:val="none" w:sz="0" w:space="0" w:color="auto"/>
      </w:divBdr>
    </w:div>
    <w:div w:id="583957491">
      <w:bodyDiv w:val="1"/>
      <w:marLeft w:val="0"/>
      <w:marRight w:val="0"/>
      <w:marTop w:val="0"/>
      <w:marBottom w:val="0"/>
      <w:divBdr>
        <w:top w:val="none" w:sz="0" w:space="0" w:color="auto"/>
        <w:left w:val="none" w:sz="0" w:space="0" w:color="auto"/>
        <w:bottom w:val="none" w:sz="0" w:space="0" w:color="auto"/>
        <w:right w:val="none" w:sz="0" w:space="0" w:color="auto"/>
      </w:divBdr>
    </w:div>
    <w:div w:id="584146247">
      <w:bodyDiv w:val="1"/>
      <w:marLeft w:val="0"/>
      <w:marRight w:val="0"/>
      <w:marTop w:val="0"/>
      <w:marBottom w:val="0"/>
      <w:divBdr>
        <w:top w:val="none" w:sz="0" w:space="0" w:color="auto"/>
        <w:left w:val="none" w:sz="0" w:space="0" w:color="auto"/>
        <w:bottom w:val="none" w:sz="0" w:space="0" w:color="auto"/>
        <w:right w:val="none" w:sz="0" w:space="0" w:color="auto"/>
      </w:divBdr>
    </w:div>
    <w:div w:id="586423282">
      <w:bodyDiv w:val="1"/>
      <w:marLeft w:val="0"/>
      <w:marRight w:val="0"/>
      <w:marTop w:val="0"/>
      <w:marBottom w:val="0"/>
      <w:divBdr>
        <w:top w:val="none" w:sz="0" w:space="0" w:color="auto"/>
        <w:left w:val="none" w:sz="0" w:space="0" w:color="auto"/>
        <w:bottom w:val="none" w:sz="0" w:space="0" w:color="auto"/>
        <w:right w:val="none" w:sz="0" w:space="0" w:color="auto"/>
      </w:divBdr>
    </w:div>
    <w:div w:id="586501595">
      <w:bodyDiv w:val="1"/>
      <w:marLeft w:val="0"/>
      <w:marRight w:val="0"/>
      <w:marTop w:val="0"/>
      <w:marBottom w:val="0"/>
      <w:divBdr>
        <w:top w:val="none" w:sz="0" w:space="0" w:color="auto"/>
        <w:left w:val="none" w:sz="0" w:space="0" w:color="auto"/>
        <w:bottom w:val="none" w:sz="0" w:space="0" w:color="auto"/>
        <w:right w:val="none" w:sz="0" w:space="0" w:color="auto"/>
      </w:divBdr>
    </w:div>
    <w:div w:id="586960857">
      <w:bodyDiv w:val="1"/>
      <w:marLeft w:val="0"/>
      <w:marRight w:val="0"/>
      <w:marTop w:val="0"/>
      <w:marBottom w:val="0"/>
      <w:divBdr>
        <w:top w:val="none" w:sz="0" w:space="0" w:color="auto"/>
        <w:left w:val="none" w:sz="0" w:space="0" w:color="auto"/>
        <w:bottom w:val="none" w:sz="0" w:space="0" w:color="auto"/>
        <w:right w:val="none" w:sz="0" w:space="0" w:color="auto"/>
      </w:divBdr>
    </w:div>
    <w:div w:id="587274443">
      <w:bodyDiv w:val="1"/>
      <w:marLeft w:val="0"/>
      <w:marRight w:val="0"/>
      <w:marTop w:val="0"/>
      <w:marBottom w:val="0"/>
      <w:divBdr>
        <w:top w:val="none" w:sz="0" w:space="0" w:color="auto"/>
        <w:left w:val="none" w:sz="0" w:space="0" w:color="auto"/>
        <w:bottom w:val="none" w:sz="0" w:space="0" w:color="auto"/>
        <w:right w:val="none" w:sz="0" w:space="0" w:color="auto"/>
      </w:divBdr>
    </w:div>
    <w:div w:id="589316282">
      <w:bodyDiv w:val="1"/>
      <w:marLeft w:val="0"/>
      <w:marRight w:val="0"/>
      <w:marTop w:val="0"/>
      <w:marBottom w:val="0"/>
      <w:divBdr>
        <w:top w:val="none" w:sz="0" w:space="0" w:color="auto"/>
        <w:left w:val="none" w:sz="0" w:space="0" w:color="auto"/>
        <w:bottom w:val="none" w:sz="0" w:space="0" w:color="auto"/>
        <w:right w:val="none" w:sz="0" w:space="0" w:color="auto"/>
      </w:divBdr>
    </w:div>
    <w:div w:id="590047766">
      <w:bodyDiv w:val="1"/>
      <w:marLeft w:val="0"/>
      <w:marRight w:val="0"/>
      <w:marTop w:val="0"/>
      <w:marBottom w:val="0"/>
      <w:divBdr>
        <w:top w:val="none" w:sz="0" w:space="0" w:color="auto"/>
        <w:left w:val="none" w:sz="0" w:space="0" w:color="auto"/>
        <w:bottom w:val="none" w:sz="0" w:space="0" w:color="auto"/>
        <w:right w:val="none" w:sz="0" w:space="0" w:color="auto"/>
      </w:divBdr>
    </w:div>
    <w:div w:id="592013847">
      <w:bodyDiv w:val="1"/>
      <w:marLeft w:val="0"/>
      <w:marRight w:val="0"/>
      <w:marTop w:val="0"/>
      <w:marBottom w:val="0"/>
      <w:divBdr>
        <w:top w:val="none" w:sz="0" w:space="0" w:color="auto"/>
        <w:left w:val="none" w:sz="0" w:space="0" w:color="auto"/>
        <w:bottom w:val="none" w:sz="0" w:space="0" w:color="auto"/>
        <w:right w:val="none" w:sz="0" w:space="0" w:color="auto"/>
      </w:divBdr>
    </w:div>
    <w:div w:id="593167068">
      <w:bodyDiv w:val="1"/>
      <w:marLeft w:val="0"/>
      <w:marRight w:val="0"/>
      <w:marTop w:val="0"/>
      <w:marBottom w:val="0"/>
      <w:divBdr>
        <w:top w:val="none" w:sz="0" w:space="0" w:color="auto"/>
        <w:left w:val="none" w:sz="0" w:space="0" w:color="auto"/>
        <w:bottom w:val="none" w:sz="0" w:space="0" w:color="auto"/>
        <w:right w:val="none" w:sz="0" w:space="0" w:color="auto"/>
      </w:divBdr>
    </w:div>
    <w:div w:id="595211084">
      <w:bodyDiv w:val="1"/>
      <w:marLeft w:val="0"/>
      <w:marRight w:val="0"/>
      <w:marTop w:val="0"/>
      <w:marBottom w:val="0"/>
      <w:divBdr>
        <w:top w:val="none" w:sz="0" w:space="0" w:color="auto"/>
        <w:left w:val="none" w:sz="0" w:space="0" w:color="auto"/>
        <w:bottom w:val="none" w:sz="0" w:space="0" w:color="auto"/>
        <w:right w:val="none" w:sz="0" w:space="0" w:color="auto"/>
      </w:divBdr>
    </w:div>
    <w:div w:id="595788813">
      <w:bodyDiv w:val="1"/>
      <w:marLeft w:val="0"/>
      <w:marRight w:val="0"/>
      <w:marTop w:val="0"/>
      <w:marBottom w:val="0"/>
      <w:divBdr>
        <w:top w:val="none" w:sz="0" w:space="0" w:color="auto"/>
        <w:left w:val="none" w:sz="0" w:space="0" w:color="auto"/>
        <w:bottom w:val="none" w:sz="0" w:space="0" w:color="auto"/>
        <w:right w:val="none" w:sz="0" w:space="0" w:color="auto"/>
      </w:divBdr>
    </w:div>
    <w:div w:id="597064613">
      <w:bodyDiv w:val="1"/>
      <w:marLeft w:val="0"/>
      <w:marRight w:val="0"/>
      <w:marTop w:val="0"/>
      <w:marBottom w:val="0"/>
      <w:divBdr>
        <w:top w:val="none" w:sz="0" w:space="0" w:color="auto"/>
        <w:left w:val="none" w:sz="0" w:space="0" w:color="auto"/>
        <w:bottom w:val="none" w:sz="0" w:space="0" w:color="auto"/>
        <w:right w:val="none" w:sz="0" w:space="0" w:color="auto"/>
      </w:divBdr>
    </w:div>
    <w:div w:id="598441826">
      <w:bodyDiv w:val="1"/>
      <w:marLeft w:val="0"/>
      <w:marRight w:val="0"/>
      <w:marTop w:val="0"/>
      <w:marBottom w:val="0"/>
      <w:divBdr>
        <w:top w:val="none" w:sz="0" w:space="0" w:color="auto"/>
        <w:left w:val="none" w:sz="0" w:space="0" w:color="auto"/>
        <w:bottom w:val="none" w:sz="0" w:space="0" w:color="auto"/>
        <w:right w:val="none" w:sz="0" w:space="0" w:color="auto"/>
      </w:divBdr>
    </w:div>
    <w:div w:id="600186166">
      <w:bodyDiv w:val="1"/>
      <w:marLeft w:val="0"/>
      <w:marRight w:val="0"/>
      <w:marTop w:val="0"/>
      <w:marBottom w:val="0"/>
      <w:divBdr>
        <w:top w:val="none" w:sz="0" w:space="0" w:color="auto"/>
        <w:left w:val="none" w:sz="0" w:space="0" w:color="auto"/>
        <w:bottom w:val="none" w:sz="0" w:space="0" w:color="auto"/>
        <w:right w:val="none" w:sz="0" w:space="0" w:color="auto"/>
      </w:divBdr>
    </w:div>
    <w:div w:id="600187213">
      <w:bodyDiv w:val="1"/>
      <w:marLeft w:val="0"/>
      <w:marRight w:val="0"/>
      <w:marTop w:val="0"/>
      <w:marBottom w:val="0"/>
      <w:divBdr>
        <w:top w:val="none" w:sz="0" w:space="0" w:color="auto"/>
        <w:left w:val="none" w:sz="0" w:space="0" w:color="auto"/>
        <w:bottom w:val="none" w:sz="0" w:space="0" w:color="auto"/>
        <w:right w:val="none" w:sz="0" w:space="0" w:color="auto"/>
      </w:divBdr>
    </w:div>
    <w:div w:id="600920012">
      <w:bodyDiv w:val="1"/>
      <w:marLeft w:val="0"/>
      <w:marRight w:val="0"/>
      <w:marTop w:val="0"/>
      <w:marBottom w:val="0"/>
      <w:divBdr>
        <w:top w:val="none" w:sz="0" w:space="0" w:color="auto"/>
        <w:left w:val="none" w:sz="0" w:space="0" w:color="auto"/>
        <w:bottom w:val="none" w:sz="0" w:space="0" w:color="auto"/>
        <w:right w:val="none" w:sz="0" w:space="0" w:color="auto"/>
      </w:divBdr>
    </w:div>
    <w:div w:id="602149156">
      <w:bodyDiv w:val="1"/>
      <w:marLeft w:val="0"/>
      <w:marRight w:val="0"/>
      <w:marTop w:val="0"/>
      <w:marBottom w:val="0"/>
      <w:divBdr>
        <w:top w:val="none" w:sz="0" w:space="0" w:color="auto"/>
        <w:left w:val="none" w:sz="0" w:space="0" w:color="auto"/>
        <w:bottom w:val="none" w:sz="0" w:space="0" w:color="auto"/>
        <w:right w:val="none" w:sz="0" w:space="0" w:color="auto"/>
      </w:divBdr>
    </w:div>
    <w:div w:id="607271499">
      <w:bodyDiv w:val="1"/>
      <w:marLeft w:val="0"/>
      <w:marRight w:val="0"/>
      <w:marTop w:val="0"/>
      <w:marBottom w:val="0"/>
      <w:divBdr>
        <w:top w:val="none" w:sz="0" w:space="0" w:color="auto"/>
        <w:left w:val="none" w:sz="0" w:space="0" w:color="auto"/>
        <w:bottom w:val="none" w:sz="0" w:space="0" w:color="auto"/>
        <w:right w:val="none" w:sz="0" w:space="0" w:color="auto"/>
      </w:divBdr>
    </w:div>
    <w:div w:id="607658918">
      <w:bodyDiv w:val="1"/>
      <w:marLeft w:val="0"/>
      <w:marRight w:val="0"/>
      <w:marTop w:val="0"/>
      <w:marBottom w:val="0"/>
      <w:divBdr>
        <w:top w:val="none" w:sz="0" w:space="0" w:color="auto"/>
        <w:left w:val="none" w:sz="0" w:space="0" w:color="auto"/>
        <w:bottom w:val="none" w:sz="0" w:space="0" w:color="auto"/>
        <w:right w:val="none" w:sz="0" w:space="0" w:color="auto"/>
      </w:divBdr>
    </w:div>
    <w:div w:id="609514085">
      <w:bodyDiv w:val="1"/>
      <w:marLeft w:val="0"/>
      <w:marRight w:val="0"/>
      <w:marTop w:val="0"/>
      <w:marBottom w:val="0"/>
      <w:divBdr>
        <w:top w:val="none" w:sz="0" w:space="0" w:color="auto"/>
        <w:left w:val="none" w:sz="0" w:space="0" w:color="auto"/>
        <w:bottom w:val="none" w:sz="0" w:space="0" w:color="auto"/>
        <w:right w:val="none" w:sz="0" w:space="0" w:color="auto"/>
      </w:divBdr>
    </w:div>
    <w:div w:id="611982036">
      <w:bodyDiv w:val="1"/>
      <w:marLeft w:val="0"/>
      <w:marRight w:val="0"/>
      <w:marTop w:val="0"/>
      <w:marBottom w:val="0"/>
      <w:divBdr>
        <w:top w:val="none" w:sz="0" w:space="0" w:color="auto"/>
        <w:left w:val="none" w:sz="0" w:space="0" w:color="auto"/>
        <w:bottom w:val="none" w:sz="0" w:space="0" w:color="auto"/>
        <w:right w:val="none" w:sz="0" w:space="0" w:color="auto"/>
      </w:divBdr>
    </w:div>
    <w:div w:id="614025821">
      <w:bodyDiv w:val="1"/>
      <w:marLeft w:val="0"/>
      <w:marRight w:val="0"/>
      <w:marTop w:val="0"/>
      <w:marBottom w:val="0"/>
      <w:divBdr>
        <w:top w:val="none" w:sz="0" w:space="0" w:color="auto"/>
        <w:left w:val="none" w:sz="0" w:space="0" w:color="auto"/>
        <w:bottom w:val="none" w:sz="0" w:space="0" w:color="auto"/>
        <w:right w:val="none" w:sz="0" w:space="0" w:color="auto"/>
      </w:divBdr>
    </w:div>
    <w:div w:id="614363177">
      <w:bodyDiv w:val="1"/>
      <w:marLeft w:val="0"/>
      <w:marRight w:val="0"/>
      <w:marTop w:val="0"/>
      <w:marBottom w:val="0"/>
      <w:divBdr>
        <w:top w:val="none" w:sz="0" w:space="0" w:color="auto"/>
        <w:left w:val="none" w:sz="0" w:space="0" w:color="auto"/>
        <w:bottom w:val="none" w:sz="0" w:space="0" w:color="auto"/>
        <w:right w:val="none" w:sz="0" w:space="0" w:color="auto"/>
      </w:divBdr>
    </w:div>
    <w:div w:id="614948034">
      <w:bodyDiv w:val="1"/>
      <w:marLeft w:val="0"/>
      <w:marRight w:val="0"/>
      <w:marTop w:val="0"/>
      <w:marBottom w:val="0"/>
      <w:divBdr>
        <w:top w:val="none" w:sz="0" w:space="0" w:color="auto"/>
        <w:left w:val="none" w:sz="0" w:space="0" w:color="auto"/>
        <w:bottom w:val="none" w:sz="0" w:space="0" w:color="auto"/>
        <w:right w:val="none" w:sz="0" w:space="0" w:color="auto"/>
      </w:divBdr>
    </w:div>
    <w:div w:id="616258261">
      <w:bodyDiv w:val="1"/>
      <w:marLeft w:val="0"/>
      <w:marRight w:val="0"/>
      <w:marTop w:val="0"/>
      <w:marBottom w:val="0"/>
      <w:divBdr>
        <w:top w:val="none" w:sz="0" w:space="0" w:color="auto"/>
        <w:left w:val="none" w:sz="0" w:space="0" w:color="auto"/>
        <w:bottom w:val="none" w:sz="0" w:space="0" w:color="auto"/>
        <w:right w:val="none" w:sz="0" w:space="0" w:color="auto"/>
      </w:divBdr>
    </w:div>
    <w:div w:id="616327876">
      <w:bodyDiv w:val="1"/>
      <w:marLeft w:val="0"/>
      <w:marRight w:val="0"/>
      <w:marTop w:val="0"/>
      <w:marBottom w:val="0"/>
      <w:divBdr>
        <w:top w:val="none" w:sz="0" w:space="0" w:color="auto"/>
        <w:left w:val="none" w:sz="0" w:space="0" w:color="auto"/>
        <w:bottom w:val="none" w:sz="0" w:space="0" w:color="auto"/>
        <w:right w:val="none" w:sz="0" w:space="0" w:color="auto"/>
      </w:divBdr>
    </w:div>
    <w:div w:id="617445935">
      <w:bodyDiv w:val="1"/>
      <w:marLeft w:val="0"/>
      <w:marRight w:val="0"/>
      <w:marTop w:val="0"/>
      <w:marBottom w:val="0"/>
      <w:divBdr>
        <w:top w:val="none" w:sz="0" w:space="0" w:color="auto"/>
        <w:left w:val="none" w:sz="0" w:space="0" w:color="auto"/>
        <w:bottom w:val="none" w:sz="0" w:space="0" w:color="auto"/>
        <w:right w:val="none" w:sz="0" w:space="0" w:color="auto"/>
      </w:divBdr>
      <w:divsChild>
        <w:div w:id="2008095290">
          <w:marLeft w:val="0"/>
          <w:marRight w:val="0"/>
          <w:marTop w:val="0"/>
          <w:marBottom w:val="0"/>
          <w:divBdr>
            <w:top w:val="none" w:sz="0" w:space="0" w:color="auto"/>
            <w:left w:val="none" w:sz="0" w:space="0" w:color="auto"/>
            <w:bottom w:val="none" w:sz="0" w:space="0" w:color="auto"/>
            <w:right w:val="none" w:sz="0" w:space="0" w:color="auto"/>
          </w:divBdr>
          <w:divsChild>
            <w:div w:id="80396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30165">
      <w:bodyDiv w:val="1"/>
      <w:marLeft w:val="0"/>
      <w:marRight w:val="0"/>
      <w:marTop w:val="0"/>
      <w:marBottom w:val="0"/>
      <w:divBdr>
        <w:top w:val="none" w:sz="0" w:space="0" w:color="auto"/>
        <w:left w:val="none" w:sz="0" w:space="0" w:color="auto"/>
        <w:bottom w:val="none" w:sz="0" w:space="0" w:color="auto"/>
        <w:right w:val="none" w:sz="0" w:space="0" w:color="auto"/>
      </w:divBdr>
    </w:div>
    <w:div w:id="618074567">
      <w:bodyDiv w:val="1"/>
      <w:marLeft w:val="0"/>
      <w:marRight w:val="0"/>
      <w:marTop w:val="0"/>
      <w:marBottom w:val="0"/>
      <w:divBdr>
        <w:top w:val="none" w:sz="0" w:space="0" w:color="auto"/>
        <w:left w:val="none" w:sz="0" w:space="0" w:color="auto"/>
        <w:bottom w:val="none" w:sz="0" w:space="0" w:color="auto"/>
        <w:right w:val="none" w:sz="0" w:space="0" w:color="auto"/>
      </w:divBdr>
    </w:div>
    <w:div w:id="618609266">
      <w:bodyDiv w:val="1"/>
      <w:marLeft w:val="0"/>
      <w:marRight w:val="0"/>
      <w:marTop w:val="0"/>
      <w:marBottom w:val="0"/>
      <w:divBdr>
        <w:top w:val="none" w:sz="0" w:space="0" w:color="auto"/>
        <w:left w:val="none" w:sz="0" w:space="0" w:color="auto"/>
        <w:bottom w:val="none" w:sz="0" w:space="0" w:color="auto"/>
        <w:right w:val="none" w:sz="0" w:space="0" w:color="auto"/>
      </w:divBdr>
    </w:div>
    <w:div w:id="618688668">
      <w:bodyDiv w:val="1"/>
      <w:marLeft w:val="0"/>
      <w:marRight w:val="0"/>
      <w:marTop w:val="0"/>
      <w:marBottom w:val="0"/>
      <w:divBdr>
        <w:top w:val="none" w:sz="0" w:space="0" w:color="auto"/>
        <w:left w:val="none" w:sz="0" w:space="0" w:color="auto"/>
        <w:bottom w:val="none" w:sz="0" w:space="0" w:color="auto"/>
        <w:right w:val="none" w:sz="0" w:space="0" w:color="auto"/>
      </w:divBdr>
    </w:div>
    <w:div w:id="618872971">
      <w:bodyDiv w:val="1"/>
      <w:marLeft w:val="0"/>
      <w:marRight w:val="0"/>
      <w:marTop w:val="0"/>
      <w:marBottom w:val="0"/>
      <w:divBdr>
        <w:top w:val="none" w:sz="0" w:space="0" w:color="auto"/>
        <w:left w:val="none" w:sz="0" w:space="0" w:color="auto"/>
        <w:bottom w:val="none" w:sz="0" w:space="0" w:color="auto"/>
        <w:right w:val="none" w:sz="0" w:space="0" w:color="auto"/>
      </w:divBdr>
    </w:div>
    <w:div w:id="619804280">
      <w:bodyDiv w:val="1"/>
      <w:marLeft w:val="0"/>
      <w:marRight w:val="0"/>
      <w:marTop w:val="0"/>
      <w:marBottom w:val="0"/>
      <w:divBdr>
        <w:top w:val="none" w:sz="0" w:space="0" w:color="auto"/>
        <w:left w:val="none" w:sz="0" w:space="0" w:color="auto"/>
        <w:bottom w:val="none" w:sz="0" w:space="0" w:color="auto"/>
        <w:right w:val="none" w:sz="0" w:space="0" w:color="auto"/>
      </w:divBdr>
    </w:div>
    <w:div w:id="622268414">
      <w:bodyDiv w:val="1"/>
      <w:marLeft w:val="0"/>
      <w:marRight w:val="0"/>
      <w:marTop w:val="0"/>
      <w:marBottom w:val="0"/>
      <w:divBdr>
        <w:top w:val="none" w:sz="0" w:space="0" w:color="auto"/>
        <w:left w:val="none" w:sz="0" w:space="0" w:color="auto"/>
        <w:bottom w:val="none" w:sz="0" w:space="0" w:color="auto"/>
        <w:right w:val="none" w:sz="0" w:space="0" w:color="auto"/>
      </w:divBdr>
    </w:div>
    <w:div w:id="622469173">
      <w:bodyDiv w:val="1"/>
      <w:marLeft w:val="0"/>
      <w:marRight w:val="0"/>
      <w:marTop w:val="0"/>
      <w:marBottom w:val="0"/>
      <w:divBdr>
        <w:top w:val="none" w:sz="0" w:space="0" w:color="auto"/>
        <w:left w:val="none" w:sz="0" w:space="0" w:color="auto"/>
        <w:bottom w:val="none" w:sz="0" w:space="0" w:color="auto"/>
        <w:right w:val="none" w:sz="0" w:space="0" w:color="auto"/>
      </w:divBdr>
    </w:div>
    <w:div w:id="622539794">
      <w:bodyDiv w:val="1"/>
      <w:marLeft w:val="0"/>
      <w:marRight w:val="0"/>
      <w:marTop w:val="0"/>
      <w:marBottom w:val="0"/>
      <w:divBdr>
        <w:top w:val="none" w:sz="0" w:space="0" w:color="auto"/>
        <w:left w:val="none" w:sz="0" w:space="0" w:color="auto"/>
        <w:bottom w:val="none" w:sz="0" w:space="0" w:color="auto"/>
        <w:right w:val="none" w:sz="0" w:space="0" w:color="auto"/>
      </w:divBdr>
    </w:div>
    <w:div w:id="622856100">
      <w:bodyDiv w:val="1"/>
      <w:marLeft w:val="0"/>
      <w:marRight w:val="0"/>
      <w:marTop w:val="0"/>
      <w:marBottom w:val="0"/>
      <w:divBdr>
        <w:top w:val="none" w:sz="0" w:space="0" w:color="auto"/>
        <w:left w:val="none" w:sz="0" w:space="0" w:color="auto"/>
        <w:bottom w:val="none" w:sz="0" w:space="0" w:color="auto"/>
        <w:right w:val="none" w:sz="0" w:space="0" w:color="auto"/>
      </w:divBdr>
    </w:div>
    <w:div w:id="624776202">
      <w:bodyDiv w:val="1"/>
      <w:marLeft w:val="0"/>
      <w:marRight w:val="0"/>
      <w:marTop w:val="0"/>
      <w:marBottom w:val="0"/>
      <w:divBdr>
        <w:top w:val="none" w:sz="0" w:space="0" w:color="auto"/>
        <w:left w:val="none" w:sz="0" w:space="0" w:color="auto"/>
        <w:bottom w:val="none" w:sz="0" w:space="0" w:color="auto"/>
        <w:right w:val="none" w:sz="0" w:space="0" w:color="auto"/>
      </w:divBdr>
    </w:div>
    <w:div w:id="631447947">
      <w:bodyDiv w:val="1"/>
      <w:marLeft w:val="0"/>
      <w:marRight w:val="0"/>
      <w:marTop w:val="0"/>
      <w:marBottom w:val="0"/>
      <w:divBdr>
        <w:top w:val="none" w:sz="0" w:space="0" w:color="auto"/>
        <w:left w:val="none" w:sz="0" w:space="0" w:color="auto"/>
        <w:bottom w:val="none" w:sz="0" w:space="0" w:color="auto"/>
        <w:right w:val="none" w:sz="0" w:space="0" w:color="auto"/>
      </w:divBdr>
    </w:div>
    <w:div w:id="631987641">
      <w:bodyDiv w:val="1"/>
      <w:marLeft w:val="0"/>
      <w:marRight w:val="0"/>
      <w:marTop w:val="0"/>
      <w:marBottom w:val="0"/>
      <w:divBdr>
        <w:top w:val="none" w:sz="0" w:space="0" w:color="auto"/>
        <w:left w:val="none" w:sz="0" w:space="0" w:color="auto"/>
        <w:bottom w:val="none" w:sz="0" w:space="0" w:color="auto"/>
        <w:right w:val="none" w:sz="0" w:space="0" w:color="auto"/>
      </w:divBdr>
    </w:div>
    <w:div w:id="633953452">
      <w:bodyDiv w:val="1"/>
      <w:marLeft w:val="0"/>
      <w:marRight w:val="0"/>
      <w:marTop w:val="0"/>
      <w:marBottom w:val="0"/>
      <w:divBdr>
        <w:top w:val="none" w:sz="0" w:space="0" w:color="auto"/>
        <w:left w:val="none" w:sz="0" w:space="0" w:color="auto"/>
        <w:bottom w:val="none" w:sz="0" w:space="0" w:color="auto"/>
        <w:right w:val="none" w:sz="0" w:space="0" w:color="auto"/>
      </w:divBdr>
    </w:div>
    <w:div w:id="634945038">
      <w:bodyDiv w:val="1"/>
      <w:marLeft w:val="0"/>
      <w:marRight w:val="0"/>
      <w:marTop w:val="0"/>
      <w:marBottom w:val="0"/>
      <w:divBdr>
        <w:top w:val="none" w:sz="0" w:space="0" w:color="auto"/>
        <w:left w:val="none" w:sz="0" w:space="0" w:color="auto"/>
        <w:bottom w:val="none" w:sz="0" w:space="0" w:color="auto"/>
        <w:right w:val="none" w:sz="0" w:space="0" w:color="auto"/>
      </w:divBdr>
    </w:div>
    <w:div w:id="638192327">
      <w:bodyDiv w:val="1"/>
      <w:marLeft w:val="0"/>
      <w:marRight w:val="0"/>
      <w:marTop w:val="0"/>
      <w:marBottom w:val="0"/>
      <w:divBdr>
        <w:top w:val="none" w:sz="0" w:space="0" w:color="auto"/>
        <w:left w:val="none" w:sz="0" w:space="0" w:color="auto"/>
        <w:bottom w:val="none" w:sz="0" w:space="0" w:color="auto"/>
        <w:right w:val="none" w:sz="0" w:space="0" w:color="auto"/>
      </w:divBdr>
    </w:div>
    <w:div w:id="639119751">
      <w:bodyDiv w:val="1"/>
      <w:marLeft w:val="0"/>
      <w:marRight w:val="0"/>
      <w:marTop w:val="0"/>
      <w:marBottom w:val="0"/>
      <w:divBdr>
        <w:top w:val="none" w:sz="0" w:space="0" w:color="auto"/>
        <w:left w:val="none" w:sz="0" w:space="0" w:color="auto"/>
        <w:bottom w:val="none" w:sz="0" w:space="0" w:color="auto"/>
        <w:right w:val="none" w:sz="0" w:space="0" w:color="auto"/>
      </w:divBdr>
    </w:div>
    <w:div w:id="641734491">
      <w:bodyDiv w:val="1"/>
      <w:marLeft w:val="0"/>
      <w:marRight w:val="0"/>
      <w:marTop w:val="0"/>
      <w:marBottom w:val="0"/>
      <w:divBdr>
        <w:top w:val="none" w:sz="0" w:space="0" w:color="auto"/>
        <w:left w:val="none" w:sz="0" w:space="0" w:color="auto"/>
        <w:bottom w:val="none" w:sz="0" w:space="0" w:color="auto"/>
        <w:right w:val="none" w:sz="0" w:space="0" w:color="auto"/>
      </w:divBdr>
    </w:div>
    <w:div w:id="647394425">
      <w:bodyDiv w:val="1"/>
      <w:marLeft w:val="0"/>
      <w:marRight w:val="0"/>
      <w:marTop w:val="0"/>
      <w:marBottom w:val="0"/>
      <w:divBdr>
        <w:top w:val="none" w:sz="0" w:space="0" w:color="auto"/>
        <w:left w:val="none" w:sz="0" w:space="0" w:color="auto"/>
        <w:bottom w:val="none" w:sz="0" w:space="0" w:color="auto"/>
        <w:right w:val="none" w:sz="0" w:space="0" w:color="auto"/>
      </w:divBdr>
    </w:div>
    <w:div w:id="648290624">
      <w:bodyDiv w:val="1"/>
      <w:marLeft w:val="0"/>
      <w:marRight w:val="0"/>
      <w:marTop w:val="0"/>
      <w:marBottom w:val="0"/>
      <w:divBdr>
        <w:top w:val="none" w:sz="0" w:space="0" w:color="auto"/>
        <w:left w:val="none" w:sz="0" w:space="0" w:color="auto"/>
        <w:bottom w:val="none" w:sz="0" w:space="0" w:color="auto"/>
        <w:right w:val="none" w:sz="0" w:space="0" w:color="auto"/>
      </w:divBdr>
    </w:div>
    <w:div w:id="650256063">
      <w:bodyDiv w:val="1"/>
      <w:marLeft w:val="0"/>
      <w:marRight w:val="0"/>
      <w:marTop w:val="0"/>
      <w:marBottom w:val="0"/>
      <w:divBdr>
        <w:top w:val="none" w:sz="0" w:space="0" w:color="auto"/>
        <w:left w:val="none" w:sz="0" w:space="0" w:color="auto"/>
        <w:bottom w:val="none" w:sz="0" w:space="0" w:color="auto"/>
        <w:right w:val="none" w:sz="0" w:space="0" w:color="auto"/>
      </w:divBdr>
    </w:div>
    <w:div w:id="650792729">
      <w:bodyDiv w:val="1"/>
      <w:marLeft w:val="0"/>
      <w:marRight w:val="0"/>
      <w:marTop w:val="0"/>
      <w:marBottom w:val="0"/>
      <w:divBdr>
        <w:top w:val="none" w:sz="0" w:space="0" w:color="auto"/>
        <w:left w:val="none" w:sz="0" w:space="0" w:color="auto"/>
        <w:bottom w:val="none" w:sz="0" w:space="0" w:color="auto"/>
        <w:right w:val="none" w:sz="0" w:space="0" w:color="auto"/>
      </w:divBdr>
    </w:div>
    <w:div w:id="653340032">
      <w:bodyDiv w:val="1"/>
      <w:marLeft w:val="0"/>
      <w:marRight w:val="0"/>
      <w:marTop w:val="0"/>
      <w:marBottom w:val="0"/>
      <w:divBdr>
        <w:top w:val="none" w:sz="0" w:space="0" w:color="auto"/>
        <w:left w:val="none" w:sz="0" w:space="0" w:color="auto"/>
        <w:bottom w:val="none" w:sz="0" w:space="0" w:color="auto"/>
        <w:right w:val="none" w:sz="0" w:space="0" w:color="auto"/>
      </w:divBdr>
    </w:div>
    <w:div w:id="654333194">
      <w:bodyDiv w:val="1"/>
      <w:marLeft w:val="0"/>
      <w:marRight w:val="0"/>
      <w:marTop w:val="0"/>
      <w:marBottom w:val="0"/>
      <w:divBdr>
        <w:top w:val="none" w:sz="0" w:space="0" w:color="auto"/>
        <w:left w:val="none" w:sz="0" w:space="0" w:color="auto"/>
        <w:bottom w:val="none" w:sz="0" w:space="0" w:color="auto"/>
        <w:right w:val="none" w:sz="0" w:space="0" w:color="auto"/>
      </w:divBdr>
    </w:div>
    <w:div w:id="654989911">
      <w:bodyDiv w:val="1"/>
      <w:marLeft w:val="0"/>
      <w:marRight w:val="0"/>
      <w:marTop w:val="0"/>
      <w:marBottom w:val="0"/>
      <w:divBdr>
        <w:top w:val="none" w:sz="0" w:space="0" w:color="auto"/>
        <w:left w:val="none" w:sz="0" w:space="0" w:color="auto"/>
        <w:bottom w:val="none" w:sz="0" w:space="0" w:color="auto"/>
        <w:right w:val="none" w:sz="0" w:space="0" w:color="auto"/>
      </w:divBdr>
    </w:div>
    <w:div w:id="657732529">
      <w:bodyDiv w:val="1"/>
      <w:marLeft w:val="0"/>
      <w:marRight w:val="0"/>
      <w:marTop w:val="0"/>
      <w:marBottom w:val="0"/>
      <w:divBdr>
        <w:top w:val="none" w:sz="0" w:space="0" w:color="auto"/>
        <w:left w:val="none" w:sz="0" w:space="0" w:color="auto"/>
        <w:bottom w:val="none" w:sz="0" w:space="0" w:color="auto"/>
        <w:right w:val="none" w:sz="0" w:space="0" w:color="auto"/>
      </w:divBdr>
    </w:div>
    <w:div w:id="659192718">
      <w:bodyDiv w:val="1"/>
      <w:marLeft w:val="0"/>
      <w:marRight w:val="0"/>
      <w:marTop w:val="0"/>
      <w:marBottom w:val="0"/>
      <w:divBdr>
        <w:top w:val="none" w:sz="0" w:space="0" w:color="auto"/>
        <w:left w:val="none" w:sz="0" w:space="0" w:color="auto"/>
        <w:bottom w:val="none" w:sz="0" w:space="0" w:color="auto"/>
        <w:right w:val="none" w:sz="0" w:space="0" w:color="auto"/>
      </w:divBdr>
    </w:div>
    <w:div w:id="660155873">
      <w:bodyDiv w:val="1"/>
      <w:marLeft w:val="0"/>
      <w:marRight w:val="0"/>
      <w:marTop w:val="0"/>
      <w:marBottom w:val="0"/>
      <w:divBdr>
        <w:top w:val="none" w:sz="0" w:space="0" w:color="auto"/>
        <w:left w:val="none" w:sz="0" w:space="0" w:color="auto"/>
        <w:bottom w:val="none" w:sz="0" w:space="0" w:color="auto"/>
        <w:right w:val="none" w:sz="0" w:space="0" w:color="auto"/>
      </w:divBdr>
    </w:div>
    <w:div w:id="660234945">
      <w:bodyDiv w:val="1"/>
      <w:marLeft w:val="0"/>
      <w:marRight w:val="0"/>
      <w:marTop w:val="0"/>
      <w:marBottom w:val="0"/>
      <w:divBdr>
        <w:top w:val="none" w:sz="0" w:space="0" w:color="auto"/>
        <w:left w:val="none" w:sz="0" w:space="0" w:color="auto"/>
        <w:bottom w:val="none" w:sz="0" w:space="0" w:color="auto"/>
        <w:right w:val="none" w:sz="0" w:space="0" w:color="auto"/>
      </w:divBdr>
    </w:div>
    <w:div w:id="661273122">
      <w:bodyDiv w:val="1"/>
      <w:marLeft w:val="0"/>
      <w:marRight w:val="0"/>
      <w:marTop w:val="0"/>
      <w:marBottom w:val="0"/>
      <w:divBdr>
        <w:top w:val="none" w:sz="0" w:space="0" w:color="auto"/>
        <w:left w:val="none" w:sz="0" w:space="0" w:color="auto"/>
        <w:bottom w:val="none" w:sz="0" w:space="0" w:color="auto"/>
        <w:right w:val="none" w:sz="0" w:space="0" w:color="auto"/>
      </w:divBdr>
    </w:div>
    <w:div w:id="661616658">
      <w:bodyDiv w:val="1"/>
      <w:marLeft w:val="0"/>
      <w:marRight w:val="0"/>
      <w:marTop w:val="0"/>
      <w:marBottom w:val="0"/>
      <w:divBdr>
        <w:top w:val="none" w:sz="0" w:space="0" w:color="auto"/>
        <w:left w:val="none" w:sz="0" w:space="0" w:color="auto"/>
        <w:bottom w:val="none" w:sz="0" w:space="0" w:color="auto"/>
        <w:right w:val="none" w:sz="0" w:space="0" w:color="auto"/>
      </w:divBdr>
    </w:div>
    <w:div w:id="662701832">
      <w:bodyDiv w:val="1"/>
      <w:marLeft w:val="0"/>
      <w:marRight w:val="0"/>
      <w:marTop w:val="0"/>
      <w:marBottom w:val="0"/>
      <w:divBdr>
        <w:top w:val="none" w:sz="0" w:space="0" w:color="auto"/>
        <w:left w:val="none" w:sz="0" w:space="0" w:color="auto"/>
        <w:bottom w:val="none" w:sz="0" w:space="0" w:color="auto"/>
        <w:right w:val="none" w:sz="0" w:space="0" w:color="auto"/>
      </w:divBdr>
    </w:div>
    <w:div w:id="663895531">
      <w:bodyDiv w:val="1"/>
      <w:marLeft w:val="0"/>
      <w:marRight w:val="0"/>
      <w:marTop w:val="0"/>
      <w:marBottom w:val="0"/>
      <w:divBdr>
        <w:top w:val="none" w:sz="0" w:space="0" w:color="auto"/>
        <w:left w:val="none" w:sz="0" w:space="0" w:color="auto"/>
        <w:bottom w:val="none" w:sz="0" w:space="0" w:color="auto"/>
        <w:right w:val="none" w:sz="0" w:space="0" w:color="auto"/>
      </w:divBdr>
    </w:div>
    <w:div w:id="665088462">
      <w:bodyDiv w:val="1"/>
      <w:marLeft w:val="0"/>
      <w:marRight w:val="0"/>
      <w:marTop w:val="0"/>
      <w:marBottom w:val="0"/>
      <w:divBdr>
        <w:top w:val="none" w:sz="0" w:space="0" w:color="auto"/>
        <w:left w:val="none" w:sz="0" w:space="0" w:color="auto"/>
        <w:bottom w:val="none" w:sz="0" w:space="0" w:color="auto"/>
        <w:right w:val="none" w:sz="0" w:space="0" w:color="auto"/>
      </w:divBdr>
    </w:div>
    <w:div w:id="670791821">
      <w:bodyDiv w:val="1"/>
      <w:marLeft w:val="0"/>
      <w:marRight w:val="0"/>
      <w:marTop w:val="0"/>
      <w:marBottom w:val="0"/>
      <w:divBdr>
        <w:top w:val="none" w:sz="0" w:space="0" w:color="auto"/>
        <w:left w:val="none" w:sz="0" w:space="0" w:color="auto"/>
        <w:bottom w:val="none" w:sz="0" w:space="0" w:color="auto"/>
        <w:right w:val="none" w:sz="0" w:space="0" w:color="auto"/>
      </w:divBdr>
    </w:div>
    <w:div w:id="672534448">
      <w:bodyDiv w:val="1"/>
      <w:marLeft w:val="0"/>
      <w:marRight w:val="0"/>
      <w:marTop w:val="0"/>
      <w:marBottom w:val="0"/>
      <w:divBdr>
        <w:top w:val="none" w:sz="0" w:space="0" w:color="auto"/>
        <w:left w:val="none" w:sz="0" w:space="0" w:color="auto"/>
        <w:bottom w:val="none" w:sz="0" w:space="0" w:color="auto"/>
        <w:right w:val="none" w:sz="0" w:space="0" w:color="auto"/>
      </w:divBdr>
    </w:div>
    <w:div w:id="673799745">
      <w:bodyDiv w:val="1"/>
      <w:marLeft w:val="0"/>
      <w:marRight w:val="0"/>
      <w:marTop w:val="0"/>
      <w:marBottom w:val="0"/>
      <w:divBdr>
        <w:top w:val="none" w:sz="0" w:space="0" w:color="auto"/>
        <w:left w:val="none" w:sz="0" w:space="0" w:color="auto"/>
        <w:bottom w:val="none" w:sz="0" w:space="0" w:color="auto"/>
        <w:right w:val="none" w:sz="0" w:space="0" w:color="auto"/>
      </w:divBdr>
    </w:div>
    <w:div w:id="674186074">
      <w:bodyDiv w:val="1"/>
      <w:marLeft w:val="0"/>
      <w:marRight w:val="0"/>
      <w:marTop w:val="0"/>
      <w:marBottom w:val="0"/>
      <w:divBdr>
        <w:top w:val="none" w:sz="0" w:space="0" w:color="auto"/>
        <w:left w:val="none" w:sz="0" w:space="0" w:color="auto"/>
        <w:bottom w:val="none" w:sz="0" w:space="0" w:color="auto"/>
        <w:right w:val="none" w:sz="0" w:space="0" w:color="auto"/>
      </w:divBdr>
    </w:div>
    <w:div w:id="674305470">
      <w:bodyDiv w:val="1"/>
      <w:marLeft w:val="0"/>
      <w:marRight w:val="0"/>
      <w:marTop w:val="0"/>
      <w:marBottom w:val="0"/>
      <w:divBdr>
        <w:top w:val="none" w:sz="0" w:space="0" w:color="auto"/>
        <w:left w:val="none" w:sz="0" w:space="0" w:color="auto"/>
        <w:bottom w:val="none" w:sz="0" w:space="0" w:color="auto"/>
        <w:right w:val="none" w:sz="0" w:space="0" w:color="auto"/>
      </w:divBdr>
    </w:div>
    <w:div w:id="676269088">
      <w:bodyDiv w:val="1"/>
      <w:marLeft w:val="0"/>
      <w:marRight w:val="0"/>
      <w:marTop w:val="0"/>
      <w:marBottom w:val="0"/>
      <w:divBdr>
        <w:top w:val="none" w:sz="0" w:space="0" w:color="auto"/>
        <w:left w:val="none" w:sz="0" w:space="0" w:color="auto"/>
        <w:bottom w:val="none" w:sz="0" w:space="0" w:color="auto"/>
        <w:right w:val="none" w:sz="0" w:space="0" w:color="auto"/>
      </w:divBdr>
    </w:div>
    <w:div w:id="681863429">
      <w:bodyDiv w:val="1"/>
      <w:marLeft w:val="0"/>
      <w:marRight w:val="0"/>
      <w:marTop w:val="0"/>
      <w:marBottom w:val="0"/>
      <w:divBdr>
        <w:top w:val="none" w:sz="0" w:space="0" w:color="auto"/>
        <w:left w:val="none" w:sz="0" w:space="0" w:color="auto"/>
        <w:bottom w:val="none" w:sz="0" w:space="0" w:color="auto"/>
        <w:right w:val="none" w:sz="0" w:space="0" w:color="auto"/>
      </w:divBdr>
    </w:div>
    <w:div w:id="682125419">
      <w:bodyDiv w:val="1"/>
      <w:marLeft w:val="0"/>
      <w:marRight w:val="0"/>
      <w:marTop w:val="0"/>
      <w:marBottom w:val="0"/>
      <w:divBdr>
        <w:top w:val="none" w:sz="0" w:space="0" w:color="auto"/>
        <w:left w:val="none" w:sz="0" w:space="0" w:color="auto"/>
        <w:bottom w:val="none" w:sz="0" w:space="0" w:color="auto"/>
        <w:right w:val="none" w:sz="0" w:space="0" w:color="auto"/>
      </w:divBdr>
    </w:div>
    <w:div w:id="683095008">
      <w:bodyDiv w:val="1"/>
      <w:marLeft w:val="0"/>
      <w:marRight w:val="0"/>
      <w:marTop w:val="0"/>
      <w:marBottom w:val="0"/>
      <w:divBdr>
        <w:top w:val="none" w:sz="0" w:space="0" w:color="auto"/>
        <w:left w:val="none" w:sz="0" w:space="0" w:color="auto"/>
        <w:bottom w:val="none" w:sz="0" w:space="0" w:color="auto"/>
        <w:right w:val="none" w:sz="0" w:space="0" w:color="auto"/>
      </w:divBdr>
    </w:div>
    <w:div w:id="686520492">
      <w:bodyDiv w:val="1"/>
      <w:marLeft w:val="0"/>
      <w:marRight w:val="0"/>
      <w:marTop w:val="0"/>
      <w:marBottom w:val="0"/>
      <w:divBdr>
        <w:top w:val="none" w:sz="0" w:space="0" w:color="auto"/>
        <w:left w:val="none" w:sz="0" w:space="0" w:color="auto"/>
        <w:bottom w:val="none" w:sz="0" w:space="0" w:color="auto"/>
        <w:right w:val="none" w:sz="0" w:space="0" w:color="auto"/>
      </w:divBdr>
    </w:div>
    <w:div w:id="687485771">
      <w:bodyDiv w:val="1"/>
      <w:marLeft w:val="0"/>
      <w:marRight w:val="0"/>
      <w:marTop w:val="0"/>
      <w:marBottom w:val="0"/>
      <w:divBdr>
        <w:top w:val="none" w:sz="0" w:space="0" w:color="auto"/>
        <w:left w:val="none" w:sz="0" w:space="0" w:color="auto"/>
        <w:bottom w:val="none" w:sz="0" w:space="0" w:color="auto"/>
        <w:right w:val="none" w:sz="0" w:space="0" w:color="auto"/>
      </w:divBdr>
    </w:div>
    <w:div w:id="688799263">
      <w:bodyDiv w:val="1"/>
      <w:marLeft w:val="0"/>
      <w:marRight w:val="0"/>
      <w:marTop w:val="0"/>
      <w:marBottom w:val="0"/>
      <w:divBdr>
        <w:top w:val="none" w:sz="0" w:space="0" w:color="auto"/>
        <w:left w:val="none" w:sz="0" w:space="0" w:color="auto"/>
        <w:bottom w:val="none" w:sz="0" w:space="0" w:color="auto"/>
        <w:right w:val="none" w:sz="0" w:space="0" w:color="auto"/>
      </w:divBdr>
    </w:div>
    <w:div w:id="689573482">
      <w:bodyDiv w:val="1"/>
      <w:marLeft w:val="0"/>
      <w:marRight w:val="0"/>
      <w:marTop w:val="0"/>
      <w:marBottom w:val="0"/>
      <w:divBdr>
        <w:top w:val="none" w:sz="0" w:space="0" w:color="auto"/>
        <w:left w:val="none" w:sz="0" w:space="0" w:color="auto"/>
        <w:bottom w:val="none" w:sz="0" w:space="0" w:color="auto"/>
        <w:right w:val="none" w:sz="0" w:space="0" w:color="auto"/>
      </w:divBdr>
    </w:div>
    <w:div w:id="690187014">
      <w:bodyDiv w:val="1"/>
      <w:marLeft w:val="0"/>
      <w:marRight w:val="0"/>
      <w:marTop w:val="0"/>
      <w:marBottom w:val="0"/>
      <w:divBdr>
        <w:top w:val="none" w:sz="0" w:space="0" w:color="auto"/>
        <w:left w:val="none" w:sz="0" w:space="0" w:color="auto"/>
        <w:bottom w:val="none" w:sz="0" w:space="0" w:color="auto"/>
        <w:right w:val="none" w:sz="0" w:space="0" w:color="auto"/>
      </w:divBdr>
    </w:div>
    <w:div w:id="691568588">
      <w:bodyDiv w:val="1"/>
      <w:marLeft w:val="0"/>
      <w:marRight w:val="0"/>
      <w:marTop w:val="0"/>
      <w:marBottom w:val="0"/>
      <w:divBdr>
        <w:top w:val="none" w:sz="0" w:space="0" w:color="auto"/>
        <w:left w:val="none" w:sz="0" w:space="0" w:color="auto"/>
        <w:bottom w:val="none" w:sz="0" w:space="0" w:color="auto"/>
        <w:right w:val="none" w:sz="0" w:space="0" w:color="auto"/>
      </w:divBdr>
    </w:div>
    <w:div w:id="692850468">
      <w:bodyDiv w:val="1"/>
      <w:marLeft w:val="0"/>
      <w:marRight w:val="0"/>
      <w:marTop w:val="0"/>
      <w:marBottom w:val="0"/>
      <w:divBdr>
        <w:top w:val="none" w:sz="0" w:space="0" w:color="auto"/>
        <w:left w:val="none" w:sz="0" w:space="0" w:color="auto"/>
        <w:bottom w:val="none" w:sz="0" w:space="0" w:color="auto"/>
        <w:right w:val="none" w:sz="0" w:space="0" w:color="auto"/>
      </w:divBdr>
    </w:div>
    <w:div w:id="693456291">
      <w:bodyDiv w:val="1"/>
      <w:marLeft w:val="0"/>
      <w:marRight w:val="0"/>
      <w:marTop w:val="0"/>
      <w:marBottom w:val="0"/>
      <w:divBdr>
        <w:top w:val="none" w:sz="0" w:space="0" w:color="auto"/>
        <w:left w:val="none" w:sz="0" w:space="0" w:color="auto"/>
        <w:bottom w:val="none" w:sz="0" w:space="0" w:color="auto"/>
        <w:right w:val="none" w:sz="0" w:space="0" w:color="auto"/>
      </w:divBdr>
    </w:div>
    <w:div w:id="693654826">
      <w:bodyDiv w:val="1"/>
      <w:marLeft w:val="0"/>
      <w:marRight w:val="0"/>
      <w:marTop w:val="0"/>
      <w:marBottom w:val="0"/>
      <w:divBdr>
        <w:top w:val="none" w:sz="0" w:space="0" w:color="auto"/>
        <w:left w:val="none" w:sz="0" w:space="0" w:color="auto"/>
        <w:bottom w:val="none" w:sz="0" w:space="0" w:color="auto"/>
        <w:right w:val="none" w:sz="0" w:space="0" w:color="auto"/>
      </w:divBdr>
    </w:div>
    <w:div w:id="694230200">
      <w:bodyDiv w:val="1"/>
      <w:marLeft w:val="0"/>
      <w:marRight w:val="0"/>
      <w:marTop w:val="0"/>
      <w:marBottom w:val="0"/>
      <w:divBdr>
        <w:top w:val="none" w:sz="0" w:space="0" w:color="auto"/>
        <w:left w:val="none" w:sz="0" w:space="0" w:color="auto"/>
        <w:bottom w:val="none" w:sz="0" w:space="0" w:color="auto"/>
        <w:right w:val="none" w:sz="0" w:space="0" w:color="auto"/>
      </w:divBdr>
    </w:div>
    <w:div w:id="694236974">
      <w:bodyDiv w:val="1"/>
      <w:marLeft w:val="0"/>
      <w:marRight w:val="0"/>
      <w:marTop w:val="0"/>
      <w:marBottom w:val="0"/>
      <w:divBdr>
        <w:top w:val="none" w:sz="0" w:space="0" w:color="auto"/>
        <w:left w:val="none" w:sz="0" w:space="0" w:color="auto"/>
        <w:bottom w:val="none" w:sz="0" w:space="0" w:color="auto"/>
        <w:right w:val="none" w:sz="0" w:space="0" w:color="auto"/>
      </w:divBdr>
    </w:div>
    <w:div w:id="695303736">
      <w:bodyDiv w:val="1"/>
      <w:marLeft w:val="0"/>
      <w:marRight w:val="0"/>
      <w:marTop w:val="0"/>
      <w:marBottom w:val="0"/>
      <w:divBdr>
        <w:top w:val="none" w:sz="0" w:space="0" w:color="auto"/>
        <w:left w:val="none" w:sz="0" w:space="0" w:color="auto"/>
        <w:bottom w:val="none" w:sz="0" w:space="0" w:color="auto"/>
        <w:right w:val="none" w:sz="0" w:space="0" w:color="auto"/>
      </w:divBdr>
    </w:div>
    <w:div w:id="696464531">
      <w:bodyDiv w:val="1"/>
      <w:marLeft w:val="0"/>
      <w:marRight w:val="0"/>
      <w:marTop w:val="0"/>
      <w:marBottom w:val="0"/>
      <w:divBdr>
        <w:top w:val="none" w:sz="0" w:space="0" w:color="auto"/>
        <w:left w:val="none" w:sz="0" w:space="0" w:color="auto"/>
        <w:bottom w:val="none" w:sz="0" w:space="0" w:color="auto"/>
        <w:right w:val="none" w:sz="0" w:space="0" w:color="auto"/>
      </w:divBdr>
    </w:div>
    <w:div w:id="697587857">
      <w:bodyDiv w:val="1"/>
      <w:marLeft w:val="0"/>
      <w:marRight w:val="0"/>
      <w:marTop w:val="0"/>
      <w:marBottom w:val="0"/>
      <w:divBdr>
        <w:top w:val="none" w:sz="0" w:space="0" w:color="auto"/>
        <w:left w:val="none" w:sz="0" w:space="0" w:color="auto"/>
        <w:bottom w:val="none" w:sz="0" w:space="0" w:color="auto"/>
        <w:right w:val="none" w:sz="0" w:space="0" w:color="auto"/>
      </w:divBdr>
    </w:div>
    <w:div w:id="699476060">
      <w:bodyDiv w:val="1"/>
      <w:marLeft w:val="0"/>
      <w:marRight w:val="0"/>
      <w:marTop w:val="0"/>
      <w:marBottom w:val="0"/>
      <w:divBdr>
        <w:top w:val="none" w:sz="0" w:space="0" w:color="auto"/>
        <w:left w:val="none" w:sz="0" w:space="0" w:color="auto"/>
        <w:bottom w:val="none" w:sz="0" w:space="0" w:color="auto"/>
        <w:right w:val="none" w:sz="0" w:space="0" w:color="auto"/>
      </w:divBdr>
    </w:div>
    <w:div w:id="702754443">
      <w:bodyDiv w:val="1"/>
      <w:marLeft w:val="0"/>
      <w:marRight w:val="0"/>
      <w:marTop w:val="0"/>
      <w:marBottom w:val="0"/>
      <w:divBdr>
        <w:top w:val="none" w:sz="0" w:space="0" w:color="auto"/>
        <w:left w:val="none" w:sz="0" w:space="0" w:color="auto"/>
        <w:bottom w:val="none" w:sz="0" w:space="0" w:color="auto"/>
        <w:right w:val="none" w:sz="0" w:space="0" w:color="auto"/>
      </w:divBdr>
    </w:div>
    <w:div w:id="704984235">
      <w:bodyDiv w:val="1"/>
      <w:marLeft w:val="0"/>
      <w:marRight w:val="0"/>
      <w:marTop w:val="0"/>
      <w:marBottom w:val="0"/>
      <w:divBdr>
        <w:top w:val="none" w:sz="0" w:space="0" w:color="auto"/>
        <w:left w:val="none" w:sz="0" w:space="0" w:color="auto"/>
        <w:bottom w:val="none" w:sz="0" w:space="0" w:color="auto"/>
        <w:right w:val="none" w:sz="0" w:space="0" w:color="auto"/>
      </w:divBdr>
    </w:div>
    <w:div w:id="708801853">
      <w:bodyDiv w:val="1"/>
      <w:marLeft w:val="0"/>
      <w:marRight w:val="0"/>
      <w:marTop w:val="0"/>
      <w:marBottom w:val="0"/>
      <w:divBdr>
        <w:top w:val="none" w:sz="0" w:space="0" w:color="auto"/>
        <w:left w:val="none" w:sz="0" w:space="0" w:color="auto"/>
        <w:bottom w:val="none" w:sz="0" w:space="0" w:color="auto"/>
        <w:right w:val="none" w:sz="0" w:space="0" w:color="auto"/>
      </w:divBdr>
    </w:div>
    <w:div w:id="709887711">
      <w:bodyDiv w:val="1"/>
      <w:marLeft w:val="0"/>
      <w:marRight w:val="0"/>
      <w:marTop w:val="0"/>
      <w:marBottom w:val="0"/>
      <w:divBdr>
        <w:top w:val="none" w:sz="0" w:space="0" w:color="auto"/>
        <w:left w:val="none" w:sz="0" w:space="0" w:color="auto"/>
        <w:bottom w:val="none" w:sz="0" w:space="0" w:color="auto"/>
        <w:right w:val="none" w:sz="0" w:space="0" w:color="auto"/>
      </w:divBdr>
    </w:div>
    <w:div w:id="715276416">
      <w:bodyDiv w:val="1"/>
      <w:marLeft w:val="0"/>
      <w:marRight w:val="0"/>
      <w:marTop w:val="0"/>
      <w:marBottom w:val="0"/>
      <w:divBdr>
        <w:top w:val="none" w:sz="0" w:space="0" w:color="auto"/>
        <w:left w:val="none" w:sz="0" w:space="0" w:color="auto"/>
        <w:bottom w:val="none" w:sz="0" w:space="0" w:color="auto"/>
        <w:right w:val="none" w:sz="0" w:space="0" w:color="auto"/>
      </w:divBdr>
    </w:div>
    <w:div w:id="716468454">
      <w:bodyDiv w:val="1"/>
      <w:marLeft w:val="0"/>
      <w:marRight w:val="0"/>
      <w:marTop w:val="0"/>
      <w:marBottom w:val="0"/>
      <w:divBdr>
        <w:top w:val="none" w:sz="0" w:space="0" w:color="auto"/>
        <w:left w:val="none" w:sz="0" w:space="0" w:color="auto"/>
        <w:bottom w:val="none" w:sz="0" w:space="0" w:color="auto"/>
        <w:right w:val="none" w:sz="0" w:space="0" w:color="auto"/>
      </w:divBdr>
    </w:div>
    <w:div w:id="716660867">
      <w:bodyDiv w:val="1"/>
      <w:marLeft w:val="0"/>
      <w:marRight w:val="0"/>
      <w:marTop w:val="0"/>
      <w:marBottom w:val="0"/>
      <w:divBdr>
        <w:top w:val="none" w:sz="0" w:space="0" w:color="auto"/>
        <w:left w:val="none" w:sz="0" w:space="0" w:color="auto"/>
        <w:bottom w:val="none" w:sz="0" w:space="0" w:color="auto"/>
        <w:right w:val="none" w:sz="0" w:space="0" w:color="auto"/>
      </w:divBdr>
    </w:div>
    <w:div w:id="718364671">
      <w:bodyDiv w:val="1"/>
      <w:marLeft w:val="0"/>
      <w:marRight w:val="0"/>
      <w:marTop w:val="0"/>
      <w:marBottom w:val="0"/>
      <w:divBdr>
        <w:top w:val="none" w:sz="0" w:space="0" w:color="auto"/>
        <w:left w:val="none" w:sz="0" w:space="0" w:color="auto"/>
        <w:bottom w:val="none" w:sz="0" w:space="0" w:color="auto"/>
        <w:right w:val="none" w:sz="0" w:space="0" w:color="auto"/>
      </w:divBdr>
    </w:div>
    <w:div w:id="719474938">
      <w:bodyDiv w:val="1"/>
      <w:marLeft w:val="0"/>
      <w:marRight w:val="0"/>
      <w:marTop w:val="0"/>
      <w:marBottom w:val="0"/>
      <w:divBdr>
        <w:top w:val="none" w:sz="0" w:space="0" w:color="auto"/>
        <w:left w:val="none" w:sz="0" w:space="0" w:color="auto"/>
        <w:bottom w:val="none" w:sz="0" w:space="0" w:color="auto"/>
        <w:right w:val="none" w:sz="0" w:space="0" w:color="auto"/>
      </w:divBdr>
    </w:div>
    <w:div w:id="721445256">
      <w:bodyDiv w:val="1"/>
      <w:marLeft w:val="0"/>
      <w:marRight w:val="0"/>
      <w:marTop w:val="0"/>
      <w:marBottom w:val="0"/>
      <w:divBdr>
        <w:top w:val="none" w:sz="0" w:space="0" w:color="auto"/>
        <w:left w:val="none" w:sz="0" w:space="0" w:color="auto"/>
        <w:bottom w:val="none" w:sz="0" w:space="0" w:color="auto"/>
        <w:right w:val="none" w:sz="0" w:space="0" w:color="auto"/>
      </w:divBdr>
    </w:div>
    <w:div w:id="725374751">
      <w:bodyDiv w:val="1"/>
      <w:marLeft w:val="0"/>
      <w:marRight w:val="0"/>
      <w:marTop w:val="0"/>
      <w:marBottom w:val="0"/>
      <w:divBdr>
        <w:top w:val="none" w:sz="0" w:space="0" w:color="auto"/>
        <w:left w:val="none" w:sz="0" w:space="0" w:color="auto"/>
        <w:bottom w:val="none" w:sz="0" w:space="0" w:color="auto"/>
        <w:right w:val="none" w:sz="0" w:space="0" w:color="auto"/>
      </w:divBdr>
    </w:div>
    <w:div w:id="726221337">
      <w:bodyDiv w:val="1"/>
      <w:marLeft w:val="0"/>
      <w:marRight w:val="0"/>
      <w:marTop w:val="0"/>
      <w:marBottom w:val="0"/>
      <w:divBdr>
        <w:top w:val="none" w:sz="0" w:space="0" w:color="auto"/>
        <w:left w:val="none" w:sz="0" w:space="0" w:color="auto"/>
        <w:bottom w:val="none" w:sz="0" w:space="0" w:color="auto"/>
        <w:right w:val="none" w:sz="0" w:space="0" w:color="auto"/>
      </w:divBdr>
    </w:div>
    <w:div w:id="729963587">
      <w:bodyDiv w:val="1"/>
      <w:marLeft w:val="0"/>
      <w:marRight w:val="0"/>
      <w:marTop w:val="0"/>
      <w:marBottom w:val="0"/>
      <w:divBdr>
        <w:top w:val="none" w:sz="0" w:space="0" w:color="auto"/>
        <w:left w:val="none" w:sz="0" w:space="0" w:color="auto"/>
        <w:bottom w:val="none" w:sz="0" w:space="0" w:color="auto"/>
        <w:right w:val="none" w:sz="0" w:space="0" w:color="auto"/>
      </w:divBdr>
    </w:div>
    <w:div w:id="731468982">
      <w:bodyDiv w:val="1"/>
      <w:marLeft w:val="0"/>
      <w:marRight w:val="0"/>
      <w:marTop w:val="0"/>
      <w:marBottom w:val="0"/>
      <w:divBdr>
        <w:top w:val="none" w:sz="0" w:space="0" w:color="auto"/>
        <w:left w:val="none" w:sz="0" w:space="0" w:color="auto"/>
        <w:bottom w:val="none" w:sz="0" w:space="0" w:color="auto"/>
        <w:right w:val="none" w:sz="0" w:space="0" w:color="auto"/>
      </w:divBdr>
    </w:div>
    <w:div w:id="732460138">
      <w:bodyDiv w:val="1"/>
      <w:marLeft w:val="0"/>
      <w:marRight w:val="0"/>
      <w:marTop w:val="0"/>
      <w:marBottom w:val="0"/>
      <w:divBdr>
        <w:top w:val="none" w:sz="0" w:space="0" w:color="auto"/>
        <w:left w:val="none" w:sz="0" w:space="0" w:color="auto"/>
        <w:bottom w:val="none" w:sz="0" w:space="0" w:color="auto"/>
        <w:right w:val="none" w:sz="0" w:space="0" w:color="auto"/>
      </w:divBdr>
    </w:div>
    <w:div w:id="738330667">
      <w:bodyDiv w:val="1"/>
      <w:marLeft w:val="0"/>
      <w:marRight w:val="0"/>
      <w:marTop w:val="0"/>
      <w:marBottom w:val="0"/>
      <w:divBdr>
        <w:top w:val="none" w:sz="0" w:space="0" w:color="auto"/>
        <w:left w:val="none" w:sz="0" w:space="0" w:color="auto"/>
        <w:bottom w:val="none" w:sz="0" w:space="0" w:color="auto"/>
        <w:right w:val="none" w:sz="0" w:space="0" w:color="auto"/>
      </w:divBdr>
    </w:div>
    <w:div w:id="738330996">
      <w:bodyDiv w:val="1"/>
      <w:marLeft w:val="0"/>
      <w:marRight w:val="0"/>
      <w:marTop w:val="0"/>
      <w:marBottom w:val="0"/>
      <w:divBdr>
        <w:top w:val="none" w:sz="0" w:space="0" w:color="auto"/>
        <w:left w:val="none" w:sz="0" w:space="0" w:color="auto"/>
        <w:bottom w:val="none" w:sz="0" w:space="0" w:color="auto"/>
        <w:right w:val="none" w:sz="0" w:space="0" w:color="auto"/>
      </w:divBdr>
    </w:div>
    <w:div w:id="740373509">
      <w:bodyDiv w:val="1"/>
      <w:marLeft w:val="0"/>
      <w:marRight w:val="0"/>
      <w:marTop w:val="0"/>
      <w:marBottom w:val="0"/>
      <w:divBdr>
        <w:top w:val="none" w:sz="0" w:space="0" w:color="auto"/>
        <w:left w:val="none" w:sz="0" w:space="0" w:color="auto"/>
        <w:bottom w:val="none" w:sz="0" w:space="0" w:color="auto"/>
        <w:right w:val="none" w:sz="0" w:space="0" w:color="auto"/>
      </w:divBdr>
    </w:div>
    <w:div w:id="740836218">
      <w:bodyDiv w:val="1"/>
      <w:marLeft w:val="0"/>
      <w:marRight w:val="0"/>
      <w:marTop w:val="0"/>
      <w:marBottom w:val="0"/>
      <w:divBdr>
        <w:top w:val="none" w:sz="0" w:space="0" w:color="auto"/>
        <w:left w:val="none" w:sz="0" w:space="0" w:color="auto"/>
        <w:bottom w:val="none" w:sz="0" w:space="0" w:color="auto"/>
        <w:right w:val="none" w:sz="0" w:space="0" w:color="auto"/>
      </w:divBdr>
    </w:div>
    <w:div w:id="741027889">
      <w:bodyDiv w:val="1"/>
      <w:marLeft w:val="0"/>
      <w:marRight w:val="0"/>
      <w:marTop w:val="0"/>
      <w:marBottom w:val="0"/>
      <w:divBdr>
        <w:top w:val="none" w:sz="0" w:space="0" w:color="auto"/>
        <w:left w:val="none" w:sz="0" w:space="0" w:color="auto"/>
        <w:bottom w:val="none" w:sz="0" w:space="0" w:color="auto"/>
        <w:right w:val="none" w:sz="0" w:space="0" w:color="auto"/>
      </w:divBdr>
    </w:div>
    <w:div w:id="741876655">
      <w:bodyDiv w:val="1"/>
      <w:marLeft w:val="0"/>
      <w:marRight w:val="0"/>
      <w:marTop w:val="0"/>
      <w:marBottom w:val="0"/>
      <w:divBdr>
        <w:top w:val="none" w:sz="0" w:space="0" w:color="auto"/>
        <w:left w:val="none" w:sz="0" w:space="0" w:color="auto"/>
        <w:bottom w:val="none" w:sz="0" w:space="0" w:color="auto"/>
        <w:right w:val="none" w:sz="0" w:space="0" w:color="auto"/>
      </w:divBdr>
    </w:div>
    <w:div w:id="742728036">
      <w:bodyDiv w:val="1"/>
      <w:marLeft w:val="0"/>
      <w:marRight w:val="0"/>
      <w:marTop w:val="0"/>
      <w:marBottom w:val="0"/>
      <w:divBdr>
        <w:top w:val="none" w:sz="0" w:space="0" w:color="auto"/>
        <w:left w:val="none" w:sz="0" w:space="0" w:color="auto"/>
        <w:bottom w:val="none" w:sz="0" w:space="0" w:color="auto"/>
        <w:right w:val="none" w:sz="0" w:space="0" w:color="auto"/>
      </w:divBdr>
    </w:div>
    <w:div w:id="744181672">
      <w:bodyDiv w:val="1"/>
      <w:marLeft w:val="0"/>
      <w:marRight w:val="0"/>
      <w:marTop w:val="0"/>
      <w:marBottom w:val="0"/>
      <w:divBdr>
        <w:top w:val="none" w:sz="0" w:space="0" w:color="auto"/>
        <w:left w:val="none" w:sz="0" w:space="0" w:color="auto"/>
        <w:bottom w:val="none" w:sz="0" w:space="0" w:color="auto"/>
        <w:right w:val="none" w:sz="0" w:space="0" w:color="auto"/>
      </w:divBdr>
    </w:div>
    <w:div w:id="744187069">
      <w:bodyDiv w:val="1"/>
      <w:marLeft w:val="0"/>
      <w:marRight w:val="0"/>
      <w:marTop w:val="0"/>
      <w:marBottom w:val="0"/>
      <w:divBdr>
        <w:top w:val="none" w:sz="0" w:space="0" w:color="auto"/>
        <w:left w:val="none" w:sz="0" w:space="0" w:color="auto"/>
        <w:bottom w:val="none" w:sz="0" w:space="0" w:color="auto"/>
        <w:right w:val="none" w:sz="0" w:space="0" w:color="auto"/>
      </w:divBdr>
    </w:div>
    <w:div w:id="744231366">
      <w:bodyDiv w:val="1"/>
      <w:marLeft w:val="0"/>
      <w:marRight w:val="0"/>
      <w:marTop w:val="0"/>
      <w:marBottom w:val="0"/>
      <w:divBdr>
        <w:top w:val="none" w:sz="0" w:space="0" w:color="auto"/>
        <w:left w:val="none" w:sz="0" w:space="0" w:color="auto"/>
        <w:bottom w:val="none" w:sz="0" w:space="0" w:color="auto"/>
        <w:right w:val="none" w:sz="0" w:space="0" w:color="auto"/>
      </w:divBdr>
    </w:div>
    <w:div w:id="746001028">
      <w:bodyDiv w:val="1"/>
      <w:marLeft w:val="0"/>
      <w:marRight w:val="0"/>
      <w:marTop w:val="0"/>
      <w:marBottom w:val="0"/>
      <w:divBdr>
        <w:top w:val="none" w:sz="0" w:space="0" w:color="auto"/>
        <w:left w:val="none" w:sz="0" w:space="0" w:color="auto"/>
        <w:bottom w:val="none" w:sz="0" w:space="0" w:color="auto"/>
        <w:right w:val="none" w:sz="0" w:space="0" w:color="auto"/>
      </w:divBdr>
    </w:div>
    <w:div w:id="746610588">
      <w:bodyDiv w:val="1"/>
      <w:marLeft w:val="0"/>
      <w:marRight w:val="0"/>
      <w:marTop w:val="0"/>
      <w:marBottom w:val="0"/>
      <w:divBdr>
        <w:top w:val="none" w:sz="0" w:space="0" w:color="auto"/>
        <w:left w:val="none" w:sz="0" w:space="0" w:color="auto"/>
        <w:bottom w:val="none" w:sz="0" w:space="0" w:color="auto"/>
        <w:right w:val="none" w:sz="0" w:space="0" w:color="auto"/>
      </w:divBdr>
    </w:div>
    <w:div w:id="746729777">
      <w:bodyDiv w:val="1"/>
      <w:marLeft w:val="0"/>
      <w:marRight w:val="0"/>
      <w:marTop w:val="0"/>
      <w:marBottom w:val="0"/>
      <w:divBdr>
        <w:top w:val="none" w:sz="0" w:space="0" w:color="auto"/>
        <w:left w:val="none" w:sz="0" w:space="0" w:color="auto"/>
        <w:bottom w:val="none" w:sz="0" w:space="0" w:color="auto"/>
        <w:right w:val="none" w:sz="0" w:space="0" w:color="auto"/>
      </w:divBdr>
    </w:div>
    <w:div w:id="748620663">
      <w:bodyDiv w:val="1"/>
      <w:marLeft w:val="0"/>
      <w:marRight w:val="0"/>
      <w:marTop w:val="0"/>
      <w:marBottom w:val="0"/>
      <w:divBdr>
        <w:top w:val="none" w:sz="0" w:space="0" w:color="auto"/>
        <w:left w:val="none" w:sz="0" w:space="0" w:color="auto"/>
        <w:bottom w:val="none" w:sz="0" w:space="0" w:color="auto"/>
        <w:right w:val="none" w:sz="0" w:space="0" w:color="auto"/>
      </w:divBdr>
    </w:div>
    <w:div w:id="749930934">
      <w:bodyDiv w:val="1"/>
      <w:marLeft w:val="0"/>
      <w:marRight w:val="0"/>
      <w:marTop w:val="0"/>
      <w:marBottom w:val="0"/>
      <w:divBdr>
        <w:top w:val="none" w:sz="0" w:space="0" w:color="auto"/>
        <w:left w:val="none" w:sz="0" w:space="0" w:color="auto"/>
        <w:bottom w:val="none" w:sz="0" w:space="0" w:color="auto"/>
        <w:right w:val="none" w:sz="0" w:space="0" w:color="auto"/>
      </w:divBdr>
    </w:div>
    <w:div w:id="750273112">
      <w:bodyDiv w:val="1"/>
      <w:marLeft w:val="0"/>
      <w:marRight w:val="0"/>
      <w:marTop w:val="0"/>
      <w:marBottom w:val="0"/>
      <w:divBdr>
        <w:top w:val="none" w:sz="0" w:space="0" w:color="auto"/>
        <w:left w:val="none" w:sz="0" w:space="0" w:color="auto"/>
        <w:bottom w:val="none" w:sz="0" w:space="0" w:color="auto"/>
        <w:right w:val="none" w:sz="0" w:space="0" w:color="auto"/>
      </w:divBdr>
    </w:div>
    <w:div w:id="750545261">
      <w:bodyDiv w:val="1"/>
      <w:marLeft w:val="0"/>
      <w:marRight w:val="0"/>
      <w:marTop w:val="0"/>
      <w:marBottom w:val="0"/>
      <w:divBdr>
        <w:top w:val="none" w:sz="0" w:space="0" w:color="auto"/>
        <w:left w:val="none" w:sz="0" w:space="0" w:color="auto"/>
        <w:bottom w:val="none" w:sz="0" w:space="0" w:color="auto"/>
        <w:right w:val="none" w:sz="0" w:space="0" w:color="auto"/>
      </w:divBdr>
    </w:div>
    <w:div w:id="751465024">
      <w:bodyDiv w:val="1"/>
      <w:marLeft w:val="0"/>
      <w:marRight w:val="0"/>
      <w:marTop w:val="0"/>
      <w:marBottom w:val="0"/>
      <w:divBdr>
        <w:top w:val="none" w:sz="0" w:space="0" w:color="auto"/>
        <w:left w:val="none" w:sz="0" w:space="0" w:color="auto"/>
        <w:bottom w:val="none" w:sz="0" w:space="0" w:color="auto"/>
        <w:right w:val="none" w:sz="0" w:space="0" w:color="auto"/>
      </w:divBdr>
    </w:div>
    <w:div w:id="751776033">
      <w:bodyDiv w:val="1"/>
      <w:marLeft w:val="0"/>
      <w:marRight w:val="0"/>
      <w:marTop w:val="0"/>
      <w:marBottom w:val="0"/>
      <w:divBdr>
        <w:top w:val="none" w:sz="0" w:space="0" w:color="auto"/>
        <w:left w:val="none" w:sz="0" w:space="0" w:color="auto"/>
        <w:bottom w:val="none" w:sz="0" w:space="0" w:color="auto"/>
        <w:right w:val="none" w:sz="0" w:space="0" w:color="auto"/>
      </w:divBdr>
    </w:div>
    <w:div w:id="752317117">
      <w:bodyDiv w:val="1"/>
      <w:marLeft w:val="0"/>
      <w:marRight w:val="0"/>
      <w:marTop w:val="0"/>
      <w:marBottom w:val="0"/>
      <w:divBdr>
        <w:top w:val="none" w:sz="0" w:space="0" w:color="auto"/>
        <w:left w:val="none" w:sz="0" w:space="0" w:color="auto"/>
        <w:bottom w:val="none" w:sz="0" w:space="0" w:color="auto"/>
        <w:right w:val="none" w:sz="0" w:space="0" w:color="auto"/>
      </w:divBdr>
    </w:div>
    <w:div w:id="752580758">
      <w:bodyDiv w:val="1"/>
      <w:marLeft w:val="0"/>
      <w:marRight w:val="0"/>
      <w:marTop w:val="0"/>
      <w:marBottom w:val="0"/>
      <w:divBdr>
        <w:top w:val="none" w:sz="0" w:space="0" w:color="auto"/>
        <w:left w:val="none" w:sz="0" w:space="0" w:color="auto"/>
        <w:bottom w:val="none" w:sz="0" w:space="0" w:color="auto"/>
        <w:right w:val="none" w:sz="0" w:space="0" w:color="auto"/>
      </w:divBdr>
    </w:div>
    <w:div w:id="754519209">
      <w:bodyDiv w:val="1"/>
      <w:marLeft w:val="0"/>
      <w:marRight w:val="0"/>
      <w:marTop w:val="0"/>
      <w:marBottom w:val="0"/>
      <w:divBdr>
        <w:top w:val="none" w:sz="0" w:space="0" w:color="auto"/>
        <w:left w:val="none" w:sz="0" w:space="0" w:color="auto"/>
        <w:bottom w:val="none" w:sz="0" w:space="0" w:color="auto"/>
        <w:right w:val="none" w:sz="0" w:space="0" w:color="auto"/>
      </w:divBdr>
    </w:div>
    <w:div w:id="754594740">
      <w:bodyDiv w:val="1"/>
      <w:marLeft w:val="0"/>
      <w:marRight w:val="0"/>
      <w:marTop w:val="0"/>
      <w:marBottom w:val="0"/>
      <w:divBdr>
        <w:top w:val="none" w:sz="0" w:space="0" w:color="auto"/>
        <w:left w:val="none" w:sz="0" w:space="0" w:color="auto"/>
        <w:bottom w:val="none" w:sz="0" w:space="0" w:color="auto"/>
        <w:right w:val="none" w:sz="0" w:space="0" w:color="auto"/>
      </w:divBdr>
    </w:div>
    <w:div w:id="755322964">
      <w:bodyDiv w:val="1"/>
      <w:marLeft w:val="0"/>
      <w:marRight w:val="0"/>
      <w:marTop w:val="0"/>
      <w:marBottom w:val="0"/>
      <w:divBdr>
        <w:top w:val="none" w:sz="0" w:space="0" w:color="auto"/>
        <w:left w:val="none" w:sz="0" w:space="0" w:color="auto"/>
        <w:bottom w:val="none" w:sz="0" w:space="0" w:color="auto"/>
        <w:right w:val="none" w:sz="0" w:space="0" w:color="auto"/>
      </w:divBdr>
    </w:div>
    <w:div w:id="756245630">
      <w:bodyDiv w:val="1"/>
      <w:marLeft w:val="0"/>
      <w:marRight w:val="0"/>
      <w:marTop w:val="0"/>
      <w:marBottom w:val="0"/>
      <w:divBdr>
        <w:top w:val="none" w:sz="0" w:space="0" w:color="auto"/>
        <w:left w:val="none" w:sz="0" w:space="0" w:color="auto"/>
        <w:bottom w:val="none" w:sz="0" w:space="0" w:color="auto"/>
        <w:right w:val="none" w:sz="0" w:space="0" w:color="auto"/>
      </w:divBdr>
    </w:div>
    <w:div w:id="756949966">
      <w:bodyDiv w:val="1"/>
      <w:marLeft w:val="0"/>
      <w:marRight w:val="0"/>
      <w:marTop w:val="0"/>
      <w:marBottom w:val="0"/>
      <w:divBdr>
        <w:top w:val="none" w:sz="0" w:space="0" w:color="auto"/>
        <w:left w:val="none" w:sz="0" w:space="0" w:color="auto"/>
        <w:bottom w:val="none" w:sz="0" w:space="0" w:color="auto"/>
        <w:right w:val="none" w:sz="0" w:space="0" w:color="auto"/>
      </w:divBdr>
    </w:div>
    <w:div w:id="758521066">
      <w:bodyDiv w:val="1"/>
      <w:marLeft w:val="0"/>
      <w:marRight w:val="0"/>
      <w:marTop w:val="0"/>
      <w:marBottom w:val="0"/>
      <w:divBdr>
        <w:top w:val="none" w:sz="0" w:space="0" w:color="auto"/>
        <w:left w:val="none" w:sz="0" w:space="0" w:color="auto"/>
        <w:bottom w:val="none" w:sz="0" w:space="0" w:color="auto"/>
        <w:right w:val="none" w:sz="0" w:space="0" w:color="auto"/>
      </w:divBdr>
    </w:div>
    <w:div w:id="763187214">
      <w:bodyDiv w:val="1"/>
      <w:marLeft w:val="0"/>
      <w:marRight w:val="0"/>
      <w:marTop w:val="0"/>
      <w:marBottom w:val="0"/>
      <w:divBdr>
        <w:top w:val="none" w:sz="0" w:space="0" w:color="auto"/>
        <w:left w:val="none" w:sz="0" w:space="0" w:color="auto"/>
        <w:bottom w:val="none" w:sz="0" w:space="0" w:color="auto"/>
        <w:right w:val="none" w:sz="0" w:space="0" w:color="auto"/>
      </w:divBdr>
    </w:div>
    <w:div w:id="764813751">
      <w:bodyDiv w:val="1"/>
      <w:marLeft w:val="0"/>
      <w:marRight w:val="0"/>
      <w:marTop w:val="0"/>
      <w:marBottom w:val="0"/>
      <w:divBdr>
        <w:top w:val="none" w:sz="0" w:space="0" w:color="auto"/>
        <w:left w:val="none" w:sz="0" w:space="0" w:color="auto"/>
        <w:bottom w:val="none" w:sz="0" w:space="0" w:color="auto"/>
        <w:right w:val="none" w:sz="0" w:space="0" w:color="auto"/>
      </w:divBdr>
    </w:div>
    <w:div w:id="764882564">
      <w:bodyDiv w:val="1"/>
      <w:marLeft w:val="0"/>
      <w:marRight w:val="0"/>
      <w:marTop w:val="0"/>
      <w:marBottom w:val="0"/>
      <w:divBdr>
        <w:top w:val="none" w:sz="0" w:space="0" w:color="auto"/>
        <w:left w:val="none" w:sz="0" w:space="0" w:color="auto"/>
        <w:bottom w:val="none" w:sz="0" w:space="0" w:color="auto"/>
        <w:right w:val="none" w:sz="0" w:space="0" w:color="auto"/>
      </w:divBdr>
    </w:div>
    <w:div w:id="773475790">
      <w:bodyDiv w:val="1"/>
      <w:marLeft w:val="0"/>
      <w:marRight w:val="0"/>
      <w:marTop w:val="0"/>
      <w:marBottom w:val="0"/>
      <w:divBdr>
        <w:top w:val="none" w:sz="0" w:space="0" w:color="auto"/>
        <w:left w:val="none" w:sz="0" w:space="0" w:color="auto"/>
        <w:bottom w:val="none" w:sz="0" w:space="0" w:color="auto"/>
        <w:right w:val="none" w:sz="0" w:space="0" w:color="auto"/>
      </w:divBdr>
    </w:div>
    <w:div w:id="773676442">
      <w:bodyDiv w:val="1"/>
      <w:marLeft w:val="0"/>
      <w:marRight w:val="0"/>
      <w:marTop w:val="0"/>
      <w:marBottom w:val="0"/>
      <w:divBdr>
        <w:top w:val="none" w:sz="0" w:space="0" w:color="auto"/>
        <w:left w:val="none" w:sz="0" w:space="0" w:color="auto"/>
        <w:bottom w:val="none" w:sz="0" w:space="0" w:color="auto"/>
        <w:right w:val="none" w:sz="0" w:space="0" w:color="auto"/>
      </w:divBdr>
    </w:div>
    <w:div w:id="774635665">
      <w:bodyDiv w:val="1"/>
      <w:marLeft w:val="0"/>
      <w:marRight w:val="0"/>
      <w:marTop w:val="0"/>
      <w:marBottom w:val="0"/>
      <w:divBdr>
        <w:top w:val="none" w:sz="0" w:space="0" w:color="auto"/>
        <w:left w:val="none" w:sz="0" w:space="0" w:color="auto"/>
        <w:bottom w:val="none" w:sz="0" w:space="0" w:color="auto"/>
        <w:right w:val="none" w:sz="0" w:space="0" w:color="auto"/>
      </w:divBdr>
    </w:div>
    <w:div w:id="782925093">
      <w:bodyDiv w:val="1"/>
      <w:marLeft w:val="0"/>
      <w:marRight w:val="0"/>
      <w:marTop w:val="0"/>
      <w:marBottom w:val="0"/>
      <w:divBdr>
        <w:top w:val="none" w:sz="0" w:space="0" w:color="auto"/>
        <w:left w:val="none" w:sz="0" w:space="0" w:color="auto"/>
        <w:bottom w:val="none" w:sz="0" w:space="0" w:color="auto"/>
        <w:right w:val="none" w:sz="0" w:space="0" w:color="auto"/>
      </w:divBdr>
    </w:div>
    <w:div w:id="783812939">
      <w:bodyDiv w:val="1"/>
      <w:marLeft w:val="0"/>
      <w:marRight w:val="0"/>
      <w:marTop w:val="0"/>
      <w:marBottom w:val="0"/>
      <w:divBdr>
        <w:top w:val="none" w:sz="0" w:space="0" w:color="auto"/>
        <w:left w:val="none" w:sz="0" w:space="0" w:color="auto"/>
        <w:bottom w:val="none" w:sz="0" w:space="0" w:color="auto"/>
        <w:right w:val="none" w:sz="0" w:space="0" w:color="auto"/>
      </w:divBdr>
    </w:div>
    <w:div w:id="784891212">
      <w:bodyDiv w:val="1"/>
      <w:marLeft w:val="0"/>
      <w:marRight w:val="0"/>
      <w:marTop w:val="0"/>
      <w:marBottom w:val="0"/>
      <w:divBdr>
        <w:top w:val="none" w:sz="0" w:space="0" w:color="auto"/>
        <w:left w:val="none" w:sz="0" w:space="0" w:color="auto"/>
        <w:bottom w:val="none" w:sz="0" w:space="0" w:color="auto"/>
        <w:right w:val="none" w:sz="0" w:space="0" w:color="auto"/>
      </w:divBdr>
    </w:div>
    <w:div w:id="786704267">
      <w:bodyDiv w:val="1"/>
      <w:marLeft w:val="0"/>
      <w:marRight w:val="0"/>
      <w:marTop w:val="0"/>
      <w:marBottom w:val="0"/>
      <w:divBdr>
        <w:top w:val="none" w:sz="0" w:space="0" w:color="auto"/>
        <w:left w:val="none" w:sz="0" w:space="0" w:color="auto"/>
        <w:bottom w:val="none" w:sz="0" w:space="0" w:color="auto"/>
        <w:right w:val="none" w:sz="0" w:space="0" w:color="auto"/>
      </w:divBdr>
    </w:div>
    <w:div w:id="787312462">
      <w:bodyDiv w:val="1"/>
      <w:marLeft w:val="0"/>
      <w:marRight w:val="0"/>
      <w:marTop w:val="0"/>
      <w:marBottom w:val="0"/>
      <w:divBdr>
        <w:top w:val="none" w:sz="0" w:space="0" w:color="auto"/>
        <w:left w:val="none" w:sz="0" w:space="0" w:color="auto"/>
        <w:bottom w:val="none" w:sz="0" w:space="0" w:color="auto"/>
        <w:right w:val="none" w:sz="0" w:space="0" w:color="auto"/>
      </w:divBdr>
    </w:div>
    <w:div w:id="787359776">
      <w:bodyDiv w:val="1"/>
      <w:marLeft w:val="0"/>
      <w:marRight w:val="0"/>
      <w:marTop w:val="0"/>
      <w:marBottom w:val="0"/>
      <w:divBdr>
        <w:top w:val="none" w:sz="0" w:space="0" w:color="auto"/>
        <w:left w:val="none" w:sz="0" w:space="0" w:color="auto"/>
        <w:bottom w:val="none" w:sz="0" w:space="0" w:color="auto"/>
        <w:right w:val="none" w:sz="0" w:space="0" w:color="auto"/>
      </w:divBdr>
    </w:div>
    <w:div w:id="788739144">
      <w:bodyDiv w:val="1"/>
      <w:marLeft w:val="0"/>
      <w:marRight w:val="0"/>
      <w:marTop w:val="0"/>
      <w:marBottom w:val="0"/>
      <w:divBdr>
        <w:top w:val="none" w:sz="0" w:space="0" w:color="auto"/>
        <w:left w:val="none" w:sz="0" w:space="0" w:color="auto"/>
        <w:bottom w:val="none" w:sz="0" w:space="0" w:color="auto"/>
        <w:right w:val="none" w:sz="0" w:space="0" w:color="auto"/>
      </w:divBdr>
    </w:div>
    <w:div w:id="789975827">
      <w:bodyDiv w:val="1"/>
      <w:marLeft w:val="0"/>
      <w:marRight w:val="0"/>
      <w:marTop w:val="0"/>
      <w:marBottom w:val="0"/>
      <w:divBdr>
        <w:top w:val="none" w:sz="0" w:space="0" w:color="auto"/>
        <w:left w:val="none" w:sz="0" w:space="0" w:color="auto"/>
        <w:bottom w:val="none" w:sz="0" w:space="0" w:color="auto"/>
        <w:right w:val="none" w:sz="0" w:space="0" w:color="auto"/>
      </w:divBdr>
    </w:div>
    <w:div w:id="791242983">
      <w:bodyDiv w:val="1"/>
      <w:marLeft w:val="0"/>
      <w:marRight w:val="0"/>
      <w:marTop w:val="0"/>
      <w:marBottom w:val="0"/>
      <w:divBdr>
        <w:top w:val="none" w:sz="0" w:space="0" w:color="auto"/>
        <w:left w:val="none" w:sz="0" w:space="0" w:color="auto"/>
        <w:bottom w:val="none" w:sz="0" w:space="0" w:color="auto"/>
        <w:right w:val="none" w:sz="0" w:space="0" w:color="auto"/>
      </w:divBdr>
    </w:div>
    <w:div w:id="793905763">
      <w:bodyDiv w:val="1"/>
      <w:marLeft w:val="0"/>
      <w:marRight w:val="0"/>
      <w:marTop w:val="0"/>
      <w:marBottom w:val="0"/>
      <w:divBdr>
        <w:top w:val="none" w:sz="0" w:space="0" w:color="auto"/>
        <w:left w:val="none" w:sz="0" w:space="0" w:color="auto"/>
        <w:bottom w:val="none" w:sz="0" w:space="0" w:color="auto"/>
        <w:right w:val="none" w:sz="0" w:space="0" w:color="auto"/>
      </w:divBdr>
    </w:div>
    <w:div w:id="794525237">
      <w:bodyDiv w:val="1"/>
      <w:marLeft w:val="0"/>
      <w:marRight w:val="0"/>
      <w:marTop w:val="0"/>
      <w:marBottom w:val="0"/>
      <w:divBdr>
        <w:top w:val="none" w:sz="0" w:space="0" w:color="auto"/>
        <w:left w:val="none" w:sz="0" w:space="0" w:color="auto"/>
        <w:bottom w:val="none" w:sz="0" w:space="0" w:color="auto"/>
        <w:right w:val="none" w:sz="0" w:space="0" w:color="auto"/>
      </w:divBdr>
    </w:div>
    <w:div w:id="794566096">
      <w:bodyDiv w:val="1"/>
      <w:marLeft w:val="0"/>
      <w:marRight w:val="0"/>
      <w:marTop w:val="0"/>
      <w:marBottom w:val="0"/>
      <w:divBdr>
        <w:top w:val="none" w:sz="0" w:space="0" w:color="auto"/>
        <w:left w:val="none" w:sz="0" w:space="0" w:color="auto"/>
        <w:bottom w:val="none" w:sz="0" w:space="0" w:color="auto"/>
        <w:right w:val="none" w:sz="0" w:space="0" w:color="auto"/>
      </w:divBdr>
    </w:div>
    <w:div w:id="795178755">
      <w:bodyDiv w:val="1"/>
      <w:marLeft w:val="0"/>
      <w:marRight w:val="0"/>
      <w:marTop w:val="0"/>
      <w:marBottom w:val="0"/>
      <w:divBdr>
        <w:top w:val="none" w:sz="0" w:space="0" w:color="auto"/>
        <w:left w:val="none" w:sz="0" w:space="0" w:color="auto"/>
        <w:bottom w:val="none" w:sz="0" w:space="0" w:color="auto"/>
        <w:right w:val="none" w:sz="0" w:space="0" w:color="auto"/>
      </w:divBdr>
    </w:div>
    <w:div w:id="799152055">
      <w:bodyDiv w:val="1"/>
      <w:marLeft w:val="0"/>
      <w:marRight w:val="0"/>
      <w:marTop w:val="0"/>
      <w:marBottom w:val="0"/>
      <w:divBdr>
        <w:top w:val="none" w:sz="0" w:space="0" w:color="auto"/>
        <w:left w:val="none" w:sz="0" w:space="0" w:color="auto"/>
        <w:bottom w:val="none" w:sz="0" w:space="0" w:color="auto"/>
        <w:right w:val="none" w:sz="0" w:space="0" w:color="auto"/>
      </w:divBdr>
    </w:div>
    <w:div w:id="802189574">
      <w:bodyDiv w:val="1"/>
      <w:marLeft w:val="0"/>
      <w:marRight w:val="0"/>
      <w:marTop w:val="0"/>
      <w:marBottom w:val="0"/>
      <w:divBdr>
        <w:top w:val="none" w:sz="0" w:space="0" w:color="auto"/>
        <w:left w:val="none" w:sz="0" w:space="0" w:color="auto"/>
        <w:bottom w:val="none" w:sz="0" w:space="0" w:color="auto"/>
        <w:right w:val="none" w:sz="0" w:space="0" w:color="auto"/>
      </w:divBdr>
      <w:divsChild>
        <w:div w:id="1952086553">
          <w:marLeft w:val="0"/>
          <w:marRight w:val="0"/>
          <w:marTop w:val="0"/>
          <w:marBottom w:val="0"/>
          <w:divBdr>
            <w:top w:val="none" w:sz="0" w:space="0" w:color="auto"/>
            <w:left w:val="none" w:sz="0" w:space="0" w:color="auto"/>
            <w:bottom w:val="none" w:sz="0" w:space="0" w:color="auto"/>
            <w:right w:val="none" w:sz="0" w:space="0" w:color="auto"/>
          </w:divBdr>
          <w:divsChild>
            <w:div w:id="4434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0789">
      <w:bodyDiv w:val="1"/>
      <w:marLeft w:val="0"/>
      <w:marRight w:val="0"/>
      <w:marTop w:val="0"/>
      <w:marBottom w:val="0"/>
      <w:divBdr>
        <w:top w:val="none" w:sz="0" w:space="0" w:color="auto"/>
        <w:left w:val="none" w:sz="0" w:space="0" w:color="auto"/>
        <w:bottom w:val="none" w:sz="0" w:space="0" w:color="auto"/>
        <w:right w:val="none" w:sz="0" w:space="0" w:color="auto"/>
      </w:divBdr>
    </w:div>
    <w:div w:id="808979737">
      <w:bodyDiv w:val="1"/>
      <w:marLeft w:val="0"/>
      <w:marRight w:val="0"/>
      <w:marTop w:val="0"/>
      <w:marBottom w:val="0"/>
      <w:divBdr>
        <w:top w:val="none" w:sz="0" w:space="0" w:color="auto"/>
        <w:left w:val="none" w:sz="0" w:space="0" w:color="auto"/>
        <w:bottom w:val="none" w:sz="0" w:space="0" w:color="auto"/>
        <w:right w:val="none" w:sz="0" w:space="0" w:color="auto"/>
      </w:divBdr>
    </w:div>
    <w:div w:id="811630364">
      <w:bodyDiv w:val="1"/>
      <w:marLeft w:val="0"/>
      <w:marRight w:val="0"/>
      <w:marTop w:val="0"/>
      <w:marBottom w:val="0"/>
      <w:divBdr>
        <w:top w:val="none" w:sz="0" w:space="0" w:color="auto"/>
        <w:left w:val="none" w:sz="0" w:space="0" w:color="auto"/>
        <w:bottom w:val="none" w:sz="0" w:space="0" w:color="auto"/>
        <w:right w:val="none" w:sz="0" w:space="0" w:color="auto"/>
      </w:divBdr>
    </w:div>
    <w:div w:id="811946864">
      <w:bodyDiv w:val="1"/>
      <w:marLeft w:val="0"/>
      <w:marRight w:val="0"/>
      <w:marTop w:val="0"/>
      <w:marBottom w:val="0"/>
      <w:divBdr>
        <w:top w:val="none" w:sz="0" w:space="0" w:color="auto"/>
        <w:left w:val="none" w:sz="0" w:space="0" w:color="auto"/>
        <w:bottom w:val="none" w:sz="0" w:space="0" w:color="auto"/>
        <w:right w:val="none" w:sz="0" w:space="0" w:color="auto"/>
      </w:divBdr>
    </w:div>
    <w:div w:id="812259311">
      <w:bodyDiv w:val="1"/>
      <w:marLeft w:val="0"/>
      <w:marRight w:val="0"/>
      <w:marTop w:val="0"/>
      <w:marBottom w:val="0"/>
      <w:divBdr>
        <w:top w:val="none" w:sz="0" w:space="0" w:color="auto"/>
        <w:left w:val="none" w:sz="0" w:space="0" w:color="auto"/>
        <w:bottom w:val="none" w:sz="0" w:space="0" w:color="auto"/>
        <w:right w:val="none" w:sz="0" w:space="0" w:color="auto"/>
      </w:divBdr>
    </w:div>
    <w:div w:id="815342731">
      <w:bodyDiv w:val="1"/>
      <w:marLeft w:val="0"/>
      <w:marRight w:val="0"/>
      <w:marTop w:val="0"/>
      <w:marBottom w:val="0"/>
      <w:divBdr>
        <w:top w:val="none" w:sz="0" w:space="0" w:color="auto"/>
        <w:left w:val="none" w:sz="0" w:space="0" w:color="auto"/>
        <w:bottom w:val="none" w:sz="0" w:space="0" w:color="auto"/>
        <w:right w:val="none" w:sz="0" w:space="0" w:color="auto"/>
      </w:divBdr>
    </w:div>
    <w:div w:id="816604252">
      <w:bodyDiv w:val="1"/>
      <w:marLeft w:val="0"/>
      <w:marRight w:val="0"/>
      <w:marTop w:val="0"/>
      <w:marBottom w:val="0"/>
      <w:divBdr>
        <w:top w:val="none" w:sz="0" w:space="0" w:color="auto"/>
        <w:left w:val="none" w:sz="0" w:space="0" w:color="auto"/>
        <w:bottom w:val="none" w:sz="0" w:space="0" w:color="auto"/>
        <w:right w:val="none" w:sz="0" w:space="0" w:color="auto"/>
      </w:divBdr>
    </w:div>
    <w:div w:id="820846969">
      <w:bodyDiv w:val="1"/>
      <w:marLeft w:val="0"/>
      <w:marRight w:val="0"/>
      <w:marTop w:val="0"/>
      <w:marBottom w:val="0"/>
      <w:divBdr>
        <w:top w:val="none" w:sz="0" w:space="0" w:color="auto"/>
        <w:left w:val="none" w:sz="0" w:space="0" w:color="auto"/>
        <w:bottom w:val="none" w:sz="0" w:space="0" w:color="auto"/>
        <w:right w:val="none" w:sz="0" w:space="0" w:color="auto"/>
      </w:divBdr>
    </w:div>
    <w:div w:id="822628317">
      <w:bodyDiv w:val="1"/>
      <w:marLeft w:val="0"/>
      <w:marRight w:val="0"/>
      <w:marTop w:val="0"/>
      <w:marBottom w:val="0"/>
      <w:divBdr>
        <w:top w:val="none" w:sz="0" w:space="0" w:color="auto"/>
        <w:left w:val="none" w:sz="0" w:space="0" w:color="auto"/>
        <w:bottom w:val="none" w:sz="0" w:space="0" w:color="auto"/>
        <w:right w:val="none" w:sz="0" w:space="0" w:color="auto"/>
      </w:divBdr>
    </w:div>
    <w:div w:id="824976639">
      <w:bodyDiv w:val="1"/>
      <w:marLeft w:val="0"/>
      <w:marRight w:val="0"/>
      <w:marTop w:val="0"/>
      <w:marBottom w:val="0"/>
      <w:divBdr>
        <w:top w:val="none" w:sz="0" w:space="0" w:color="auto"/>
        <w:left w:val="none" w:sz="0" w:space="0" w:color="auto"/>
        <w:bottom w:val="none" w:sz="0" w:space="0" w:color="auto"/>
        <w:right w:val="none" w:sz="0" w:space="0" w:color="auto"/>
      </w:divBdr>
    </w:div>
    <w:div w:id="831456275">
      <w:bodyDiv w:val="1"/>
      <w:marLeft w:val="0"/>
      <w:marRight w:val="0"/>
      <w:marTop w:val="0"/>
      <w:marBottom w:val="0"/>
      <w:divBdr>
        <w:top w:val="none" w:sz="0" w:space="0" w:color="auto"/>
        <w:left w:val="none" w:sz="0" w:space="0" w:color="auto"/>
        <w:bottom w:val="none" w:sz="0" w:space="0" w:color="auto"/>
        <w:right w:val="none" w:sz="0" w:space="0" w:color="auto"/>
      </w:divBdr>
    </w:div>
    <w:div w:id="832910635">
      <w:bodyDiv w:val="1"/>
      <w:marLeft w:val="0"/>
      <w:marRight w:val="0"/>
      <w:marTop w:val="0"/>
      <w:marBottom w:val="0"/>
      <w:divBdr>
        <w:top w:val="none" w:sz="0" w:space="0" w:color="auto"/>
        <w:left w:val="none" w:sz="0" w:space="0" w:color="auto"/>
        <w:bottom w:val="none" w:sz="0" w:space="0" w:color="auto"/>
        <w:right w:val="none" w:sz="0" w:space="0" w:color="auto"/>
      </w:divBdr>
    </w:div>
    <w:div w:id="836455128">
      <w:bodyDiv w:val="1"/>
      <w:marLeft w:val="0"/>
      <w:marRight w:val="0"/>
      <w:marTop w:val="0"/>
      <w:marBottom w:val="0"/>
      <w:divBdr>
        <w:top w:val="none" w:sz="0" w:space="0" w:color="auto"/>
        <w:left w:val="none" w:sz="0" w:space="0" w:color="auto"/>
        <w:bottom w:val="none" w:sz="0" w:space="0" w:color="auto"/>
        <w:right w:val="none" w:sz="0" w:space="0" w:color="auto"/>
      </w:divBdr>
    </w:div>
    <w:div w:id="838810276">
      <w:bodyDiv w:val="1"/>
      <w:marLeft w:val="0"/>
      <w:marRight w:val="0"/>
      <w:marTop w:val="0"/>
      <w:marBottom w:val="0"/>
      <w:divBdr>
        <w:top w:val="none" w:sz="0" w:space="0" w:color="auto"/>
        <w:left w:val="none" w:sz="0" w:space="0" w:color="auto"/>
        <w:bottom w:val="none" w:sz="0" w:space="0" w:color="auto"/>
        <w:right w:val="none" w:sz="0" w:space="0" w:color="auto"/>
      </w:divBdr>
    </w:div>
    <w:div w:id="840047790">
      <w:bodyDiv w:val="1"/>
      <w:marLeft w:val="0"/>
      <w:marRight w:val="0"/>
      <w:marTop w:val="0"/>
      <w:marBottom w:val="0"/>
      <w:divBdr>
        <w:top w:val="none" w:sz="0" w:space="0" w:color="auto"/>
        <w:left w:val="none" w:sz="0" w:space="0" w:color="auto"/>
        <w:bottom w:val="none" w:sz="0" w:space="0" w:color="auto"/>
        <w:right w:val="none" w:sz="0" w:space="0" w:color="auto"/>
      </w:divBdr>
    </w:div>
    <w:div w:id="844825493">
      <w:bodyDiv w:val="1"/>
      <w:marLeft w:val="0"/>
      <w:marRight w:val="0"/>
      <w:marTop w:val="0"/>
      <w:marBottom w:val="0"/>
      <w:divBdr>
        <w:top w:val="none" w:sz="0" w:space="0" w:color="auto"/>
        <w:left w:val="none" w:sz="0" w:space="0" w:color="auto"/>
        <w:bottom w:val="none" w:sz="0" w:space="0" w:color="auto"/>
        <w:right w:val="none" w:sz="0" w:space="0" w:color="auto"/>
      </w:divBdr>
    </w:div>
    <w:div w:id="847478353">
      <w:bodyDiv w:val="1"/>
      <w:marLeft w:val="0"/>
      <w:marRight w:val="0"/>
      <w:marTop w:val="0"/>
      <w:marBottom w:val="0"/>
      <w:divBdr>
        <w:top w:val="none" w:sz="0" w:space="0" w:color="auto"/>
        <w:left w:val="none" w:sz="0" w:space="0" w:color="auto"/>
        <w:bottom w:val="none" w:sz="0" w:space="0" w:color="auto"/>
        <w:right w:val="none" w:sz="0" w:space="0" w:color="auto"/>
      </w:divBdr>
    </w:div>
    <w:div w:id="849830924">
      <w:bodyDiv w:val="1"/>
      <w:marLeft w:val="0"/>
      <w:marRight w:val="0"/>
      <w:marTop w:val="0"/>
      <w:marBottom w:val="0"/>
      <w:divBdr>
        <w:top w:val="none" w:sz="0" w:space="0" w:color="auto"/>
        <w:left w:val="none" w:sz="0" w:space="0" w:color="auto"/>
        <w:bottom w:val="none" w:sz="0" w:space="0" w:color="auto"/>
        <w:right w:val="none" w:sz="0" w:space="0" w:color="auto"/>
      </w:divBdr>
    </w:div>
    <w:div w:id="852916002">
      <w:bodyDiv w:val="1"/>
      <w:marLeft w:val="0"/>
      <w:marRight w:val="0"/>
      <w:marTop w:val="0"/>
      <w:marBottom w:val="0"/>
      <w:divBdr>
        <w:top w:val="none" w:sz="0" w:space="0" w:color="auto"/>
        <w:left w:val="none" w:sz="0" w:space="0" w:color="auto"/>
        <w:bottom w:val="none" w:sz="0" w:space="0" w:color="auto"/>
        <w:right w:val="none" w:sz="0" w:space="0" w:color="auto"/>
      </w:divBdr>
    </w:div>
    <w:div w:id="853760642">
      <w:bodyDiv w:val="1"/>
      <w:marLeft w:val="0"/>
      <w:marRight w:val="0"/>
      <w:marTop w:val="0"/>
      <w:marBottom w:val="0"/>
      <w:divBdr>
        <w:top w:val="none" w:sz="0" w:space="0" w:color="auto"/>
        <w:left w:val="none" w:sz="0" w:space="0" w:color="auto"/>
        <w:bottom w:val="none" w:sz="0" w:space="0" w:color="auto"/>
        <w:right w:val="none" w:sz="0" w:space="0" w:color="auto"/>
      </w:divBdr>
    </w:div>
    <w:div w:id="854618122">
      <w:bodyDiv w:val="1"/>
      <w:marLeft w:val="0"/>
      <w:marRight w:val="0"/>
      <w:marTop w:val="0"/>
      <w:marBottom w:val="0"/>
      <w:divBdr>
        <w:top w:val="none" w:sz="0" w:space="0" w:color="auto"/>
        <w:left w:val="none" w:sz="0" w:space="0" w:color="auto"/>
        <w:bottom w:val="none" w:sz="0" w:space="0" w:color="auto"/>
        <w:right w:val="none" w:sz="0" w:space="0" w:color="auto"/>
      </w:divBdr>
    </w:div>
    <w:div w:id="855266997">
      <w:bodyDiv w:val="1"/>
      <w:marLeft w:val="0"/>
      <w:marRight w:val="0"/>
      <w:marTop w:val="0"/>
      <w:marBottom w:val="0"/>
      <w:divBdr>
        <w:top w:val="none" w:sz="0" w:space="0" w:color="auto"/>
        <w:left w:val="none" w:sz="0" w:space="0" w:color="auto"/>
        <w:bottom w:val="none" w:sz="0" w:space="0" w:color="auto"/>
        <w:right w:val="none" w:sz="0" w:space="0" w:color="auto"/>
      </w:divBdr>
    </w:div>
    <w:div w:id="856193822">
      <w:bodyDiv w:val="1"/>
      <w:marLeft w:val="0"/>
      <w:marRight w:val="0"/>
      <w:marTop w:val="0"/>
      <w:marBottom w:val="0"/>
      <w:divBdr>
        <w:top w:val="none" w:sz="0" w:space="0" w:color="auto"/>
        <w:left w:val="none" w:sz="0" w:space="0" w:color="auto"/>
        <w:bottom w:val="none" w:sz="0" w:space="0" w:color="auto"/>
        <w:right w:val="none" w:sz="0" w:space="0" w:color="auto"/>
      </w:divBdr>
    </w:div>
    <w:div w:id="861437100">
      <w:bodyDiv w:val="1"/>
      <w:marLeft w:val="0"/>
      <w:marRight w:val="0"/>
      <w:marTop w:val="0"/>
      <w:marBottom w:val="0"/>
      <w:divBdr>
        <w:top w:val="none" w:sz="0" w:space="0" w:color="auto"/>
        <w:left w:val="none" w:sz="0" w:space="0" w:color="auto"/>
        <w:bottom w:val="none" w:sz="0" w:space="0" w:color="auto"/>
        <w:right w:val="none" w:sz="0" w:space="0" w:color="auto"/>
      </w:divBdr>
    </w:div>
    <w:div w:id="862286710">
      <w:bodyDiv w:val="1"/>
      <w:marLeft w:val="0"/>
      <w:marRight w:val="0"/>
      <w:marTop w:val="0"/>
      <w:marBottom w:val="0"/>
      <w:divBdr>
        <w:top w:val="none" w:sz="0" w:space="0" w:color="auto"/>
        <w:left w:val="none" w:sz="0" w:space="0" w:color="auto"/>
        <w:bottom w:val="none" w:sz="0" w:space="0" w:color="auto"/>
        <w:right w:val="none" w:sz="0" w:space="0" w:color="auto"/>
      </w:divBdr>
    </w:div>
    <w:div w:id="862666717">
      <w:bodyDiv w:val="1"/>
      <w:marLeft w:val="0"/>
      <w:marRight w:val="0"/>
      <w:marTop w:val="0"/>
      <w:marBottom w:val="0"/>
      <w:divBdr>
        <w:top w:val="none" w:sz="0" w:space="0" w:color="auto"/>
        <w:left w:val="none" w:sz="0" w:space="0" w:color="auto"/>
        <w:bottom w:val="none" w:sz="0" w:space="0" w:color="auto"/>
        <w:right w:val="none" w:sz="0" w:space="0" w:color="auto"/>
      </w:divBdr>
    </w:div>
    <w:div w:id="862674319">
      <w:bodyDiv w:val="1"/>
      <w:marLeft w:val="0"/>
      <w:marRight w:val="0"/>
      <w:marTop w:val="0"/>
      <w:marBottom w:val="0"/>
      <w:divBdr>
        <w:top w:val="none" w:sz="0" w:space="0" w:color="auto"/>
        <w:left w:val="none" w:sz="0" w:space="0" w:color="auto"/>
        <w:bottom w:val="none" w:sz="0" w:space="0" w:color="auto"/>
        <w:right w:val="none" w:sz="0" w:space="0" w:color="auto"/>
      </w:divBdr>
    </w:div>
    <w:div w:id="863900962">
      <w:bodyDiv w:val="1"/>
      <w:marLeft w:val="0"/>
      <w:marRight w:val="0"/>
      <w:marTop w:val="0"/>
      <w:marBottom w:val="0"/>
      <w:divBdr>
        <w:top w:val="none" w:sz="0" w:space="0" w:color="auto"/>
        <w:left w:val="none" w:sz="0" w:space="0" w:color="auto"/>
        <w:bottom w:val="none" w:sz="0" w:space="0" w:color="auto"/>
        <w:right w:val="none" w:sz="0" w:space="0" w:color="auto"/>
      </w:divBdr>
    </w:div>
    <w:div w:id="865100943">
      <w:bodyDiv w:val="1"/>
      <w:marLeft w:val="0"/>
      <w:marRight w:val="0"/>
      <w:marTop w:val="0"/>
      <w:marBottom w:val="0"/>
      <w:divBdr>
        <w:top w:val="none" w:sz="0" w:space="0" w:color="auto"/>
        <w:left w:val="none" w:sz="0" w:space="0" w:color="auto"/>
        <w:bottom w:val="none" w:sz="0" w:space="0" w:color="auto"/>
        <w:right w:val="none" w:sz="0" w:space="0" w:color="auto"/>
      </w:divBdr>
    </w:div>
    <w:div w:id="865753552">
      <w:bodyDiv w:val="1"/>
      <w:marLeft w:val="0"/>
      <w:marRight w:val="0"/>
      <w:marTop w:val="0"/>
      <w:marBottom w:val="0"/>
      <w:divBdr>
        <w:top w:val="none" w:sz="0" w:space="0" w:color="auto"/>
        <w:left w:val="none" w:sz="0" w:space="0" w:color="auto"/>
        <w:bottom w:val="none" w:sz="0" w:space="0" w:color="auto"/>
        <w:right w:val="none" w:sz="0" w:space="0" w:color="auto"/>
      </w:divBdr>
    </w:div>
    <w:div w:id="866455625">
      <w:bodyDiv w:val="1"/>
      <w:marLeft w:val="0"/>
      <w:marRight w:val="0"/>
      <w:marTop w:val="0"/>
      <w:marBottom w:val="0"/>
      <w:divBdr>
        <w:top w:val="none" w:sz="0" w:space="0" w:color="auto"/>
        <w:left w:val="none" w:sz="0" w:space="0" w:color="auto"/>
        <w:bottom w:val="none" w:sz="0" w:space="0" w:color="auto"/>
        <w:right w:val="none" w:sz="0" w:space="0" w:color="auto"/>
      </w:divBdr>
    </w:div>
    <w:div w:id="868642024">
      <w:bodyDiv w:val="1"/>
      <w:marLeft w:val="0"/>
      <w:marRight w:val="0"/>
      <w:marTop w:val="0"/>
      <w:marBottom w:val="0"/>
      <w:divBdr>
        <w:top w:val="none" w:sz="0" w:space="0" w:color="auto"/>
        <w:left w:val="none" w:sz="0" w:space="0" w:color="auto"/>
        <w:bottom w:val="none" w:sz="0" w:space="0" w:color="auto"/>
        <w:right w:val="none" w:sz="0" w:space="0" w:color="auto"/>
      </w:divBdr>
    </w:div>
    <w:div w:id="870149353">
      <w:bodyDiv w:val="1"/>
      <w:marLeft w:val="0"/>
      <w:marRight w:val="0"/>
      <w:marTop w:val="0"/>
      <w:marBottom w:val="0"/>
      <w:divBdr>
        <w:top w:val="none" w:sz="0" w:space="0" w:color="auto"/>
        <w:left w:val="none" w:sz="0" w:space="0" w:color="auto"/>
        <w:bottom w:val="none" w:sz="0" w:space="0" w:color="auto"/>
        <w:right w:val="none" w:sz="0" w:space="0" w:color="auto"/>
      </w:divBdr>
    </w:div>
    <w:div w:id="870190998">
      <w:bodyDiv w:val="1"/>
      <w:marLeft w:val="0"/>
      <w:marRight w:val="0"/>
      <w:marTop w:val="0"/>
      <w:marBottom w:val="0"/>
      <w:divBdr>
        <w:top w:val="none" w:sz="0" w:space="0" w:color="auto"/>
        <w:left w:val="none" w:sz="0" w:space="0" w:color="auto"/>
        <w:bottom w:val="none" w:sz="0" w:space="0" w:color="auto"/>
        <w:right w:val="none" w:sz="0" w:space="0" w:color="auto"/>
      </w:divBdr>
    </w:div>
    <w:div w:id="870264375">
      <w:bodyDiv w:val="1"/>
      <w:marLeft w:val="0"/>
      <w:marRight w:val="0"/>
      <w:marTop w:val="0"/>
      <w:marBottom w:val="0"/>
      <w:divBdr>
        <w:top w:val="none" w:sz="0" w:space="0" w:color="auto"/>
        <w:left w:val="none" w:sz="0" w:space="0" w:color="auto"/>
        <w:bottom w:val="none" w:sz="0" w:space="0" w:color="auto"/>
        <w:right w:val="none" w:sz="0" w:space="0" w:color="auto"/>
      </w:divBdr>
    </w:div>
    <w:div w:id="870923430">
      <w:bodyDiv w:val="1"/>
      <w:marLeft w:val="0"/>
      <w:marRight w:val="0"/>
      <w:marTop w:val="0"/>
      <w:marBottom w:val="0"/>
      <w:divBdr>
        <w:top w:val="none" w:sz="0" w:space="0" w:color="auto"/>
        <w:left w:val="none" w:sz="0" w:space="0" w:color="auto"/>
        <w:bottom w:val="none" w:sz="0" w:space="0" w:color="auto"/>
        <w:right w:val="none" w:sz="0" w:space="0" w:color="auto"/>
      </w:divBdr>
    </w:div>
    <w:div w:id="873157972">
      <w:bodyDiv w:val="1"/>
      <w:marLeft w:val="0"/>
      <w:marRight w:val="0"/>
      <w:marTop w:val="0"/>
      <w:marBottom w:val="0"/>
      <w:divBdr>
        <w:top w:val="none" w:sz="0" w:space="0" w:color="auto"/>
        <w:left w:val="none" w:sz="0" w:space="0" w:color="auto"/>
        <w:bottom w:val="none" w:sz="0" w:space="0" w:color="auto"/>
        <w:right w:val="none" w:sz="0" w:space="0" w:color="auto"/>
      </w:divBdr>
    </w:div>
    <w:div w:id="875895595">
      <w:bodyDiv w:val="1"/>
      <w:marLeft w:val="0"/>
      <w:marRight w:val="0"/>
      <w:marTop w:val="0"/>
      <w:marBottom w:val="0"/>
      <w:divBdr>
        <w:top w:val="none" w:sz="0" w:space="0" w:color="auto"/>
        <w:left w:val="none" w:sz="0" w:space="0" w:color="auto"/>
        <w:bottom w:val="none" w:sz="0" w:space="0" w:color="auto"/>
        <w:right w:val="none" w:sz="0" w:space="0" w:color="auto"/>
      </w:divBdr>
    </w:div>
    <w:div w:id="876162506">
      <w:bodyDiv w:val="1"/>
      <w:marLeft w:val="0"/>
      <w:marRight w:val="0"/>
      <w:marTop w:val="0"/>
      <w:marBottom w:val="0"/>
      <w:divBdr>
        <w:top w:val="none" w:sz="0" w:space="0" w:color="auto"/>
        <w:left w:val="none" w:sz="0" w:space="0" w:color="auto"/>
        <w:bottom w:val="none" w:sz="0" w:space="0" w:color="auto"/>
        <w:right w:val="none" w:sz="0" w:space="0" w:color="auto"/>
      </w:divBdr>
    </w:div>
    <w:div w:id="876545143">
      <w:bodyDiv w:val="1"/>
      <w:marLeft w:val="0"/>
      <w:marRight w:val="0"/>
      <w:marTop w:val="0"/>
      <w:marBottom w:val="0"/>
      <w:divBdr>
        <w:top w:val="none" w:sz="0" w:space="0" w:color="auto"/>
        <w:left w:val="none" w:sz="0" w:space="0" w:color="auto"/>
        <w:bottom w:val="none" w:sz="0" w:space="0" w:color="auto"/>
        <w:right w:val="none" w:sz="0" w:space="0" w:color="auto"/>
      </w:divBdr>
    </w:div>
    <w:div w:id="876551176">
      <w:bodyDiv w:val="1"/>
      <w:marLeft w:val="0"/>
      <w:marRight w:val="0"/>
      <w:marTop w:val="0"/>
      <w:marBottom w:val="0"/>
      <w:divBdr>
        <w:top w:val="none" w:sz="0" w:space="0" w:color="auto"/>
        <w:left w:val="none" w:sz="0" w:space="0" w:color="auto"/>
        <w:bottom w:val="none" w:sz="0" w:space="0" w:color="auto"/>
        <w:right w:val="none" w:sz="0" w:space="0" w:color="auto"/>
      </w:divBdr>
    </w:div>
    <w:div w:id="877817870">
      <w:bodyDiv w:val="1"/>
      <w:marLeft w:val="0"/>
      <w:marRight w:val="0"/>
      <w:marTop w:val="0"/>
      <w:marBottom w:val="0"/>
      <w:divBdr>
        <w:top w:val="none" w:sz="0" w:space="0" w:color="auto"/>
        <w:left w:val="none" w:sz="0" w:space="0" w:color="auto"/>
        <w:bottom w:val="none" w:sz="0" w:space="0" w:color="auto"/>
        <w:right w:val="none" w:sz="0" w:space="0" w:color="auto"/>
      </w:divBdr>
    </w:div>
    <w:div w:id="878518861">
      <w:bodyDiv w:val="1"/>
      <w:marLeft w:val="0"/>
      <w:marRight w:val="0"/>
      <w:marTop w:val="0"/>
      <w:marBottom w:val="0"/>
      <w:divBdr>
        <w:top w:val="none" w:sz="0" w:space="0" w:color="auto"/>
        <w:left w:val="none" w:sz="0" w:space="0" w:color="auto"/>
        <w:bottom w:val="none" w:sz="0" w:space="0" w:color="auto"/>
        <w:right w:val="none" w:sz="0" w:space="0" w:color="auto"/>
      </w:divBdr>
    </w:div>
    <w:div w:id="878785531">
      <w:bodyDiv w:val="1"/>
      <w:marLeft w:val="0"/>
      <w:marRight w:val="0"/>
      <w:marTop w:val="0"/>
      <w:marBottom w:val="0"/>
      <w:divBdr>
        <w:top w:val="none" w:sz="0" w:space="0" w:color="auto"/>
        <w:left w:val="none" w:sz="0" w:space="0" w:color="auto"/>
        <w:bottom w:val="none" w:sz="0" w:space="0" w:color="auto"/>
        <w:right w:val="none" w:sz="0" w:space="0" w:color="auto"/>
      </w:divBdr>
    </w:div>
    <w:div w:id="879588632">
      <w:bodyDiv w:val="1"/>
      <w:marLeft w:val="0"/>
      <w:marRight w:val="0"/>
      <w:marTop w:val="0"/>
      <w:marBottom w:val="0"/>
      <w:divBdr>
        <w:top w:val="none" w:sz="0" w:space="0" w:color="auto"/>
        <w:left w:val="none" w:sz="0" w:space="0" w:color="auto"/>
        <w:bottom w:val="none" w:sz="0" w:space="0" w:color="auto"/>
        <w:right w:val="none" w:sz="0" w:space="0" w:color="auto"/>
      </w:divBdr>
    </w:div>
    <w:div w:id="882474283">
      <w:bodyDiv w:val="1"/>
      <w:marLeft w:val="0"/>
      <w:marRight w:val="0"/>
      <w:marTop w:val="0"/>
      <w:marBottom w:val="0"/>
      <w:divBdr>
        <w:top w:val="none" w:sz="0" w:space="0" w:color="auto"/>
        <w:left w:val="none" w:sz="0" w:space="0" w:color="auto"/>
        <w:bottom w:val="none" w:sz="0" w:space="0" w:color="auto"/>
        <w:right w:val="none" w:sz="0" w:space="0" w:color="auto"/>
      </w:divBdr>
    </w:div>
    <w:div w:id="883715746">
      <w:bodyDiv w:val="1"/>
      <w:marLeft w:val="0"/>
      <w:marRight w:val="0"/>
      <w:marTop w:val="0"/>
      <w:marBottom w:val="0"/>
      <w:divBdr>
        <w:top w:val="none" w:sz="0" w:space="0" w:color="auto"/>
        <w:left w:val="none" w:sz="0" w:space="0" w:color="auto"/>
        <w:bottom w:val="none" w:sz="0" w:space="0" w:color="auto"/>
        <w:right w:val="none" w:sz="0" w:space="0" w:color="auto"/>
      </w:divBdr>
    </w:div>
    <w:div w:id="887306156">
      <w:bodyDiv w:val="1"/>
      <w:marLeft w:val="0"/>
      <w:marRight w:val="0"/>
      <w:marTop w:val="0"/>
      <w:marBottom w:val="0"/>
      <w:divBdr>
        <w:top w:val="none" w:sz="0" w:space="0" w:color="auto"/>
        <w:left w:val="none" w:sz="0" w:space="0" w:color="auto"/>
        <w:bottom w:val="none" w:sz="0" w:space="0" w:color="auto"/>
        <w:right w:val="none" w:sz="0" w:space="0" w:color="auto"/>
      </w:divBdr>
    </w:div>
    <w:div w:id="887688493">
      <w:bodyDiv w:val="1"/>
      <w:marLeft w:val="0"/>
      <w:marRight w:val="0"/>
      <w:marTop w:val="0"/>
      <w:marBottom w:val="0"/>
      <w:divBdr>
        <w:top w:val="none" w:sz="0" w:space="0" w:color="auto"/>
        <w:left w:val="none" w:sz="0" w:space="0" w:color="auto"/>
        <w:bottom w:val="none" w:sz="0" w:space="0" w:color="auto"/>
        <w:right w:val="none" w:sz="0" w:space="0" w:color="auto"/>
      </w:divBdr>
    </w:div>
    <w:div w:id="888030571">
      <w:bodyDiv w:val="1"/>
      <w:marLeft w:val="0"/>
      <w:marRight w:val="0"/>
      <w:marTop w:val="0"/>
      <w:marBottom w:val="0"/>
      <w:divBdr>
        <w:top w:val="none" w:sz="0" w:space="0" w:color="auto"/>
        <w:left w:val="none" w:sz="0" w:space="0" w:color="auto"/>
        <w:bottom w:val="none" w:sz="0" w:space="0" w:color="auto"/>
        <w:right w:val="none" w:sz="0" w:space="0" w:color="auto"/>
      </w:divBdr>
    </w:div>
    <w:div w:id="894000271">
      <w:bodyDiv w:val="1"/>
      <w:marLeft w:val="0"/>
      <w:marRight w:val="0"/>
      <w:marTop w:val="0"/>
      <w:marBottom w:val="0"/>
      <w:divBdr>
        <w:top w:val="none" w:sz="0" w:space="0" w:color="auto"/>
        <w:left w:val="none" w:sz="0" w:space="0" w:color="auto"/>
        <w:bottom w:val="none" w:sz="0" w:space="0" w:color="auto"/>
        <w:right w:val="none" w:sz="0" w:space="0" w:color="auto"/>
      </w:divBdr>
    </w:div>
    <w:div w:id="897087249">
      <w:bodyDiv w:val="1"/>
      <w:marLeft w:val="0"/>
      <w:marRight w:val="0"/>
      <w:marTop w:val="0"/>
      <w:marBottom w:val="0"/>
      <w:divBdr>
        <w:top w:val="none" w:sz="0" w:space="0" w:color="auto"/>
        <w:left w:val="none" w:sz="0" w:space="0" w:color="auto"/>
        <w:bottom w:val="none" w:sz="0" w:space="0" w:color="auto"/>
        <w:right w:val="none" w:sz="0" w:space="0" w:color="auto"/>
      </w:divBdr>
    </w:div>
    <w:div w:id="901259922">
      <w:bodyDiv w:val="1"/>
      <w:marLeft w:val="0"/>
      <w:marRight w:val="0"/>
      <w:marTop w:val="0"/>
      <w:marBottom w:val="0"/>
      <w:divBdr>
        <w:top w:val="none" w:sz="0" w:space="0" w:color="auto"/>
        <w:left w:val="none" w:sz="0" w:space="0" w:color="auto"/>
        <w:bottom w:val="none" w:sz="0" w:space="0" w:color="auto"/>
        <w:right w:val="none" w:sz="0" w:space="0" w:color="auto"/>
      </w:divBdr>
    </w:div>
    <w:div w:id="905606548">
      <w:bodyDiv w:val="1"/>
      <w:marLeft w:val="0"/>
      <w:marRight w:val="0"/>
      <w:marTop w:val="0"/>
      <w:marBottom w:val="0"/>
      <w:divBdr>
        <w:top w:val="none" w:sz="0" w:space="0" w:color="auto"/>
        <w:left w:val="none" w:sz="0" w:space="0" w:color="auto"/>
        <w:bottom w:val="none" w:sz="0" w:space="0" w:color="auto"/>
        <w:right w:val="none" w:sz="0" w:space="0" w:color="auto"/>
      </w:divBdr>
    </w:div>
    <w:div w:id="906039577">
      <w:bodyDiv w:val="1"/>
      <w:marLeft w:val="0"/>
      <w:marRight w:val="0"/>
      <w:marTop w:val="0"/>
      <w:marBottom w:val="0"/>
      <w:divBdr>
        <w:top w:val="none" w:sz="0" w:space="0" w:color="auto"/>
        <w:left w:val="none" w:sz="0" w:space="0" w:color="auto"/>
        <w:bottom w:val="none" w:sz="0" w:space="0" w:color="auto"/>
        <w:right w:val="none" w:sz="0" w:space="0" w:color="auto"/>
      </w:divBdr>
    </w:div>
    <w:div w:id="906495125">
      <w:bodyDiv w:val="1"/>
      <w:marLeft w:val="0"/>
      <w:marRight w:val="0"/>
      <w:marTop w:val="0"/>
      <w:marBottom w:val="0"/>
      <w:divBdr>
        <w:top w:val="none" w:sz="0" w:space="0" w:color="auto"/>
        <w:left w:val="none" w:sz="0" w:space="0" w:color="auto"/>
        <w:bottom w:val="none" w:sz="0" w:space="0" w:color="auto"/>
        <w:right w:val="none" w:sz="0" w:space="0" w:color="auto"/>
      </w:divBdr>
    </w:div>
    <w:div w:id="906647415">
      <w:bodyDiv w:val="1"/>
      <w:marLeft w:val="0"/>
      <w:marRight w:val="0"/>
      <w:marTop w:val="0"/>
      <w:marBottom w:val="0"/>
      <w:divBdr>
        <w:top w:val="none" w:sz="0" w:space="0" w:color="auto"/>
        <w:left w:val="none" w:sz="0" w:space="0" w:color="auto"/>
        <w:bottom w:val="none" w:sz="0" w:space="0" w:color="auto"/>
        <w:right w:val="none" w:sz="0" w:space="0" w:color="auto"/>
      </w:divBdr>
    </w:div>
    <w:div w:id="906846334">
      <w:bodyDiv w:val="1"/>
      <w:marLeft w:val="0"/>
      <w:marRight w:val="0"/>
      <w:marTop w:val="0"/>
      <w:marBottom w:val="0"/>
      <w:divBdr>
        <w:top w:val="none" w:sz="0" w:space="0" w:color="auto"/>
        <w:left w:val="none" w:sz="0" w:space="0" w:color="auto"/>
        <w:bottom w:val="none" w:sz="0" w:space="0" w:color="auto"/>
        <w:right w:val="none" w:sz="0" w:space="0" w:color="auto"/>
      </w:divBdr>
    </w:div>
    <w:div w:id="909390146">
      <w:bodyDiv w:val="1"/>
      <w:marLeft w:val="0"/>
      <w:marRight w:val="0"/>
      <w:marTop w:val="0"/>
      <w:marBottom w:val="0"/>
      <w:divBdr>
        <w:top w:val="none" w:sz="0" w:space="0" w:color="auto"/>
        <w:left w:val="none" w:sz="0" w:space="0" w:color="auto"/>
        <w:bottom w:val="none" w:sz="0" w:space="0" w:color="auto"/>
        <w:right w:val="none" w:sz="0" w:space="0" w:color="auto"/>
      </w:divBdr>
    </w:div>
    <w:div w:id="910164204">
      <w:bodyDiv w:val="1"/>
      <w:marLeft w:val="0"/>
      <w:marRight w:val="0"/>
      <w:marTop w:val="0"/>
      <w:marBottom w:val="0"/>
      <w:divBdr>
        <w:top w:val="none" w:sz="0" w:space="0" w:color="auto"/>
        <w:left w:val="none" w:sz="0" w:space="0" w:color="auto"/>
        <w:bottom w:val="none" w:sz="0" w:space="0" w:color="auto"/>
        <w:right w:val="none" w:sz="0" w:space="0" w:color="auto"/>
      </w:divBdr>
    </w:div>
    <w:div w:id="914705047">
      <w:bodyDiv w:val="1"/>
      <w:marLeft w:val="0"/>
      <w:marRight w:val="0"/>
      <w:marTop w:val="0"/>
      <w:marBottom w:val="0"/>
      <w:divBdr>
        <w:top w:val="none" w:sz="0" w:space="0" w:color="auto"/>
        <w:left w:val="none" w:sz="0" w:space="0" w:color="auto"/>
        <w:bottom w:val="none" w:sz="0" w:space="0" w:color="auto"/>
        <w:right w:val="none" w:sz="0" w:space="0" w:color="auto"/>
      </w:divBdr>
    </w:div>
    <w:div w:id="915866176">
      <w:bodyDiv w:val="1"/>
      <w:marLeft w:val="0"/>
      <w:marRight w:val="0"/>
      <w:marTop w:val="0"/>
      <w:marBottom w:val="0"/>
      <w:divBdr>
        <w:top w:val="none" w:sz="0" w:space="0" w:color="auto"/>
        <w:left w:val="none" w:sz="0" w:space="0" w:color="auto"/>
        <w:bottom w:val="none" w:sz="0" w:space="0" w:color="auto"/>
        <w:right w:val="none" w:sz="0" w:space="0" w:color="auto"/>
      </w:divBdr>
    </w:div>
    <w:div w:id="916865524">
      <w:bodyDiv w:val="1"/>
      <w:marLeft w:val="0"/>
      <w:marRight w:val="0"/>
      <w:marTop w:val="0"/>
      <w:marBottom w:val="0"/>
      <w:divBdr>
        <w:top w:val="none" w:sz="0" w:space="0" w:color="auto"/>
        <w:left w:val="none" w:sz="0" w:space="0" w:color="auto"/>
        <w:bottom w:val="none" w:sz="0" w:space="0" w:color="auto"/>
        <w:right w:val="none" w:sz="0" w:space="0" w:color="auto"/>
      </w:divBdr>
    </w:div>
    <w:div w:id="917516891">
      <w:bodyDiv w:val="1"/>
      <w:marLeft w:val="0"/>
      <w:marRight w:val="0"/>
      <w:marTop w:val="0"/>
      <w:marBottom w:val="0"/>
      <w:divBdr>
        <w:top w:val="none" w:sz="0" w:space="0" w:color="auto"/>
        <w:left w:val="none" w:sz="0" w:space="0" w:color="auto"/>
        <w:bottom w:val="none" w:sz="0" w:space="0" w:color="auto"/>
        <w:right w:val="none" w:sz="0" w:space="0" w:color="auto"/>
      </w:divBdr>
    </w:div>
    <w:div w:id="919174972">
      <w:bodyDiv w:val="1"/>
      <w:marLeft w:val="0"/>
      <w:marRight w:val="0"/>
      <w:marTop w:val="0"/>
      <w:marBottom w:val="0"/>
      <w:divBdr>
        <w:top w:val="none" w:sz="0" w:space="0" w:color="auto"/>
        <w:left w:val="none" w:sz="0" w:space="0" w:color="auto"/>
        <w:bottom w:val="none" w:sz="0" w:space="0" w:color="auto"/>
        <w:right w:val="none" w:sz="0" w:space="0" w:color="auto"/>
      </w:divBdr>
    </w:div>
    <w:div w:id="920526180">
      <w:bodyDiv w:val="1"/>
      <w:marLeft w:val="0"/>
      <w:marRight w:val="0"/>
      <w:marTop w:val="0"/>
      <w:marBottom w:val="0"/>
      <w:divBdr>
        <w:top w:val="none" w:sz="0" w:space="0" w:color="auto"/>
        <w:left w:val="none" w:sz="0" w:space="0" w:color="auto"/>
        <w:bottom w:val="none" w:sz="0" w:space="0" w:color="auto"/>
        <w:right w:val="none" w:sz="0" w:space="0" w:color="auto"/>
      </w:divBdr>
    </w:div>
    <w:div w:id="920913999">
      <w:bodyDiv w:val="1"/>
      <w:marLeft w:val="0"/>
      <w:marRight w:val="0"/>
      <w:marTop w:val="0"/>
      <w:marBottom w:val="0"/>
      <w:divBdr>
        <w:top w:val="none" w:sz="0" w:space="0" w:color="auto"/>
        <w:left w:val="none" w:sz="0" w:space="0" w:color="auto"/>
        <w:bottom w:val="none" w:sz="0" w:space="0" w:color="auto"/>
        <w:right w:val="none" w:sz="0" w:space="0" w:color="auto"/>
      </w:divBdr>
    </w:div>
    <w:div w:id="921336717">
      <w:bodyDiv w:val="1"/>
      <w:marLeft w:val="0"/>
      <w:marRight w:val="0"/>
      <w:marTop w:val="0"/>
      <w:marBottom w:val="0"/>
      <w:divBdr>
        <w:top w:val="none" w:sz="0" w:space="0" w:color="auto"/>
        <w:left w:val="none" w:sz="0" w:space="0" w:color="auto"/>
        <w:bottom w:val="none" w:sz="0" w:space="0" w:color="auto"/>
        <w:right w:val="none" w:sz="0" w:space="0" w:color="auto"/>
      </w:divBdr>
    </w:div>
    <w:div w:id="923998489">
      <w:bodyDiv w:val="1"/>
      <w:marLeft w:val="0"/>
      <w:marRight w:val="0"/>
      <w:marTop w:val="0"/>
      <w:marBottom w:val="0"/>
      <w:divBdr>
        <w:top w:val="none" w:sz="0" w:space="0" w:color="auto"/>
        <w:left w:val="none" w:sz="0" w:space="0" w:color="auto"/>
        <w:bottom w:val="none" w:sz="0" w:space="0" w:color="auto"/>
        <w:right w:val="none" w:sz="0" w:space="0" w:color="auto"/>
      </w:divBdr>
    </w:div>
    <w:div w:id="924338775">
      <w:bodyDiv w:val="1"/>
      <w:marLeft w:val="0"/>
      <w:marRight w:val="0"/>
      <w:marTop w:val="0"/>
      <w:marBottom w:val="0"/>
      <w:divBdr>
        <w:top w:val="none" w:sz="0" w:space="0" w:color="auto"/>
        <w:left w:val="none" w:sz="0" w:space="0" w:color="auto"/>
        <w:bottom w:val="none" w:sz="0" w:space="0" w:color="auto"/>
        <w:right w:val="none" w:sz="0" w:space="0" w:color="auto"/>
      </w:divBdr>
    </w:div>
    <w:div w:id="925069092">
      <w:bodyDiv w:val="1"/>
      <w:marLeft w:val="0"/>
      <w:marRight w:val="0"/>
      <w:marTop w:val="0"/>
      <w:marBottom w:val="0"/>
      <w:divBdr>
        <w:top w:val="none" w:sz="0" w:space="0" w:color="auto"/>
        <w:left w:val="none" w:sz="0" w:space="0" w:color="auto"/>
        <w:bottom w:val="none" w:sz="0" w:space="0" w:color="auto"/>
        <w:right w:val="none" w:sz="0" w:space="0" w:color="auto"/>
      </w:divBdr>
    </w:div>
    <w:div w:id="927078519">
      <w:bodyDiv w:val="1"/>
      <w:marLeft w:val="0"/>
      <w:marRight w:val="0"/>
      <w:marTop w:val="0"/>
      <w:marBottom w:val="0"/>
      <w:divBdr>
        <w:top w:val="none" w:sz="0" w:space="0" w:color="auto"/>
        <w:left w:val="none" w:sz="0" w:space="0" w:color="auto"/>
        <w:bottom w:val="none" w:sz="0" w:space="0" w:color="auto"/>
        <w:right w:val="none" w:sz="0" w:space="0" w:color="auto"/>
      </w:divBdr>
    </w:div>
    <w:div w:id="928927847">
      <w:bodyDiv w:val="1"/>
      <w:marLeft w:val="0"/>
      <w:marRight w:val="0"/>
      <w:marTop w:val="0"/>
      <w:marBottom w:val="0"/>
      <w:divBdr>
        <w:top w:val="none" w:sz="0" w:space="0" w:color="auto"/>
        <w:left w:val="none" w:sz="0" w:space="0" w:color="auto"/>
        <w:bottom w:val="none" w:sz="0" w:space="0" w:color="auto"/>
        <w:right w:val="none" w:sz="0" w:space="0" w:color="auto"/>
      </w:divBdr>
    </w:div>
    <w:div w:id="930046039">
      <w:bodyDiv w:val="1"/>
      <w:marLeft w:val="0"/>
      <w:marRight w:val="0"/>
      <w:marTop w:val="0"/>
      <w:marBottom w:val="0"/>
      <w:divBdr>
        <w:top w:val="none" w:sz="0" w:space="0" w:color="auto"/>
        <w:left w:val="none" w:sz="0" w:space="0" w:color="auto"/>
        <w:bottom w:val="none" w:sz="0" w:space="0" w:color="auto"/>
        <w:right w:val="none" w:sz="0" w:space="0" w:color="auto"/>
      </w:divBdr>
    </w:div>
    <w:div w:id="932781662">
      <w:bodyDiv w:val="1"/>
      <w:marLeft w:val="0"/>
      <w:marRight w:val="0"/>
      <w:marTop w:val="0"/>
      <w:marBottom w:val="0"/>
      <w:divBdr>
        <w:top w:val="none" w:sz="0" w:space="0" w:color="auto"/>
        <w:left w:val="none" w:sz="0" w:space="0" w:color="auto"/>
        <w:bottom w:val="none" w:sz="0" w:space="0" w:color="auto"/>
        <w:right w:val="none" w:sz="0" w:space="0" w:color="auto"/>
      </w:divBdr>
    </w:div>
    <w:div w:id="934439148">
      <w:bodyDiv w:val="1"/>
      <w:marLeft w:val="0"/>
      <w:marRight w:val="0"/>
      <w:marTop w:val="0"/>
      <w:marBottom w:val="0"/>
      <w:divBdr>
        <w:top w:val="none" w:sz="0" w:space="0" w:color="auto"/>
        <w:left w:val="none" w:sz="0" w:space="0" w:color="auto"/>
        <w:bottom w:val="none" w:sz="0" w:space="0" w:color="auto"/>
        <w:right w:val="none" w:sz="0" w:space="0" w:color="auto"/>
      </w:divBdr>
    </w:div>
    <w:div w:id="936135874">
      <w:bodyDiv w:val="1"/>
      <w:marLeft w:val="0"/>
      <w:marRight w:val="0"/>
      <w:marTop w:val="0"/>
      <w:marBottom w:val="0"/>
      <w:divBdr>
        <w:top w:val="none" w:sz="0" w:space="0" w:color="auto"/>
        <w:left w:val="none" w:sz="0" w:space="0" w:color="auto"/>
        <w:bottom w:val="none" w:sz="0" w:space="0" w:color="auto"/>
        <w:right w:val="none" w:sz="0" w:space="0" w:color="auto"/>
      </w:divBdr>
    </w:div>
    <w:div w:id="936447183">
      <w:bodyDiv w:val="1"/>
      <w:marLeft w:val="0"/>
      <w:marRight w:val="0"/>
      <w:marTop w:val="0"/>
      <w:marBottom w:val="0"/>
      <w:divBdr>
        <w:top w:val="none" w:sz="0" w:space="0" w:color="auto"/>
        <w:left w:val="none" w:sz="0" w:space="0" w:color="auto"/>
        <w:bottom w:val="none" w:sz="0" w:space="0" w:color="auto"/>
        <w:right w:val="none" w:sz="0" w:space="0" w:color="auto"/>
      </w:divBdr>
    </w:div>
    <w:div w:id="936475043">
      <w:bodyDiv w:val="1"/>
      <w:marLeft w:val="0"/>
      <w:marRight w:val="0"/>
      <w:marTop w:val="0"/>
      <w:marBottom w:val="0"/>
      <w:divBdr>
        <w:top w:val="none" w:sz="0" w:space="0" w:color="auto"/>
        <w:left w:val="none" w:sz="0" w:space="0" w:color="auto"/>
        <w:bottom w:val="none" w:sz="0" w:space="0" w:color="auto"/>
        <w:right w:val="none" w:sz="0" w:space="0" w:color="auto"/>
      </w:divBdr>
    </w:div>
    <w:div w:id="940531208">
      <w:bodyDiv w:val="1"/>
      <w:marLeft w:val="0"/>
      <w:marRight w:val="0"/>
      <w:marTop w:val="0"/>
      <w:marBottom w:val="0"/>
      <w:divBdr>
        <w:top w:val="none" w:sz="0" w:space="0" w:color="auto"/>
        <w:left w:val="none" w:sz="0" w:space="0" w:color="auto"/>
        <w:bottom w:val="none" w:sz="0" w:space="0" w:color="auto"/>
        <w:right w:val="none" w:sz="0" w:space="0" w:color="auto"/>
      </w:divBdr>
    </w:div>
    <w:div w:id="942762829">
      <w:bodyDiv w:val="1"/>
      <w:marLeft w:val="0"/>
      <w:marRight w:val="0"/>
      <w:marTop w:val="0"/>
      <w:marBottom w:val="0"/>
      <w:divBdr>
        <w:top w:val="none" w:sz="0" w:space="0" w:color="auto"/>
        <w:left w:val="none" w:sz="0" w:space="0" w:color="auto"/>
        <w:bottom w:val="none" w:sz="0" w:space="0" w:color="auto"/>
        <w:right w:val="none" w:sz="0" w:space="0" w:color="auto"/>
      </w:divBdr>
    </w:div>
    <w:div w:id="943608686">
      <w:bodyDiv w:val="1"/>
      <w:marLeft w:val="0"/>
      <w:marRight w:val="0"/>
      <w:marTop w:val="0"/>
      <w:marBottom w:val="0"/>
      <w:divBdr>
        <w:top w:val="none" w:sz="0" w:space="0" w:color="auto"/>
        <w:left w:val="none" w:sz="0" w:space="0" w:color="auto"/>
        <w:bottom w:val="none" w:sz="0" w:space="0" w:color="auto"/>
        <w:right w:val="none" w:sz="0" w:space="0" w:color="auto"/>
      </w:divBdr>
    </w:div>
    <w:div w:id="947590568">
      <w:bodyDiv w:val="1"/>
      <w:marLeft w:val="0"/>
      <w:marRight w:val="0"/>
      <w:marTop w:val="0"/>
      <w:marBottom w:val="0"/>
      <w:divBdr>
        <w:top w:val="none" w:sz="0" w:space="0" w:color="auto"/>
        <w:left w:val="none" w:sz="0" w:space="0" w:color="auto"/>
        <w:bottom w:val="none" w:sz="0" w:space="0" w:color="auto"/>
        <w:right w:val="none" w:sz="0" w:space="0" w:color="auto"/>
      </w:divBdr>
    </w:div>
    <w:div w:id="948203632">
      <w:bodyDiv w:val="1"/>
      <w:marLeft w:val="0"/>
      <w:marRight w:val="0"/>
      <w:marTop w:val="0"/>
      <w:marBottom w:val="0"/>
      <w:divBdr>
        <w:top w:val="none" w:sz="0" w:space="0" w:color="auto"/>
        <w:left w:val="none" w:sz="0" w:space="0" w:color="auto"/>
        <w:bottom w:val="none" w:sz="0" w:space="0" w:color="auto"/>
        <w:right w:val="none" w:sz="0" w:space="0" w:color="auto"/>
      </w:divBdr>
    </w:div>
    <w:div w:id="950823896">
      <w:bodyDiv w:val="1"/>
      <w:marLeft w:val="0"/>
      <w:marRight w:val="0"/>
      <w:marTop w:val="0"/>
      <w:marBottom w:val="0"/>
      <w:divBdr>
        <w:top w:val="none" w:sz="0" w:space="0" w:color="auto"/>
        <w:left w:val="none" w:sz="0" w:space="0" w:color="auto"/>
        <w:bottom w:val="none" w:sz="0" w:space="0" w:color="auto"/>
        <w:right w:val="none" w:sz="0" w:space="0" w:color="auto"/>
      </w:divBdr>
    </w:div>
    <w:div w:id="951591144">
      <w:bodyDiv w:val="1"/>
      <w:marLeft w:val="0"/>
      <w:marRight w:val="0"/>
      <w:marTop w:val="0"/>
      <w:marBottom w:val="0"/>
      <w:divBdr>
        <w:top w:val="none" w:sz="0" w:space="0" w:color="auto"/>
        <w:left w:val="none" w:sz="0" w:space="0" w:color="auto"/>
        <w:bottom w:val="none" w:sz="0" w:space="0" w:color="auto"/>
        <w:right w:val="none" w:sz="0" w:space="0" w:color="auto"/>
      </w:divBdr>
    </w:div>
    <w:div w:id="952131643">
      <w:bodyDiv w:val="1"/>
      <w:marLeft w:val="0"/>
      <w:marRight w:val="0"/>
      <w:marTop w:val="0"/>
      <w:marBottom w:val="0"/>
      <w:divBdr>
        <w:top w:val="none" w:sz="0" w:space="0" w:color="auto"/>
        <w:left w:val="none" w:sz="0" w:space="0" w:color="auto"/>
        <w:bottom w:val="none" w:sz="0" w:space="0" w:color="auto"/>
        <w:right w:val="none" w:sz="0" w:space="0" w:color="auto"/>
      </w:divBdr>
    </w:div>
    <w:div w:id="955254273">
      <w:bodyDiv w:val="1"/>
      <w:marLeft w:val="0"/>
      <w:marRight w:val="0"/>
      <w:marTop w:val="0"/>
      <w:marBottom w:val="0"/>
      <w:divBdr>
        <w:top w:val="none" w:sz="0" w:space="0" w:color="auto"/>
        <w:left w:val="none" w:sz="0" w:space="0" w:color="auto"/>
        <w:bottom w:val="none" w:sz="0" w:space="0" w:color="auto"/>
        <w:right w:val="none" w:sz="0" w:space="0" w:color="auto"/>
      </w:divBdr>
    </w:div>
    <w:div w:id="955285484">
      <w:bodyDiv w:val="1"/>
      <w:marLeft w:val="0"/>
      <w:marRight w:val="0"/>
      <w:marTop w:val="0"/>
      <w:marBottom w:val="0"/>
      <w:divBdr>
        <w:top w:val="none" w:sz="0" w:space="0" w:color="auto"/>
        <w:left w:val="none" w:sz="0" w:space="0" w:color="auto"/>
        <w:bottom w:val="none" w:sz="0" w:space="0" w:color="auto"/>
        <w:right w:val="none" w:sz="0" w:space="0" w:color="auto"/>
      </w:divBdr>
    </w:div>
    <w:div w:id="955333142">
      <w:bodyDiv w:val="1"/>
      <w:marLeft w:val="0"/>
      <w:marRight w:val="0"/>
      <w:marTop w:val="0"/>
      <w:marBottom w:val="0"/>
      <w:divBdr>
        <w:top w:val="none" w:sz="0" w:space="0" w:color="auto"/>
        <w:left w:val="none" w:sz="0" w:space="0" w:color="auto"/>
        <w:bottom w:val="none" w:sz="0" w:space="0" w:color="auto"/>
        <w:right w:val="none" w:sz="0" w:space="0" w:color="auto"/>
      </w:divBdr>
    </w:div>
    <w:div w:id="956907474">
      <w:bodyDiv w:val="1"/>
      <w:marLeft w:val="0"/>
      <w:marRight w:val="0"/>
      <w:marTop w:val="0"/>
      <w:marBottom w:val="0"/>
      <w:divBdr>
        <w:top w:val="none" w:sz="0" w:space="0" w:color="auto"/>
        <w:left w:val="none" w:sz="0" w:space="0" w:color="auto"/>
        <w:bottom w:val="none" w:sz="0" w:space="0" w:color="auto"/>
        <w:right w:val="none" w:sz="0" w:space="0" w:color="auto"/>
      </w:divBdr>
      <w:divsChild>
        <w:div w:id="1019353892">
          <w:marLeft w:val="0"/>
          <w:marRight w:val="0"/>
          <w:marTop w:val="0"/>
          <w:marBottom w:val="0"/>
          <w:divBdr>
            <w:top w:val="none" w:sz="0" w:space="0" w:color="auto"/>
            <w:left w:val="none" w:sz="0" w:space="0" w:color="auto"/>
            <w:bottom w:val="none" w:sz="0" w:space="0" w:color="auto"/>
            <w:right w:val="none" w:sz="0" w:space="0" w:color="auto"/>
          </w:divBdr>
        </w:div>
        <w:div w:id="1775514516">
          <w:marLeft w:val="0"/>
          <w:marRight w:val="0"/>
          <w:marTop w:val="0"/>
          <w:marBottom w:val="0"/>
          <w:divBdr>
            <w:top w:val="none" w:sz="0" w:space="0" w:color="auto"/>
            <w:left w:val="none" w:sz="0" w:space="0" w:color="auto"/>
            <w:bottom w:val="none" w:sz="0" w:space="0" w:color="auto"/>
            <w:right w:val="none" w:sz="0" w:space="0" w:color="auto"/>
          </w:divBdr>
          <w:divsChild>
            <w:div w:id="813255187">
              <w:marLeft w:val="0"/>
              <w:marRight w:val="0"/>
              <w:marTop w:val="0"/>
              <w:marBottom w:val="0"/>
              <w:divBdr>
                <w:top w:val="none" w:sz="0" w:space="0" w:color="auto"/>
                <w:left w:val="none" w:sz="0" w:space="0" w:color="auto"/>
                <w:bottom w:val="none" w:sz="0" w:space="0" w:color="auto"/>
                <w:right w:val="none" w:sz="0" w:space="0" w:color="auto"/>
              </w:divBdr>
              <w:divsChild>
                <w:div w:id="1129712011">
                  <w:marLeft w:val="0"/>
                  <w:marRight w:val="0"/>
                  <w:marTop w:val="0"/>
                  <w:marBottom w:val="0"/>
                  <w:divBdr>
                    <w:top w:val="none" w:sz="0" w:space="0" w:color="auto"/>
                    <w:left w:val="none" w:sz="0" w:space="0" w:color="auto"/>
                    <w:bottom w:val="none" w:sz="0" w:space="0" w:color="auto"/>
                    <w:right w:val="none" w:sz="0" w:space="0" w:color="auto"/>
                  </w:divBdr>
                  <w:divsChild>
                    <w:div w:id="19675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8759">
              <w:marLeft w:val="0"/>
              <w:marRight w:val="0"/>
              <w:marTop w:val="0"/>
              <w:marBottom w:val="0"/>
              <w:divBdr>
                <w:top w:val="none" w:sz="0" w:space="0" w:color="auto"/>
                <w:left w:val="none" w:sz="0" w:space="0" w:color="auto"/>
                <w:bottom w:val="none" w:sz="0" w:space="0" w:color="auto"/>
                <w:right w:val="none" w:sz="0" w:space="0" w:color="auto"/>
              </w:divBdr>
              <w:divsChild>
                <w:div w:id="1812818647">
                  <w:marLeft w:val="0"/>
                  <w:marRight w:val="0"/>
                  <w:marTop w:val="0"/>
                  <w:marBottom w:val="0"/>
                  <w:divBdr>
                    <w:top w:val="none" w:sz="0" w:space="0" w:color="auto"/>
                    <w:left w:val="none" w:sz="0" w:space="0" w:color="auto"/>
                    <w:bottom w:val="none" w:sz="0" w:space="0" w:color="auto"/>
                    <w:right w:val="none" w:sz="0" w:space="0" w:color="auto"/>
                  </w:divBdr>
                  <w:divsChild>
                    <w:div w:id="2117551909">
                      <w:marLeft w:val="0"/>
                      <w:marRight w:val="0"/>
                      <w:marTop w:val="0"/>
                      <w:marBottom w:val="0"/>
                      <w:divBdr>
                        <w:top w:val="none" w:sz="0" w:space="0" w:color="auto"/>
                        <w:left w:val="none" w:sz="0" w:space="0" w:color="auto"/>
                        <w:bottom w:val="none" w:sz="0" w:space="0" w:color="auto"/>
                        <w:right w:val="none" w:sz="0" w:space="0" w:color="auto"/>
                      </w:divBdr>
                      <w:divsChild>
                        <w:div w:id="13815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9913915">
      <w:bodyDiv w:val="1"/>
      <w:marLeft w:val="0"/>
      <w:marRight w:val="0"/>
      <w:marTop w:val="0"/>
      <w:marBottom w:val="0"/>
      <w:divBdr>
        <w:top w:val="none" w:sz="0" w:space="0" w:color="auto"/>
        <w:left w:val="none" w:sz="0" w:space="0" w:color="auto"/>
        <w:bottom w:val="none" w:sz="0" w:space="0" w:color="auto"/>
        <w:right w:val="none" w:sz="0" w:space="0" w:color="auto"/>
      </w:divBdr>
    </w:div>
    <w:div w:id="962883906">
      <w:bodyDiv w:val="1"/>
      <w:marLeft w:val="0"/>
      <w:marRight w:val="0"/>
      <w:marTop w:val="0"/>
      <w:marBottom w:val="0"/>
      <w:divBdr>
        <w:top w:val="none" w:sz="0" w:space="0" w:color="auto"/>
        <w:left w:val="none" w:sz="0" w:space="0" w:color="auto"/>
        <w:bottom w:val="none" w:sz="0" w:space="0" w:color="auto"/>
        <w:right w:val="none" w:sz="0" w:space="0" w:color="auto"/>
      </w:divBdr>
    </w:div>
    <w:div w:id="966159100">
      <w:bodyDiv w:val="1"/>
      <w:marLeft w:val="0"/>
      <w:marRight w:val="0"/>
      <w:marTop w:val="0"/>
      <w:marBottom w:val="0"/>
      <w:divBdr>
        <w:top w:val="none" w:sz="0" w:space="0" w:color="auto"/>
        <w:left w:val="none" w:sz="0" w:space="0" w:color="auto"/>
        <w:bottom w:val="none" w:sz="0" w:space="0" w:color="auto"/>
        <w:right w:val="none" w:sz="0" w:space="0" w:color="auto"/>
      </w:divBdr>
    </w:div>
    <w:div w:id="966396920">
      <w:bodyDiv w:val="1"/>
      <w:marLeft w:val="0"/>
      <w:marRight w:val="0"/>
      <w:marTop w:val="0"/>
      <w:marBottom w:val="0"/>
      <w:divBdr>
        <w:top w:val="none" w:sz="0" w:space="0" w:color="auto"/>
        <w:left w:val="none" w:sz="0" w:space="0" w:color="auto"/>
        <w:bottom w:val="none" w:sz="0" w:space="0" w:color="auto"/>
        <w:right w:val="none" w:sz="0" w:space="0" w:color="auto"/>
      </w:divBdr>
    </w:div>
    <w:div w:id="968130203">
      <w:bodyDiv w:val="1"/>
      <w:marLeft w:val="0"/>
      <w:marRight w:val="0"/>
      <w:marTop w:val="0"/>
      <w:marBottom w:val="0"/>
      <w:divBdr>
        <w:top w:val="none" w:sz="0" w:space="0" w:color="auto"/>
        <w:left w:val="none" w:sz="0" w:space="0" w:color="auto"/>
        <w:bottom w:val="none" w:sz="0" w:space="0" w:color="auto"/>
        <w:right w:val="none" w:sz="0" w:space="0" w:color="auto"/>
      </w:divBdr>
    </w:div>
    <w:div w:id="969940055">
      <w:bodyDiv w:val="1"/>
      <w:marLeft w:val="0"/>
      <w:marRight w:val="0"/>
      <w:marTop w:val="0"/>
      <w:marBottom w:val="0"/>
      <w:divBdr>
        <w:top w:val="none" w:sz="0" w:space="0" w:color="auto"/>
        <w:left w:val="none" w:sz="0" w:space="0" w:color="auto"/>
        <w:bottom w:val="none" w:sz="0" w:space="0" w:color="auto"/>
        <w:right w:val="none" w:sz="0" w:space="0" w:color="auto"/>
      </w:divBdr>
    </w:div>
    <w:div w:id="970867530">
      <w:bodyDiv w:val="1"/>
      <w:marLeft w:val="0"/>
      <w:marRight w:val="0"/>
      <w:marTop w:val="0"/>
      <w:marBottom w:val="0"/>
      <w:divBdr>
        <w:top w:val="none" w:sz="0" w:space="0" w:color="auto"/>
        <w:left w:val="none" w:sz="0" w:space="0" w:color="auto"/>
        <w:bottom w:val="none" w:sz="0" w:space="0" w:color="auto"/>
        <w:right w:val="none" w:sz="0" w:space="0" w:color="auto"/>
      </w:divBdr>
    </w:div>
    <w:div w:id="972446079">
      <w:bodyDiv w:val="1"/>
      <w:marLeft w:val="0"/>
      <w:marRight w:val="0"/>
      <w:marTop w:val="0"/>
      <w:marBottom w:val="0"/>
      <w:divBdr>
        <w:top w:val="none" w:sz="0" w:space="0" w:color="auto"/>
        <w:left w:val="none" w:sz="0" w:space="0" w:color="auto"/>
        <w:bottom w:val="none" w:sz="0" w:space="0" w:color="auto"/>
        <w:right w:val="none" w:sz="0" w:space="0" w:color="auto"/>
      </w:divBdr>
    </w:div>
    <w:div w:id="974801334">
      <w:bodyDiv w:val="1"/>
      <w:marLeft w:val="0"/>
      <w:marRight w:val="0"/>
      <w:marTop w:val="0"/>
      <w:marBottom w:val="0"/>
      <w:divBdr>
        <w:top w:val="none" w:sz="0" w:space="0" w:color="auto"/>
        <w:left w:val="none" w:sz="0" w:space="0" w:color="auto"/>
        <w:bottom w:val="none" w:sz="0" w:space="0" w:color="auto"/>
        <w:right w:val="none" w:sz="0" w:space="0" w:color="auto"/>
      </w:divBdr>
    </w:div>
    <w:div w:id="975716990">
      <w:bodyDiv w:val="1"/>
      <w:marLeft w:val="0"/>
      <w:marRight w:val="0"/>
      <w:marTop w:val="0"/>
      <w:marBottom w:val="0"/>
      <w:divBdr>
        <w:top w:val="none" w:sz="0" w:space="0" w:color="auto"/>
        <w:left w:val="none" w:sz="0" w:space="0" w:color="auto"/>
        <w:bottom w:val="none" w:sz="0" w:space="0" w:color="auto"/>
        <w:right w:val="none" w:sz="0" w:space="0" w:color="auto"/>
      </w:divBdr>
    </w:div>
    <w:div w:id="978724961">
      <w:bodyDiv w:val="1"/>
      <w:marLeft w:val="0"/>
      <w:marRight w:val="0"/>
      <w:marTop w:val="0"/>
      <w:marBottom w:val="0"/>
      <w:divBdr>
        <w:top w:val="none" w:sz="0" w:space="0" w:color="auto"/>
        <w:left w:val="none" w:sz="0" w:space="0" w:color="auto"/>
        <w:bottom w:val="none" w:sz="0" w:space="0" w:color="auto"/>
        <w:right w:val="none" w:sz="0" w:space="0" w:color="auto"/>
      </w:divBdr>
    </w:div>
    <w:div w:id="978917093">
      <w:bodyDiv w:val="1"/>
      <w:marLeft w:val="0"/>
      <w:marRight w:val="0"/>
      <w:marTop w:val="0"/>
      <w:marBottom w:val="0"/>
      <w:divBdr>
        <w:top w:val="none" w:sz="0" w:space="0" w:color="auto"/>
        <w:left w:val="none" w:sz="0" w:space="0" w:color="auto"/>
        <w:bottom w:val="none" w:sz="0" w:space="0" w:color="auto"/>
        <w:right w:val="none" w:sz="0" w:space="0" w:color="auto"/>
      </w:divBdr>
    </w:div>
    <w:div w:id="979724373">
      <w:bodyDiv w:val="1"/>
      <w:marLeft w:val="0"/>
      <w:marRight w:val="0"/>
      <w:marTop w:val="0"/>
      <w:marBottom w:val="0"/>
      <w:divBdr>
        <w:top w:val="none" w:sz="0" w:space="0" w:color="auto"/>
        <w:left w:val="none" w:sz="0" w:space="0" w:color="auto"/>
        <w:bottom w:val="none" w:sz="0" w:space="0" w:color="auto"/>
        <w:right w:val="none" w:sz="0" w:space="0" w:color="auto"/>
      </w:divBdr>
    </w:div>
    <w:div w:id="980042287">
      <w:bodyDiv w:val="1"/>
      <w:marLeft w:val="0"/>
      <w:marRight w:val="0"/>
      <w:marTop w:val="0"/>
      <w:marBottom w:val="0"/>
      <w:divBdr>
        <w:top w:val="none" w:sz="0" w:space="0" w:color="auto"/>
        <w:left w:val="none" w:sz="0" w:space="0" w:color="auto"/>
        <w:bottom w:val="none" w:sz="0" w:space="0" w:color="auto"/>
        <w:right w:val="none" w:sz="0" w:space="0" w:color="auto"/>
      </w:divBdr>
    </w:div>
    <w:div w:id="982545887">
      <w:bodyDiv w:val="1"/>
      <w:marLeft w:val="0"/>
      <w:marRight w:val="0"/>
      <w:marTop w:val="0"/>
      <w:marBottom w:val="0"/>
      <w:divBdr>
        <w:top w:val="none" w:sz="0" w:space="0" w:color="auto"/>
        <w:left w:val="none" w:sz="0" w:space="0" w:color="auto"/>
        <w:bottom w:val="none" w:sz="0" w:space="0" w:color="auto"/>
        <w:right w:val="none" w:sz="0" w:space="0" w:color="auto"/>
      </w:divBdr>
    </w:div>
    <w:div w:id="985233744">
      <w:bodyDiv w:val="1"/>
      <w:marLeft w:val="0"/>
      <w:marRight w:val="0"/>
      <w:marTop w:val="0"/>
      <w:marBottom w:val="0"/>
      <w:divBdr>
        <w:top w:val="none" w:sz="0" w:space="0" w:color="auto"/>
        <w:left w:val="none" w:sz="0" w:space="0" w:color="auto"/>
        <w:bottom w:val="none" w:sz="0" w:space="0" w:color="auto"/>
        <w:right w:val="none" w:sz="0" w:space="0" w:color="auto"/>
      </w:divBdr>
    </w:div>
    <w:div w:id="986713850">
      <w:bodyDiv w:val="1"/>
      <w:marLeft w:val="0"/>
      <w:marRight w:val="0"/>
      <w:marTop w:val="0"/>
      <w:marBottom w:val="0"/>
      <w:divBdr>
        <w:top w:val="none" w:sz="0" w:space="0" w:color="auto"/>
        <w:left w:val="none" w:sz="0" w:space="0" w:color="auto"/>
        <w:bottom w:val="none" w:sz="0" w:space="0" w:color="auto"/>
        <w:right w:val="none" w:sz="0" w:space="0" w:color="auto"/>
      </w:divBdr>
    </w:div>
    <w:div w:id="989602145">
      <w:bodyDiv w:val="1"/>
      <w:marLeft w:val="0"/>
      <w:marRight w:val="0"/>
      <w:marTop w:val="0"/>
      <w:marBottom w:val="0"/>
      <w:divBdr>
        <w:top w:val="none" w:sz="0" w:space="0" w:color="auto"/>
        <w:left w:val="none" w:sz="0" w:space="0" w:color="auto"/>
        <w:bottom w:val="none" w:sz="0" w:space="0" w:color="auto"/>
        <w:right w:val="none" w:sz="0" w:space="0" w:color="auto"/>
      </w:divBdr>
    </w:div>
    <w:div w:id="993290570">
      <w:bodyDiv w:val="1"/>
      <w:marLeft w:val="0"/>
      <w:marRight w:val="0"/>
      <w:marTop w:val="0"/>
      <w:marBottom w:val="0"/>
      <w:divBdr>
        <w:top w:val="none" w:sz="0" w:space="0" w:color="auto"/>
        <w:left w:val="none" w:sz="0" w:space="0" w:color="auto"/>
        <w:bottom w:val="none" w:sz="0" w:space="0" w:color="auto"/>
        <w:right w:val="none" w:sz="0" w:space="0" w:color="auto"/>
      </w:divBdr>
    </w:div>
    <w:div w:id="993874115">
      <w:bodyDiv w:val="1"/>
      <w:marLeft w:val="0"/>
      <w:marRight w:val="0"/>
      <w:marTop w:val="0"/>
      <w:marBottom w:val="0"/>
      <w:divBdr>
        <w:top w:val="none" w:sz="0" w:space="0" w:color="auto"/>
        <w:left w:val="none" w:sz="0" w:space="0" w:color="auto"/>
        <w:bottom w:val="none" w:sz="0" w:space="0" w:color="auto"/>
        <w:right w:val="none" w:sz="0" w:space="0" w:color="auto"/>
      </w:divBdr>
    </w:div>
    <w:div w:id="995454192">
      <w:bodyDiv w:val="1"/>
      <w:marLeft w:val="0"/>
      <w:marRight w:val="0"/>
      <w:marTop w:val="0"/>
      <w:marBottom w:val="0"/>
      <w:divBdr>
        <w:top w:val="none" w:sz="0" w:space="0" w:color="auto"/>
        <w:left w:val="none" w:sz="0" w:space="0" w:color="auto"/>
        <w:bottom w:val="none" w:sz="0" w:space="0" w:color="auto"/>
        <w:right w:val="none" w:sz="0" w:space="0" w:color="auto"/>
      </w:divBdr>
    </w:div>
    <w:div w:id="995914276">
      <w:bodyDiv w:val="1"/>
      <w:marLeft w:val="0"/>
      <w:marRight w:val="0"/>
      <w:marTop w:val="0"/>
      <w:marBottom w:val="0"/>
      <w:divBdr>
        <w:top w:val="none" w:sz="0" w:space="0" w:color="auto"/>
        <w:left w:val="none" w:sz="0" w:space="0" w:color="auto"/>
        <w:bottom w:val="none" w:sz="0" w:space="0" w:color="auto"/>
        <w:right w:val="none" w:sz="0" w:space="0" w:color="auto"/>
      </w:divBdr>
    </w:div>
    <w:div w:id="995957618">
      <w:bodyDiv w:val="1"/>
      <w:marLeft w:val="0"/>
      <w:marRight w:val="0"/>
      <w:marTop w:val="0"/>
      <w:marBottom w:val="0"/>
      <w:divBdr>
        <w:top w:val="none" w:sz="0" w:space="0" w:color="auto"/>
        <w:left w:val="none" w:sz="0" w:space="0" w:color="auto"/>
        <w:bottom w:val="none" w:sz="0" w:space="0" w:color="auto"/>
        <w:right w:val="none" w:sz="0" w:space="0" w:color="auto"/>
      </w:divBdr>
    </w:div>
    <w:div w:id="999116997">
      <w:bodyDiv w:val="1"/>
      <w:marLeft w:val="0"/>
      <w:marRight w:val="0"/>
      <w:marTop w:val="0"/>
      <w:marBottom w:val="0"/>
      <w:divBdr>
        <w:top w:val="none" w:sz="0" w:space="0" w:color="auto"/>
        <w:left w:val="none" w:sz="0" w:space="0" w:color="auto"/>
        <w:bottom w:val="none" w:sz="0" w:space="0" w:color="auto"/>
        <w:right w:val="none" w:sz="0" w:space="0" w:color="auto"/>
      </w:divBdr>
    </w:div>
    <w:div w:id="999388372">
      <w:bodyDiv w:val="1"/>
      <w:marLeft w:val="0"/>
      <w:marRight w:val="0"/>
      <w:marTop w:val="0"/>
      <w:marBottom w:val="0"/>
      <w:divBdr>
        <w:top w:val="none" w:sz="0" w:space="0" w:color="auto"/>
        <w:left w:val="none" w:sz="0" w:space="0" w:color="auto"/>
        <w:bottom w:val="none" w:sz="0" w:space="0" w:color="auto"/>
        <w:right w:val="none" w:sz="0" w:space="0" w:color="auto"/>
      </w:divBdr>
    </w:div>
    <w:div w:id="1000815617">
      <w:bodyDiv w:val="1"/>
      <w:marLeft w:val="0"/>
      <w:marRight w:val="0"/>
      <w:marTop w:val="0"/>
      <w:marBottom w:val="0"/>
      <w:divBdr>
        <w:top w:val="none" w:sz="0" w:space="0" w:color="auto"/>
        <w:left w:val="none" w:sz="0" w:space="0" w:color="auto"/>
        <w:bottom w:val="none" w:sz="0" w:space="0" w:color="auto"/>
        <w:right w:val="none" w:sz="0" w:space="0" w:color="auto"/>
      </w:divBdr>
    </w:div>
    <w:div w:id="1000892383">
      <w:bodyDiv w:val="1"/>
      <w:marLeft w:val="0"/>
      <w:marRight w:val="0"/>
      <w:marTop w:val="0"/>
      <w:marBottom w:val="0"/>
      <w:divBdr>
        <w:top w:val="none" w:sz="0" w:space="0" w:color="auto"/>
        <w:left w:val="none" w:sz="0" w:space="0" w:color="auto"/>
        <w:bottom w:val="none" w:sz="0" w:space="0" w:color="auto"/>
        <w:right w:val="none" w:sz="0" w:space="0" w:color="auto"/>
      </w:divBdr>
    </w:div>
    <w:div w:id="1001080701">
      <w:bodyDiv w:val="1"/>
      <w:marLeft w:val="0"/>
      <w:marRight w:val="0"/>
      <w:marTop w:val="0"/>
      <w:marBottom w:val="0"/>
      <w:divBdr>
        <w:top w:val="none" w:sz="0" w:space="0" w:color="auto"/>
        <w:left w:val="none" w:sz="0" w:space="0" w:color="auto"/>
        <w:bottom w:val="none" w:sz="0" w:space="0" w:color="auto"/>
        <w:right w:val="none" w:sz="0" w:space="0" w:color="auto"/>
      </w:divBdr>
    </w:div>
    <w:div w:id="1001346849">
      <w:bodyDiv w:val="1"/>
      <w:marLeft w:val="0"/>
      <w:marRight w:val="0"/>
      <w:marTop w:val="0"/>
      <w:marBottom w:val="0"/>
      <w:divBdr>
        <w:top w:val="none" w:sz="0" w:space="0" w:color="auto"/>
        <w:left w:val="none" w:sz="0" w:space="0" w:color="auto"/>
        <w:bottom w:val="none" w:sz="0" w:space="0" w:color="auto"/>
        <w:right w:val="none" w:sz="0" w:space="0" w:color="auto"/>
      </w:divBdr>
    </w:div>
    <w:div w:id="1004209899">
      <w:bodyDiv w:val="1"/>
      <w:marLeft w:val="0"/>
      <w:marRight w:val="0"/>
      <w:marTop w:val="0"/>
      <w:marBottom w:val="0"/>
      <w:divBdr>
        <w:top w:val="none" w:sz="0" w:space="0" w:color="auto"/>
        <w:left w:val="none" w:sz="0" w:space="0" w:color="auto"/>
        <w:bottom w:val="none" w:sz="0" w:space="0" w:color="auto"/>
        <w:right w:val="none" w:sz="0" w:space="0" w:color="auto"/>
      </w:divBdr>
    </w:div>
    <w:div w:id="1009789673">
      <w:bodyDiv w:val="1"/>
      <w:marLeft w:val="0"/>
      <w:marRight w:val="0"/>
      <w:marTop w:val="0"/>
      <w:marBottom w:val="0"/>
      <w:divBdr>
        <w:top w:val="none" w:sz="0" w:space="0" w:color="auto"/>
        <w:left w:val="none" w:sz="0" w:space="0" w:color="auto"/>
        <w:bottom w:val="none" w:sz="0" w:space="0" w:color="auto"/>
        <w:right w:val="none" w:sz="0" w:space="0" w:color="auto"/>
      </w:divBdr>
    </w:div>
    <w:div w:id="1009983367">
      <w:bodyDiv w:val="1"/>
      <w:marLeft w:val="0"/>
      <w:marRight w:val="0"/>
      <w:marTop w:val="0"/>
      <w:marBottom w:val="0"/>
      <w:divBdr>
        <w:top w:val="none" w:sz="0" w:space="0" w:color="auto"/>
        <w:left w:val="none" w:sz="0" w:space="0" w:color="auto"/>
        <w:bottom w:val="none" w:sz="0" w:space="0" w:color="auto"/>
        <w:right w:val="none" w:sz="0" w:space="0" w:color="auto"/>
      </w:divBdr>
    </w:div>
    <w:div w:id="1011954899">
      <w:bodyDiv w:val="1"/>
      <w:marLeft w:val="0"/>
      <w:marRight w:val="0"/>
      <w:marTop w:val="0"/>
      <w:marBottom w:val="0"/>
      <w:divBdr>
        <w:top w:val="none" w:sz="0" w:space="0" w:color="auto"/>
        <w:left w:val="none" w:sz="0" w:space="0" w:color="auto"/>
        <w:bottom w:val="none" w:sz="0" w:space="0" w:color="auto"/>
        <w:right w:val="none" w:sz="0" w:space="0" w:color="auto"/>
      </w:divBdr>
    </w:div>
    <w:div w:id="1017737384">
      <w:bodyDiv w:val="1"/>
      <w:marLeft w:val="0"/>
      <w:marRight w:val="0"/>
      <w:marTop w:val="0"/>
      <w:marBottom w:val="0"/>
      <w:divBdr>
        <w:top w:val="none" w:sz="0" w:space="0" w:color="auto"/>
        <w:left w:val="none" w:sz="0" w:space="0" w:color="auto"/>
        <w:bottom w:val="none" w:sz="0" w:space="0" w:color="auto"/>
        <w:right w:val="none" w:sz="0" w:space="0" w:color="auto"/>
      </w:divBdr>
    </w:div>
    <w:div w:id="1019309609">
      <w:bodyDiv w:val="1"/>
      <w:marLeft w:val="0"/>
      <w:marRight w:val="0"/>
      <w:marTop w:val="0"/>
      <w:marBottom w:val="0"/>
      <w:divBdr>
        <w:top w:val="none" w:sz="0" w:space="0" w:color="auto"/>
        <w:left w:val="none" w:sz="0" w:space="0" w:color="auto"/>
        <w:bottom w:val="none" w:sz="0" w:space="0" w:color="auto"/>
        <w:right w:val="none" w:sz="0" w:space="0" w:color="auto"/>
      </w:divBdr>
    </w:div>
    <w:div w:id="1019352587">
      <w:bodyDiv w:val="1"/>
      <w:marLeft w:val="0"/>
      <w:marRight w:val="0"/>
      <w:marTop w:val="0"/>
      <w:marBottom w:val="0"/>
      <w:divBdr>
        <w:top w:val="none" w:sz="0" w:space="0" w:color="auto"/>
        <w:left w:val="none" w:sz="0" w:space="0" w:color="auto"/>
        <w:bottom w:val="none" w:sz="0" w:space="0" w:color="auto"/>
        <w:right w:val="none" w:sz="0" w:space="0" w:color="auto"/>
      </w:divBdr>
    </w:div>
    <w:div w:id="1022052126">
      <w:bodyDiv w:val="1"/>
      <w:marLeft w:val="0"/>
      <w:marRight w:val="0"/>
      <w:marTop w:val="0"/>
      <w:marBottom w:val="0"/>
      <w:divBdr>
        <w:top w:val="none" w:sz="0" w:space="0" w:color="auto"/>
        <w:left w:val="none" w:sz="0" w:space="0" w:color="auto"/>
        <w:bottom w:val="none" w:sz="0" w:space="0" w:color="auto"/>
        <w:right w:val="none" w:sz="0" w:space="0" w:color="auto"/>
      </w:divBdr>
    </w:div>
    <w:div w:id="1022902244">
      <w:bodyDiv w:val="1"/>
      <w:marLeft w:val="0"/>
      <w:marRight w:val="0"/>
      <w:marTop w:val="0"/>
      <w:marBottom w:val="0"/>
      <w:divBdr>
        <w:top w:val="none" w:sz="0" w:space="0" w:color="auto"/>
        <w:left w:val="none" w:sz="0" w:space="0" w:color="auto"/>
        <w:bottom w:val="none" w:sz="0" w:space="0" w:color="auto"/>
        <w:right w:val="none" w:sz="0" w:space="0" w:color="auto"/>
      </w:divBdr>
    </w:div>
    <w:div w:id="1025987146">
      <w:bodyDiv w:val="1"/>
      <w:marLeft w:val="0"/>
      <w:marRight w:val="0"/>
      <w:marTop w:val="0"/>
      <w:marBottom w:val="0"/>
      <w:divBdr>
        <w:top w:val="none" w:sz="0" w:space="0" w:color="auto"/>
        <w:left w:val="none" w:sz="0" w:space="0" w:color="auto"/>
        <w:bottom w:val="none" w:sz="0" w:space="0" w:color="auto"/>
        <w:right w:val="none" w:sz="0" w:space="0" w:color="auto"/>
      </w:divBdr>
    </w:div>
    <w:div w:id="1026516315">
      <w:bodyDiv w:val="1"/>
      <w:marLeft w:val="0"/>
      <w:marRight w:val="0"/>
      <w:marTop w:val="0"/>
      <w:marBottom w:val="0"/>
      <w:divBdr>
        <w:top w:val="none" w:sz="0" w:space="0" w:color="auto"/>
        <w:left w:val="none" w:sz="0" w:space="0" w:color="auto"/>
        <w:bottom w:val="none" w:sz="0" w:space="0" w:color="auto"/>
        <w:right w:val="none" w:sz="0" w:space="0" w:color="auto"/>
      </w:divBdr>
    </w:div>
    <w:div w:id="1030569235">
      <w:bodyDiv w:val="1"/>
      <w:marLeft w:val="0"/>
      <w:marRight w:val="0"/>
      <w:marTop w:val="0"/>
      <w:marBottom w:val="0"/>
      <w:divBdr>
        <w:top w:val="none" w:sz="0" w:space="0" w:color="auto"/>
        <w:left w:val="none" w:sz="0" w:space="0" w:color="auto"/>
        <w:bottom w:val="none" w:sz="0" w:space="0" w:color="auto"/>
        <w:right w:val="none" w:sz="0" w:space="0" w:color="auto"/>
      </w:divBdr>
    </w:div>
    <w:div w:id="1030909987">
      <w:bodyDiv w:val="1"/>
      <w:marLeft w:val="0"/>
      <w:marRight w:val="0"/>
      <w:marTop w:val="0"/>
      <w:marBottom w:val="0"/>
      <w:divBdr>
        <w:top w:val="none" w:sz="0" w:space="0" w:color="auto"/>
        <w:left w:val="none" w:sz="0" w:space="0" w:color="auto"/>
        <w:bottom w:val="none" w:sz="0" w:space="0" w:color="auto"/>
        <w:right w:val="none" w:sz="0" w:space="0" w:color="auto"/>
      </w:divBdr>
    </w:div>
    <w:div w:id="1032608951">
      <w:bodyDiv w:val="1"/>
      <w:marLeft w:val="0"/>
      <w:marRight w:val="0"/>
      <w:marTop w:val="0"/>
      <w:marBottom w:val="0"/>
      <w:divBdr>
        <w:top w:val="none" w:sz="0" w:space="0" w:color="auto"/>
        <w:left w:val="none" w:sz="0" w:space="0" w:color="auto"/>
        <w:bottom w:val="none" w:sz="0" w:space="0" w:color="auto"/>
        <w:right w:val="none" w:sz="0" w:space="0" w:color="auto"/>
      </w:divBdr>
    </w:div>
    <w:div w:id="1032997275">
      <w:bodyDiv w:val="1"/>
      <w:marLeft w:val="0"/>
      <w:marRight w:val="0"/>
      <w:marTop w:val="0"/>
      <w:marBottom w:val="0"/>
      <w:divBdr>
        <w:top w:val="none" w:sz="0" w:space="0" w:color="auto"/>
        <w:left w:val="none" w:sz="0" w:space="0" w:color="auto"/>
        <w:bottom w:val="none" w:sz="0" w:space="0" w:color="auto"/>
        <w:right w:val="none" w:sz="0" w:space="0" w:color="auto"/>
      </w:divBdr>
    </w:div>
    <w:div w:id="1036809604">
      <w:bodyDiv w:val="1"/>
      <w:marLeft w:val="0"/>
      <w:marRight w:val="0"/>
      <w:marTop w:val="0"/>
      <w:marBottom w:val="0"/>
      <w:divBdr>
        <w:top w:val="none" w:sz="0" w:space="0" w:color="auto"/>
        <w:left w:val="none" w:sz="0" w:space="0" w:color="auto"/>
        <w:bottom w:val="none" w:sz="0" w:space="0" w:color="auto"/>
        <w:right w:val="none" w:sz="0" w:space="0" w:color="auto"/>
      </w:divBdr>
    </w:div>
    <w:div w:id="1037242755">
      <w:bodyDiv w:val="1"/>
      <w:marLeft w:val="0"/>
      <w:marRight w:val="0"/>
      <w:marTop w:val="0"/>
      <w:marBottom w:val="0"/>
      <w:divBdr>
        <w:top w:val="none" w:sz="0" w:space="0" w:color="auto"/>
        <w:left w:val="none" w:sz="0" w:space="0" w:color="auto"/>
        <w:bottom w:val="none" w:sz="0" w:space="0" w:color="auto"/>
        <w:right w:val="none" w:sz="0" w:space="0" w:color="auto"/>
      </w:divBdr>
    </w:div>
    <w:div w:id="1038554246">
      <w:bodyDiv w:val="1"/>
      <w:marLeft w:val="0"/>
      <w:marRight w:val="0"/>
      <w:marTop w:val="0"/>
      <w:marBottom w:val="0"/>
      <w:divBdr>
        <w:top w:val="none" w:sz="0" w:space="0" w:color="auto"/>
        <w:left w:val="none" w:sz="0" w:space="0" w:color="auto"/>
        <w:bottom w:val="none" w:sz="0" w:space="0" w:color="auto"/>
        <w:right w:val="none" w:sz="0" w:space="0" w:color="auto"/>
      </w:divBdr>
    </w:div>
    <w:div w:id="1040205570">
      <w:bodyDiv w:val="1"/>
      <w:marLeft w:val="0"/>
      <w:marRight w:val="0"/>
      <w:marTop w:val="0"/>
      <w:marBottom w:val="0"/>
      <w:divBdr>
        <w:top w:val="none" w:sz="0" w:space="0" w:color="auto"/>
        <w:left w:val="none" w:sz="0" w:space="0" w:color="auto"/>
        <w:bottom w:val="none" w:sz="0" w:space="0" w:color="auto"/>
        <w:right w:val="none" w:sz="0" w:space="0" w:color="auto"/>
      </w:divBdr>
    </w:div>
    <w:div w:id="1040857275">
      <w:bodyDiv w:val="1"/>
      <w:marLeft w:val="0"/>
      <w:marRight w:val="0"/>
      <w:marTop w:val="0"/>
      <w:marBottom w:val="0"/>
      <w:divBdr>
        <w:top w:val="none" w:sz="0" w:space="0" w:color="auto"/>
        <w:left w:val="none" w:sz="0" w:space="0" w:color="auto"/>
        <w:bottom w:val="none" w:sz="0" w:space="0" w:color="auto"/>
        <w:right w:val="none" w:sz="0" w:space="0" w:color="auto"/>
      </w:divBdr>
    </w:div>
    <w:div w:id="1040982882">
      <w:bodyDiv w:val="1"/>
      <w:marLeft w:val="0"/>
      <w:marRight w:val="0"/>
      <w:marTop w:val="0"/>
      <w:marBottom w:val="0"/>
      <w:divBdr>
        <w:top w:val="none" w:sz="0" w:space="0" w:color="auto"/>
        <w:left w:val="none" w:sz="0" w:space="0" w:color="auto"/>
        <w:bottom w:val="none" w:sz="0" w:space="0" w:color="auto"/>
        <w:right w:val="none" w:sz="0" w:space="0" w:color="auto"/>
      </w:divBdr>
    </w:div>
    <w:div w:id="1041202488">
      <w:bodyDiv w:val="1"/>
      <w:marLeft w:val="0"/>
      <w:marRight w:val="0"/>
      <w:marTop w:val="0"/>
      <w:marBottom w:val="0"/>
      <w:divBdr>
        <w:top w:val="none" w:sz="0" w:space="0" w:color="auto"/>
        <w:left w:val="none" w:sz="0" w:space="0" w:color="auto"/>
        <w:bottom w:val="none" w:sz="0" w:space="0" w:color="auto"/>
        <w:right w:val="none" w:sz="0" w:space="0" w:color="auto"/>
      </w:divBdr>
    </w:div>
    <w:div w:id="1041437444">
      <w:bodyDiv w:val="1"/>
      <w:marLeft w:val="0"/>
      <w:marRight w:val="0"/>
      <w:marTop w:val="0"/>
      <w:marBottom w:val="0"/>
      <w:divBdr>
        <w:top w:val="none" w:sz="0" w:space="0" w:color="auto"/>
        <w:left w:val="none" w:sz="0" w:space="0" w:color="auto"/>
        <w:bottom w:val="none" w:sz="0" w:space="0" w:color="auto"/>
        <w:right w:val="none" w:sz="0" w:space="0" w:color="auto"/>
      </w:divBdr>
    </w:div>
    <w:div w:id="1045568518">
      <w:bodyDiv w:val="1"/>
      <w:marLeft w:val="0"/>
      <w:marRight w:val="0"/>
      <w:marTop w:val="0"/>
      <w:marBottom w:val="0"/>
      <w:divBdr>
        <w:top w:val="none" w:sz="0" w:space="0" w:color="auto"/>
        <w:left w:val="none" w:sz="0" w:space="0" w:color="auto"/>
        <w:bottom w:val="none" w:sz="0" w:space="0" w:color="auto"/>
        <w:right w:val="none" w:sz="0" w:space="0" w:color="auto"/>
      </w:divBdr>
    </w:div>
    <w:div w:id="1046758381">
      <w:bodyDiv w:val="1"/>
      <w:marLeft w:val="0"/>
      <w:marRight w:val="0"/>
      <w:marTop w:val="0"/>
      <w:marBottom w:val="0"/>
      <w:divBdr>
        <w:top w:val="none" w:sz="0" w:space="0" w:color="auto"/>
        <w:left w:val="none" w:sz="0" w:space="0" w:color="auto"/>
        <w:bottom w:val="none" w:sz="0" w:space="0" w:color="auto"/>
        <w:right w:val="none" w:sz="0" w:space="0" w:color="auto"/>
      </w:divBdr>
    </w:div>
    <w:div w:id="1050231282">
      <w:bodyDiv w:val="1"/>
      <w:marLeft w:val="0"/>
      <w:marRight w:val="0"/>
      <w:marTop w:val="0"/>
      <w:marBottom w:val="0"/>
      <w:divBdr>
        <w:top w:val="none" w:sz="0" w:space="0" w:color="auto"/>
        <w:left w:val="none" w:sz="0" w:space="0" w:color="auto"/>
        <w:bottom w:val="none" w:sz="0" w:space="0" w:color="auto"/>
        <w:right w:val="none" w:sz="0" w:space="0" w:color="auto"/>
      </w:divBdr>
    </w:div>
    <w:div w:id="1053426850">
      <w:bodyDiv w:val="1"/>
      <w:marLeft w:val="0"/>
      <w:marRight w:val="0"/>
      <w:marTop w:val="0"/>
      <w:marBottom w:val="0"/>
      <w:divBdr>
        <w:top w:val="none" w:sz="0" w:space="0" w:color="auto"/>
        <w:left w:val="none" w:sz="0" w:space="0" w:color="auto"/>
        <w:bottom w:val="none" w:sz="0" w:space="0" w:color="auto"/>
        <w:right w:val="none" w:sz="0" w:space="0" w:color="auto"/>
      </w:divBdr>
    </w:div>
    <w:div w:id="1054348504">
      <w:bodyDiv w:val="1"/>
      <w:marLeft w:val="0"/>
      <w:marRight w:val="0"/>
      <w:marTop w:val="0"/>
      <w:marBottom w:val="0"/>
      <w:divBdr>
        <w:top w:val="none" w:sz="0" w:space="0" w:color="auto"/>
        <w:left w:val="none" w:sz="0" w:space="0" w:color="auto"/>
        <w:bottom w:val="none" w:sz="0" w:space="0" w:color="auto"/>
        <w:right w:val="none" w:sz="0" w:space="0" w:color="auto"/>
      </w:divBdr>
    </w:div>
    <w:div w:id="1054624548">
      <w:bodyDiv w:val="1"/>
      <w:marLeft w:val="0"/>
      <w:marRight w:val="0"/>
      <w:marTop w:val="0"/>
      <w:marBottom w:val="0"/>
      <w:divBdr>
        <w:top w:val="none" w:sz="0" w:space="0" w:color="auto"/>
        <w:left w:val="none" w:sz="0" w:space="0" w:color="auto"/>
        <w:bottom w:val="none" w:sz="0" w:space="0" w:color="auto"/>
        <w:right w:val="none" w:sz="0" w:space="0" w:color="auto"/>
      </w:divBdr>
    </w:div>
    <w:div w:id="1057167723">
      <w:bodyDiv w:val="1"/>
      <w:marLeft w:val="0"/>
      <w:marRight w:val="0"/>
      <w:marTop w:val="0"/>
      <w:marBottom w:val="0"/>
      <w:divBdr>
        <w:top w:val="none" w:sz="0" w:space="0" w:color="auto"/>
        <w:left w:val="none" w:sz="0" w:space="0" w:color="auto"/>
        <w:bottom w:val="none" w:sz="0" w:space="0" w:color="auto"/>
        <w:right w:val="none" w:sz="0" w:space="0" w:color="auto"/>
      </w:divBdr>
    </w:div>
    <w:div w:id="1059011293">
      <w:bodyDiv w:val="1"/>
      <w:marLeft w:val="0"/>
      <w:marRight w:val="0"/>
      <w:marTop w:val="0"/>
      <w:marBottom w:val="0"/>
      <w:divBdr>
        <w:top w:val="none" w:sz="0" w:space="0" w:color="auto"/>
        <w:left w:val="none" w:sz="0" w:space="0" w:color="auto"/>
        <w:bottom w:val="none" w:sz="0" w:space="0" w:color="auto"/>
        <w:right w:val="none" w:sz="0" w:space="0" w:color="auto"/>
      </w:divBdr>
    </w:div>
    <w:div w:id="1059400287">
      <w:bodyDiv w:val="1"/>
      <w:marLeft w:val="0"/>
      <w:marRight w:val="0"/>
      <w:marTop w:val="0"/>
      <w:marBottom w:val="0"/>
      <w:divBdr>
        <w:top w:val="none" w:sz="0" w:space="0" w:color="auto"/>
        <w:left w:val="none" w:sz="0" w:space="0" w:color="auto"/>
        <w:bottom w:val="none" w:sz="0" w:space="0" w:color="auto"/>
        <w:right w:val="none" w:sz="0" w:space="0" w:color="auto"/>
      </w:divBdr>
    </w:div>
    <w:div w:id="1060716449">
      <w:bodyDiv w:val="1"/>
      <w:marLeft w:val="0"/>
      <w:marRight w:val="0"/>
      <w:marTop w:val="0"/>
      <w:marBottom w:val="0"/>
      <w:divBdr>
        <w:top w:val="none" w:sz="0" w:space="0" w:color="auto"/>
        <w:left w:val="none" w:sz="0" w:space="0" w:color="auto"/>
        <w:bottom w:val="none" w:sz="0" w:space="0" w:color="auto"/>
        <w:right w:val="none" w:sz="0" w:space="0" w:color="auto"/>
      </w:divBdr>
    </w:div>
    <w:div w:id="1061053210">
      <w:bodyDiv w:val="1"/>
      <w:marLeft w:val="0"/>
      <w:marRight w:val="0"/>
      <w:marTop w:val="0"/>
      <w:marBottom w:val="0"/>
      <w:divBdr>
        <w:top w:val="none" w:sz="0" w:space="0" w:color="auto"/>
        <w:left w:val="none" w:sz="0" w:space="0" w:color="auto"/>
        <w:bottom w:val="none" w:sz="0" w:space="0" w:color="auto"/>
        <w:right w:val="none" w:sz="0" w:space="0" w:color="auto"/>
      </w:divBdr>
    </w:div>
    <w:div w:id="1061636822">
      <w:bodyDiv w:val="1"/>
      <w:marLeft w:val="0"/>
      <w:marRight w:val="0"/>
      <w:marTop w:val="0"/>
      <w:marBottom w:val="0"/>
      <w:divBdr>
        <w:top w:val="none" w:sz="0" w:space="0" w:color="auto"/>
        <w:left w:val="none" w:sz="0" w:space="0" w:color="auto"/>
        <w:bottom w:val="none" w:sz="0" w:space="0" w:color="auto"/>
        <w:right w:val="none" w:sz="0" w:space="0" w:color="auto"/>
      </w:divBdr>
    </w:div>
    <w:div w:id="1064453696">
      <w:bodyDiv w:val="1"/>
      <w:marLeft w:val="0"/>
      <w:marRight w:val="0"/>
      <w:marTop w:val="0"/>
      <w:marBottom w:val="0"/>
      <w:divBdr>
        <w:top w:val="none" w:sz="0" w:space="0" w:color="auto"/>
        <w:left w:val="none" w:sz="0" w:space="0" w:color="auto"/>
        <w:bottom w:val="none" w:sz="0" w:space="0" w:color="auto"/>
        <w:right w:val="none" w:sz="0" w:space="0" w:color="auto"/>
      </w:divBdr>
    </w:div>
    <w:div w:id="1065832760">
      <w:bodyDiv w:val="1"/>
      <w:marLeft w:val="0"/>
      <w:marRight w:val="0"/>
      <w:marTop w:val="0"/>
      <w:marBottom w:val="0"/>
      <w:divBdr>
        <w:top w:val="none" w:sz="0" w:space="0" w:color="auto"/>
        <w:left w:val="none" w:sz="0" w:space="0" w:color="auto"/>
        <w:bottom w:val="none" w:sz="0" w:space="0" w:color="auto"/>
        <w:right w:val="none" w:sz="0" w:space="0" w:color="auto"/>
      </w:divBdr>
    </w:div>
    <w:div w:id="1065954082">
      <w:bodyDiv w:val="1"/>
      <w:marLeft w:val="0"/>
      <w:marRight w:val="0"/>
      <w:marTop w:val="0"/>
      <w:marBottom w:val="0"/>
      <w:divBdr>
        <w:top w:val="none" w:sz="0" w:space="0" w:color="auto"/>
        <w:left w:val="none" w:sz="0" w:space="0" w:color="auto"/>
        <w:bottom w:val="none" w:sz="0" w:space="0" w:color="auto"/>
        <w:right w:val="none" w:sz="0" w:space="0" w:color="auto"/>
      </w:divBdr>
      <w:divsChild>
        <w:div w:id="307443247">
          <w:marLeft w:val="0"/>
          <w:marRight w:val="0"/>
          <w:marTop w:val="0"/>
          <w:marBottom w:val="0"/>
          <w:divBdr>
            <w:top w:val="none" w:sz="0" w:space="0" w:color="auto"/>
            <w:left w:val="none" w:sz="0" w:space="0" w:color="auto"/>
            <w:bottom w:val="none" w:sz="0" w:space="0" w:color="auto"/>
            <w:right w:val="none" w:sz="0" w:space="0" w:color="auto"/>
          </w:divBdr>
        </w:div>
        <w:div w:id="1037780598">
          <w:marLeft w:val="0"/>
          <w:marRight w:val="0"/>
          <w:marTop w:val="0"/>
          <w:marBottom w:val="0"/>
          <w:divBdr>
            <w:top w:val="none" w:sz="0" w:space="0" w:color="auto"/>
            <w:left w:val="none" w:sz="0" w:space="0" w:color="auto"/>
            <w:bottom w:val="none" w:sz="0" w:space="0" w:color="auto"/>
            <w:right w:val="none" w:sz="0" w:space="0" w:color="auto"/>
          </w:divBdr>
          <w:divsChild>
            <w:div w:id="250822375">
              <w:marLeft w:val="0"/>
              <w:marRight w:val="0"/>
              <w:marTop w:val="0"/>
              <w:marBottom w:val="0"/>
              <w:divBdr>
                <w:top w:val="none" w:sz="0" w:space="0" w:color="auto"/>
                <w:left w:val="none" w:sz="0" w:space="0" w:color="auto"/>
                <w:bottom w:val="none" w:sz="0" w:space="0" w:color="auto"/>
                <w:right w:val="none" w:sz="0" w:space="0" w:color="auto"/>
              </w:divBdr>
              <w:divsChild>
                <w:div w:id="461116788">
                  <w:marLeft w:val="0"/>
                  <w:marRight w:val="0"/>
                  <w:marTop w:val="0"/>
                  <w:marBottom w:val="0"/>
                  <w:divBdr>
                    <w:top w:val="none" w:sz="0" w:space="0" w:color="auto"/>
                    <w:left w:val="none" w:sz="0" w:space="0" w:color="auto"/>
                    <w:bottom w:val="none" w:sz="0" w:space="0" w:color="auto"/>
                    <w:right w:val="none" w:sz="0" w:space="0" w:color="auto"/>
                  </w:divBdr>
                  <w:divsChild>
                    <w:div w:id="18371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910">
              <w:marLeft w:val="0"/>
              <w:marRight w:val="0"/>
              <w:marTop w:val="0"/>
              <w:marBottom w:val="0"/>
              <w:divBdr>
                <w:top w:val="none" w:sz="0" w:space="0" w:color="auto"/>
                <w:left w:val="none" w:sz="0" w:space="0" w:color="auto"/>
                <w:bottom w:val="none" w:sz="0" w:space="0" w:color="auto"/>
                <w:right w:val="none" w:sz="0" w:space="0" w:color="auto"/>
              </w:divBdr>
              <w:divsChild>
                <w:div w:id="367603891">
                  <w:marLeft w:val="0"/>
                  <w:marRight w:val="0"/>
                  <w:marTop w:val="0"/>
                  <w:marBottom w:val="0"/>
                  <w:divBdr>
                    <w:top w:val="none" w:sz="0" w:space="0" w:color="auto"/>
                    <w:left w:val="none" w:sz="0" w:space="0" w:color="auto"/>
                    <w:bottom w:val="none" w:sz="0" w:space="0" w:color="auto"/>
                    <w:right w:val="none" w:sz="0" w:space="0" w:color="auto"/>
                  </w:divBdr>
                  <w:divsChild>
                    <w:div w:id="1250962939">
                      <w:marLeft w:val="0"/>
                      <w:marRight w:val="0"/>
                      <w:marTop w:val="0"/>
                      <w:marBottom w:val="0"/>
                      <w:divBdr>
                        <w:top w:val="none" w:sz="0" w:space="0" w:color="auto"/>
                        <w:left w:val="none" w:sz="0" w:space="0" w:color="auto"/>
                        <w:bottom w:val="none" w:sz="0" w:space="0" w:color="auto"/>
                        <w:right w:val="none" w:sz="0" w:space="0" w:color="auto"/>
                      </w:divBdr>
                      <w:divsChild>
                        <w:div w:id="10113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301040">
      <w:bodyDiv w:val="1"/>
      <w:marLeft w:val="0"/>
      <w:marRight w:val="0"/>
      <w:marTop w:val="0"/>
      <w:marBottom w:val="0"/>
      <w:divBdr>
        <w:top w:val="none" w:sz="0" w:space="0" w:color="auto"/>
        <w:left w:val="none" w:sz="0" w:space="0" w:color="auto"/>
        <w:bottom w:val="none" w:sz="0" w:space="0" w:color="auto"/>
        <w:right w:val="none" w:sz="0" w:space="0" w:color="auto"/>
      </w:divBdr>
    </w:div>
    <w:div w:id="1070617349">
      <w:bodyDiv w:val="1"/>
      <w:marLeft w:val="0"/>
      <w:marRight w:val="0"/>
      <w:marTop w:val="0"/>
      <w:marBottom w:val="0"/>
      <w:divBdr>
        <w:top w:val="none" w:sz="0" w:space="0" w:color="auto"/>
        <w:left w:val="none" w:sz="0" w:space="0" w:color="auto"/>
        <w:bottom w:val="none" w:sz="0" w:space="0" w:color="auto"/>
        <w:right w:val="none" w:sz="0" w:space="0" w:color="auto"/>
      </w:divBdr>
    </w:div>
    <w:div w:id="1074012989">
      <w:bodyDiv w:val="1"/>
      <w:marLeft w:val="0"/>
      <w:marRight w:val="0"/>
      <w:marTop w:val="0"/>
      <w:marBottom w:val="0"/>
      <w:divBdr>
        <w:top w:val="none" w:sz="0" w:space="0" w:color="auto"/>
        <w:left w:val="none" w:sz="0" w:space="0" w:color="auto"/>
        <w:bottom w:val="none" w:sz="0" w:space="0" w:color="auto"/>
        <w:right w:val="none" w:sz="0" w:space="0" w:color="auto"/>
      </w:divBdr>
    </w:div>
    <w:div w:id="1075199318">
      <w:bodyDiv w:val="1"/>
      <w:marLeft w:val="0"/>
      <w:marRight w:val="0"/>
      <w:marTop w:val="0"/>
      <w:marBottom w:val="0"/>
      <w:divBdr>
        <w:top w:val="none" w:sz="0" w:space="0" w:color="auto"/>
        <w:left w:val="none" w:sz="0" w:space="0" w:color="auto"/>
        <w:bottom w:val="none" w:sz="0" w:space="0" w:color="auto"/>
        <w:right w:val="none" w:sz="0" w:space="0" w:color="auto"/>
      </w:divBdr>
    </w:div>
    <w:div w:id="1077167011">
      <w:bodyDiv w:val="1"/>
      <w:marLeft w:val="0"/>
      <w:marRight w:val="0"/>
      <w:marTop w:val="0"/>
      <w:marBottom w:val="0"/>
      <w:divBdr>
        <w:top w:val="none" w:sz="0" w:space="0" w:color="auto"/>
        <w:left w:val="none" w:sz="0" w:space="0" w:color="auto"/>
        <w:bottom w:val="none" w:sz="0" w:space="0" w:color="auto"/>
        <w:right w:val="none" w:sz="0" w:space="0" w:color="auto"/>
      </w:divBdr>
    </w:div>
    <w:div w:id="1077433426">
      <w:bodyDiv w:val="1"/>
      <w:marLeft w:val="0"/>
      <w:marRight w:val="0"/>
      <w:marTop w:val="0"/>
      <w:marBottom w:val="0"/>
      <w:divBdr>
        <w:top w:val="none" w:sz="0" w:space="0" w:color="auto"/>
        <w:left w:val="none" w:sz="0" w:space="0" w:color="auto"/>
        <w:bottom w:val="none" w:sz="0" w:space="0" w:color="auto"/>
        <w:right w:val="none" w:sz="0" w:space="0" w:color="auto"/>
      </w:divBdr>
    </w:div>
    <w:div w:id="1077823146">
      <w:bodyDiv w:val="1"/>
      <w:marLeft w:val="0"/>
      <w:marRight w:val="0"/>
      <w:marTop w:val="0"/>
      <w:marBottom w:val="0"/>
      <w:divBdr>
        <w:top w:val="none" w:sz="0" w:space="0" w:color="auto"/>
        <w:left w:val="none" w:sz="0" w:space="0" w:color="auto"/>
        <w:bottom w:val="none" w:sz="0" w:space="0" w:color="auto"/>
        <w:right w:val="none" w:sz="0" w:space="0" w:color="auto"/>
      </w:divBdr>
    </w:div>
    <w:div w:id="1078793023">
      <w:bodyDiv w:val="1"/>
      <w:marLeft w:val="0"/>
      <w:marRight w:val="0"/>
      <w:marTop w:val="0"/>
      <w:marBottom w:val="0"/>
      <w:divBdr>
        <w:top w:val="none" w:sz="0" w:space="0" w:color="auto"/>
        <w:left w:val="none" w:sz="0" w:space="0" w:color="auto"/>
        <w:bottom w:val="none" w:sz="0" w:space="0" w:color="auto"/>
        <w:right w:val="none" w:sz="0" w:space="0" w:color="auto"/>
      </w:divBdr>
    </w:div>
    <w:div w:id="1080062801">
      <w:bodyDiv w:val="1"/>
      <w:marLeft w:val="0"/>
      <w:marRight w:val="0"/>
      <w:marTop w:val="0"/>
      <w:marBottom w:val="0"/>
      <w:divBdr>
        <w:top w:val="none" w:sz="0" w:space="0" w:color="auto"/>
        <w:left w:val="none" w:sz="0" w:space="0" w:color="auto"/>
        <w:bottom w:val="none" w:sz="0" w:space="0" w:color="auto"/>
        <w:right w:val="none" w:sz="0" w:space="0" w:color="auto"/>
      </w:divBdr>
    </w:div>
    <w:div w:id="1081101662">
      <w:bodyDiv w:val="1"/>
      <w:marLeft w:val="0"/>
      <w:marRight w:val="0"/>
      <w:marTop w:val="0"/>
      <w:marBottom w:val="0"/>
      <w:divBdr>
        <w:top w:val="none" w:sz="0" w:space="0" w:color="auto"/>
        <w:left w:val="none" w:sz="0" w:space="0" w:color="auto"/>
        <w:bottom w:val="none" w:sz="0" w:space="0" w:color="auto"/>
        <w:right w:val="none" w:sz="0" w:space="0" w:color="auto"/>
      </w:divBdr>
    </w:div>
    <w:div w:id="1082481860">
      <w:bodyDiv w:val="1"/>
      <w:marLeft w:val="0"/>
      <w:marRight w:val="0"/>
      <w:marTop w:val="0"/>
      <w:marBottom w:val="0"/>
      <w:divBdr>
        <w:top w:val="none" w:sz="0" w:space="0" w:color="auto"/>
        <w:left w:val="none" w:sz="0" w:space="0" w:color="auto"/>
        <w:bottom w:val="none" w:sz="0" w:space="0" w:color="auto"/>
        <w:right w:val="none" w:sz="0" w:space="0" w:color="auto"/>
      </w:divBdr>
    </w:div>
    <w:div w:id="1082725241">
      <w:bodyDiv w:val="1"/>
      <w:marLeft w:val="0"/>
      <w:marRight w:val="0"/>
      <w:marTop w:val="0"/>
      <w:marBottom w:val="0"/>
      <w:divBdr>
        <w:top w:val="none" w:sz="0" w:space="0" w:color="auto"/>
        <w:left w:val="none" w:sz="0" w:space="0" w:color="auto"/>
        <w:bottom w:val="none" w:sz="0" w:space="0" w:color="auto"/>
        <w:right w:val="none" w:sz="0" w:space="0" w:color="auto"/>
      </w:divBdr>
    </w:div>
    <w:div w:id="1082801056">
      <w:bodyDiv w:val="1"/>
      <w:marLeft w:val="0"/>
      <w:marRight w:val="0"/>
      <w:marTop w:val="0"/>
      <w:marBottom w:val="0"/>
      <w:divBdr>
        <w:top w:val="none" w:sz="0" w:space="0" w:color="auto"/>
        <w:left w:val="none" w:sz="0" w:space="0" w:color="auto"/>
        <w:bottom w:val="none" w:sz="0" w:space="0" w:color="auto"/>
        <w:right w:val="none" w:sz="0" w:space="0" w:color="auto"/>
      </w:divBdr>
    </w:div>
    <w:div w:id="1085540928">
      <w:bodyDiv w:val="1"/>
      <w:marLeft w:val="0"/>
      <w:marRight w:val="0"/>
      <w:marTop w:val="0"/>
      <w:marBottom w:val="0"/>
      <w:divBdr>
        <w:top w:val="none" w:sz="0" w:space="0" w:color="auto"/>
        <w:left w:val="none" w:sz="0" w:space="0" w:color="auto"/>
        <w:bottom w:val="none" w:sz="0" w:space="0" w:color="auto"/>
        <w:right w:val="none" w:sz="0" w:space="0" w:color="auto"/>
      </w:divBdr>
    </w:div>
    <w:div w:id="1089079852">
      <w:bodyDiv w:val="1"/>
      <w:marLeft w:val="0"/>
      <w:marRight w:val="0"/>
      <w:marTop w:val="0"/>
      <w:marBottom w:val="0"/>
      <w:divBdr>
        <w:top w:val="none" w:sz="0" w:space="0" w:color="auto"/>
        <w:left w:val="none" w:sz="0" w:space="0" w:color="auto"/>
        <w:bottom w:val="none" w:sz="0" w:space="0" w:color="auto"/>
        <w:right w:val="none" w:sz="0" w:space="0" w:color="auto"/>
      </w:divBdr>
    </w:div>
    <w:div w:id="1089278703">
      <w:bodyDiv w:val="1"/>
      <w:marLeft w:val="0"/>
      <w:marRight w:val="0"/>
      <w:marTop w:val="0"/>
      <w:marBottom w:val="0"/>
      <w:divBdr>
        <w:top w:val="none" w:sz="0" w:space="0" w:color="auto"/>
        <w:left w:val="none" w:sz="0" w:space="0" w:color="auto"/>
        <w:bottom w:val="none" w:sz="0" w:space="0" w:color="auto"/>
        <w:right w:val="none" w:sz="0" w:space="0" w:color="auto"/>
      </w:divBdr>
    </w:div>
    <w:div w:id="1089499353">
      <w:bodyDiv w:val="1"/>
      <w:marLeft w:val="0"/>
      <w:marRight w:val="0"/>
      <w:marTop w:val="0"/>
      <w:marBottom w:val="0"/>
      <w:divBdr>
        <w:top w:val="none" w:sz="0" w:space="0" w:color="auto"/>
        <w:left w:val="none" w:sz="0" w:space="0" w:color="auto"/>
        <w:bottom w:val="none" w:sz="0" w:space="0" w:color="auto"/>
        <w:right w:val="none" w:sz="0" w:space="0" w:color="auto"/>
      </w:divBdr>
    </w:div>
    <w:div w:id="1090010435">
      <w:bodyDiv w:val="1"/>
      <w:marLeft w:val="0"/>
      <w:marRight w:val="0"/>
      <w:marTop w:val="0"/>
      <w:marBottom w:val="0"/>
      <w:divBdr>
        <w:top w:val="none" w:sz="0" w:space="0" w:color="auto"/>
        <w:left w:val="none" w:sz="0" w:space="0" w:color="auto"/>
        <w:bottom w:val="none" w:sz="0" w:space="0" w:color="auto"/>
        <w:right w:val="none" w:sz="0" w:space="0" w:color="auto"/>
      </w:divBdr>
    </w:div>
    <w:div w:id="1090157887">
      <w:bodyDiv w:val="1"/>
      <w:marLeft w:val="0"/>
      <w:marRight w:val="0"/>
      <w:marTop w:val="0"/>
      <w:marBottom w:val="0"/>
      <w:divBdr>
        <w:top w:val="none" w:sz="0" w:space="0" w:color="auto"/>
        <w:left w:val="none" w:sz="0" w:space="0" w:color="auto"/>
        <w:bottom w:val="none" w:sz="0" w:space="0" w:color="auto"/>
        <w:right w:val="none" w:sz="0" w:space="0" w:color="auto"/>
      </w:divBdr>
    </w:div>
    <w:div w:id="1090855572">
      <w:bodyDiv w:val="1"/>
      <w:marLeft w:val="0"/>
      <w:marRight w:val="0"/>
      <w:marTop w:val="0"/>
      <w:marBottom w:val="0"/>
      <w:divBdr>
        <w:top w:val="none" w:sz="0" w:space="0" w:color="auto"/>
        <w:left w:val="none" w:sz="0" w:space="0" w:color="auto"/>
        <w:bottom w:val="none" w:sz="0" w:space="0" w:color="auto"/>
        <w:right w:val="none" w:sz="0" w:space="0" w:color="auto"/>
      </w:divBdr>
    </w:div>
    <w:div w:id="1093932978">
      <w:bodyDiv w:val="1"/>
      <w:marLeft w:val="0"/>
      <w:marRight w:val="0"/>
      <w:marTop w:val="0"/>
      <w:marBottom w:val="0"/>
      <w:divBdr>
        <w:top w:val="none" w:sz="0" w:space="0" w:color="auto"/>
        <w:left w:val="none" w:sz="0" w:space="0" w:color="auto"/>
        <w:bottom w:val="none" w:sz="0" w:space="0" w:color="auto"/>
        <w:right w:val="none" w:sz="0" w:space="0" w:color="auto"/>
      </w:divBdr>
    </w:div>
    <w:div w:id="1097748104">
      <w:bodyDiv w:val="1"/>
      <w:marLeft w:val="0"/>
      <w:marRight w:val="0"/>
      <w:marTop w:val="0"/>
      <w:marBottom w:val="0"/>
      <w:divBdr>
        <w:top w:val="none" w:sz="0" w:space="0" w:color="auto"/>
        <w:left w:val="none" w:sz="0" w:space="0" w:color="auto"/>
        <w:bottom w:val="none" w:sz="0" w:space="0" w:color="auto"/>
        <w:right w:val="none" w:sz="0" w:space="0" w:color="auto"/>
      </w:divBdr>
    </w:div>
    <w:div w:id="1099791476">
      <w:bodyDiv w:val="1"/>
      <w:marLeft w:val="0"/>
      <w:marRight w:val="0"/>
      <w:marTop w:val="0"/>
      <w:marBottom w:val="0"/>
      <w:divBdr>
        <w:top w:val="none" w:sz="0" w:space="0" w:color="auto"/>
        <w:left w:val="none" w:sz="0" w:space="0" w:color="auto"/>
        <w:bottom w:val="none" w:sz="0" w:space="0" w:color="auto"/>
        <w:right w:val="none" w:sz="0" w:space="0" w:color="auto"/>
      </w:divBdr>
    </w:div>
    <w:div w:id="1103839264">
      <w:bodyDiv w:val="1"/>
      <w:marLeft w:val="0"/>
      <w:marRight w:val="0"/>
      <w:marTop w:val="0"/>
      <w:marBottom w:val="0"/>
      <w:divBdr>
        <w:top w:val="none" w:sz="0" w:space="0" w:color="auto"/>
        <w:left w:val="none" w:sz="0" w:space="0" w:color="auto"/>
        <w:bottom w:val="none" w:sz="0" w:space="0" w:color="auto"/>
        <w:right w:val="none" w:sz="0" w:space="0" w:color="auto"/>
      </w:divBdr>
    </w:div>
    <w:div w:id="1105539215">
      <w:bodyDiv w:val="1"/>
      <w:marLeft w:val="0"/>
      <w:marRight w:val="0"/>
      <w:marTop w:val="0"/>
      <w:marBottom w:val="0"/>
      <w:divBdr>
        <w:top w:val="none" w:sz="0" w:space="0" w:color="auto"/>
        <w:left w:val="none" w:sz="0" w:space="0" w:color="auto"/>
        <w:bottom w:val="none" w:sz="0" w:space="0" w:color="auto"/>
        <w:right w:val="none" w:sz="0" w:space="0" w:color="auto"/>
      </w:divBdr>
    </w:div>
    <w:div w:id="1113283579">
      <w:bodyDiv w:val="1"/>
      <w:marLeft w:val="0"/>
      <w:marRight w:val="0"/>
      <w:marTop w:val="0"/>
      <w:marBottom w:val="0"/>
      <w:divBdr>
        <w:top w:val="none" w:sz="0" w:space="0" w:color="auto"/>
        <w:left w:val="none" w:sz="0" w:space="0" w:color="auto"/>
        <w:bottom w:val="none" w:sz="0" w:space="0" w:color="auto"/>
        <w:right w:val="none" w:sz="0" w:space="0" w:color="auto"/>
      </w:divBdr>
    </w:div>
    <w:div w:id="1115757162">
      <w:bodyDiv w:val="1"/>
      <w:marLeft w:val="0"/>
      <w:marRight w:val="0"/>
      <w:marTop w:val="0"/>
      <w:marBottom w:val="0"/>
      <w:divBdr>
        <w:top w:val="none" w:sz="0" w:space="0" w:color="auto"/>
        <w:left w:val="none" w:sz="0" w:space="0" w:color="auto"/>
        <w:bottom w:val="none" w:sz="0" w:space="0" w:color="auto"/>
        <w:right w:val="none" w:sz="0" w:space="0" w:color="auto"/>
      </w:divBdr>
    </w:div>
    <w:div w:id="1115758340">
      <w:bodyDiv w:val="1"/>
      <w:marLeft w:val="0"/>
      <w:marRight w:val="0"/>
      <w:marTop w:val="0"/>
      <w:marBottom w:val="0"/>
      <w:divBdr>
        <w:top w:val="none" w:sz="0" w:space="0" w:color="auto"/>
        <w:left w:val="none" w:sz="0" w:space="0" w:color="auto"/>
        <w:bottom w:val="none" w:sz="0" w:space="0" w:color="auto"/>
        <w:right w:val="none" w:sz="0" w:space="0" w:color="auto"/>
      </w:divBdr>
    </w:div>
    <w:div w:id="1116632265">
      <w:bodyDiv w:val="1"/>
      <w:marLeft w:val="0"/>
      <w:marRight w:val="0"/>
      <w:marTop w:val="0"/>
      <w:marBottom w:val="0"/>
      <w:divBdr>
        <w:top w:val="none" w:sz="0" w:space="0" w:color="auto"/>
        <w:left w:val="none" w:sz="0" w:space="0" w:color="auto"/>
        <w:bottom w:val="none" w:sz="0" w:space="0" w:color="auto"/>
        <w:right w:val="none" w:sz="0" w:space="0" w:color="auto"/>
      </w:divBdr>
    </w:div>
    <w:div w:id="1119028116">
      <w:bodyDiv w:val="1"/>
      <w:marLeft w:val="0"/>
      <w:marRight w:val="0"/>
      <w:marTop w:val="0"/>
      <w:marBottom w:val="0"/>
      <w:divBdr>
        <w:top w:val="none" w:sz="0" w:space="0" w:color="auto"/>
        <w:left w:val="none" w:sz="0" w:space="0" w:color="auto"/>
        <w:bottom w:val="none" w:sz="0" w:space="0" w:color="auto"/>
        <w:right w:val="none" w:sz="0" w:space="0" w:color="auto"/>
      </w:divBdr>
    </w:div>
    <w:div w:id="1120759771">
      <w:bodyDiv w:val="1"/>
      <w:marLeft w:val="0"/>
      <w:marRight w:val="0"/>
      <w:marTop w:val="0"/>
      <w:marBottom w:val="0"/>
      <w:divBdr>
        <w:top w:val="none" w:sz="0" w:space="0" w:color="auto"/>
        <w:left w:val="none" w:sz="0" w:space="0" w:color="auto"/>
        <w:bottom w:val="none" w:sz="0" w:space="0" w:color="auto"/>
        <w:right w:val="none" w:sz="0" w:space="0" w:color="auto"/>
      </w:divBdr>
    </w:div>
    <w:div w:id="1123496185">
      <w:bodyDiv w:val="1"/>
      <w:marLeft w:val="0"/>
      <w:marRight w:val="0"/>
      <w:marTop w:val="0"/>
      <w:marBottom w:val="0"/>
      <w:divBdr>
        <w:top w:val="none" w:sz="0" w:space="0" w:color="auto"/>
        <w:left w:val="none" w:sz="0" w:space="0" w:color="auto"/>
        <w:bottom w:val="none" w:sz="0" w:space="0" w:color="auto"/>
        <w:right w:val="none" w:sz="0" w:space="0" w:color="auto"/>
      </w:divBdr>
    </w:div>
    <w:div w:id="1123577747">
      <w:bodyDiv w:val="1"/>
      <w:marLeft w:val="0"/>
      <w:marRight w:val="0"/>
      <w:marTop w:val="0"/>
      <w:marBottom w:val="0"/>
      <w:divBdr>
        <w:top w:val="none" w:sz="0" w:space="0" w:color="auto"/>
        <w:left w:val="none" w:sz="0" w:space="0" w:color="auto"/>
        <w:bottom w:val="none" w:sz="0" w:space="0" w:color="auto"/>
        <w:right w:val="none" w:sz="0" w:space="0" w:color="auto"/>
      </w:divBdr>
    </w:div>
    <w:div w:id="1126504676">
      <w:bodyDiv w:val="1"/>
      <w:marLeft w:val="0"/>
      <w:marRight w:val="0"/>
      <w:marTop w:val="0"/>
      <w:marBottom w:val="0"/>
      <w:divBdr>
        <w:top w:val="none" w:sz="0" w:space="0" w:color="auto"/>
        <w:left w:val="none" w:sz="0" w:space="0" w:color="auto"/>
        <w:bottom w:val="none" w:sz="0" w:space="0" w:color="auto"/>
        <w:right w:val="none" w:sz="0" w:space="0" w:color="auto"/>
      </w:divBdr>
    </w:div>
    <w:div w:id="1128207895">
      <w:bodyDiv w:val="1"/>
      <w:marLeft w:val="0"/>
      <w:marRight w:val="0"/>
      <w:marTop w:val="0"/>
      <w:marBottom w:val="0"/>
      <w:divBdr>
        <w:top w:val="none" w:sz="0" w:space="0" w:color="auto"/>
        <w:left w:val="none" w:sz="0" w:space="0" w:color="auto"/>
        <w:bottom w:val="none" w:sz="0" w:space="0" w:color="auto"/>
        <w:right w:val="none" w:sz="0" w:space="0" w:color="auto"/>
      </w:divBdr>
    </w:div>
    <w:div w:id="1130709348">
      <w:bodyDiv w:val="1"/>
      <w:marLeft w:val="0"/>
      <w:marRight w:val="0"/>
      <w:marTop w:val="0"/>
      <w:marBottom w:val="0"/>
      <w:divBdr>
        <w:top w:val="none" w:sz="0" w:space="0" w:color="auto"/>
        <w:left w:val="none" w:sz="0" w:space="0" w:color="auto"/>
        <w:bottom w:val="none" w:sz="0" w:space="0" w:color="auto"/>
        <w:right w:val="none" w:sz="0" w:space="0" w:color="auto"/>
      </w:divBdr>
    </w:div>
    <w:div w:id="1132214354">
      <w:bodyDiv w:val="1"/>
      <w:marLeft w:val="0"/>
      <w:marRight w:val="0"/>
      <w:marTop w:val="0"/>
      <w:marBottom w:val="0"/>
      <w:divBdr>
        <w:top w:val="none" w:sz="0" w:space="0" w:color="auto"/>
        <w:left w:val="none" w:sz="0" w:space="0" w:color="auto"/>
        <w:bottom w:val="none" w:sz="0" w:space="0" w:color="auto"/>
        <w:right w:val="none" w:sz="0" w:space="0" w:color="auto"/>
      </w:divBdr>
    </w:div>
    <w:div w:id="1134910686">
      <w:bodyDiv w:val="1"/>
      <w:marLeft w:val="0"/>
      <w:marRight w:val="0"/>
      <w:marTop w:val="0"/>
      <w:marBottom w:val="0"/>
      <w:divBdr>
        <w:top w:val="none" w:sz="0" w:space="0" w:color="auto"/>
        <w:left w:val="none" w:sz="0" w:space="0" w:color="auto"/>
        <w:bottom w:val="none" w:sz="0" w:space="0" w:color="auto"/>
        <w:right w:val="none" w:sz="0" w:space="0" w:color="auto"/>
      </w:divBdr>
    </w:div>
    <w:div w:id="1134953066">
      <w:bodyDiv w:val="1"/>
      <w:marLeft w:val="0"/>
      <w:marRight w:val="0"/>
      <w:marTop w:val="0"/>
      <w:marBottom w:val="0"/>
      <w:divBdr>
        <w:top w:val="none" w:sz="0" w:space="0" w:color="auto"/>
        <w:left w:val="none" w:sz="0" w:space="0" w:color="auto"/>
        <w:bottom w:val="none" w:sz="0" w:space="0" w:color="auto"/>
        <w:right w:val="none" w:sz="0" w:space="0" w:color="auto"/>
      </w:divBdr>
    </w:div>
    <w:div w:id="1135831512">
      <w:bodyDiv w:val="1"/>
      <w:marLeft w:val="0"/>
      <w:marRight w:val="0"/>
      <w:marTop w:val="0"/>
      <w:marBottom w:val="0"/>
      <w:divBdr>
        <w:top w:val="none" w:sz="0" w:space="0" w:color="auto"/>
        <w:left w:val="none" w:sz="0" w:space="0" w:color="auto"/>
        <w:bottom w:val="none" w:sz="0" w:space="0" w:color="auto"/>
        <w:right w:val="none" w:sz="0" w:space="0" w:color="auto"/>
      </w:divBdr>
    </w:div>
    <w:div w:id="1135873878">
      <w:bodyDiv w:val="1"/>
      <w:marLeft w:val="0"/>
      <w:marRight w:val="0"/>
      <w:marTop w:val="0"/>
      <w:marBottom w:val="0"/>
      <w:divBdr>
        <w:top w:val="none" w:sz="0" w:space="0" w:color="auto"/>
        <w:left w:val="none" w:sz="0" w:space="0" w:color="auto"/>
        <w:bottom w:val="none" w:sz="0" w:space="0" w:color="auto"/>
        <w:right w:val="none" w:sz="0" w:space="0" w:color="auto"/>
      </w:divBdr>
    </w:div>
    <w:div w:id="1136484959">
      <w:bodyDiv w:val="1"/>
      <w:marLeft w:val="0"/>
      <w:marRight w:val="0"/>
      <w:marTop w:val="0"/>
      <w:marBottom w:val="0"/>
      <w:divBdr>
        <w:top w:val="none" w:sz="0" w:space="0" w:color="auto"/>
        <w:left w:val="none" w:sz="0" w:space="0" w:color="auto"/>
        <w:bottom w:val="none" w:sz="0" w:space="0" w:color="auto"/>
        <w:right w:val="none" w:sz="0" w:space="0" w:color="auto"/>
      </w:divBdr>
    </w:div>
    <w:div w:id="1139886101">
      <w:bodyDiv w:val="1"/>
      <w:marLeft w:val="0"/>
      <w:marRight w:val="0"/>
      <w:marTop w:val="0"/>
      <w:marBottom w:val="0"/>
      <w:divBdr>
        <w:top w:val="none" w:sz="0" w:space="0" w:color="auto"/>
        <w:left w:val="none" w:sz="0" w:space="0" w:color="auto"/>
        <w:bottom w:val="none" w:sz="0" w:space="0" w:color="auto"/>
        <w:right w:val="none" w:sz="0" w:space="0" w:color="auto"/>
      </w:divBdr>
    </w:div>
    <w:div w:id="1140727540">
      <w:bodyDiv w:val="1"/>
      <w:marLeft w:val="0"/>
      <w:marRight w:val="0"/>
      <w:marTop w:val="0"/>
      <w:marBottom w:val="0"/>
      <w:divBdr>
        <w:top w:val="none" w:sz="0" w:space="0" w:color="auto"/>
        <w:left w:val="none" w:sz="0" w:space="0" w:color="auto"/>
        <w:bottom w:val="none" w:sz="0" w:space="0" w:color="auto"/>
        <w:right w:val="none" w:sz="0" w:space="0" w:color="auto"/>
      </w:divBdr>
    </w:div>
    <w:div w:id="1147433320">
      <w:bodyDiv w:val="1"/>
      <w:marLeft w:val="0"/>
      <w:marRight w:val="0"/>
      <w:marTop w:val="0"/>
      <w:marBottom w:val="0"/>
      <w:divBdr>
        <w:top w:val="none" w:sz="0" w:space="0" w:color="auto"/>
        <w:left w:val="none" w:sz="0" w:space="0" w:color="auto"/>
        <w:bottom w:val="none" w:sz="0" w:space="0" w:color="auto"/>
        <w:right w:val="none" w:sz="0" w:space="0" w:color="auto"/>
      </w:divBdr>
    </w:div>
    <w:div w:id="1147555194">
      <w:bodyDiv w:val="1"/>
      <w:marLeft w:val="0"/>
      <w:marRight w:val="0"/>
      <w:marTop w:val="0"/>
      <w:marBottom w:val="0"/>
      <w:divBdr>
        <w:top w:val="none" w:sz="0" w:space="0" w:color="auto"/>
        <w:left w:val="none" w:sz="0" w:space="0" w:color="auto"/>
        <w:bottom w:val="none" w:sz="0" w:space="0" w:color="auto"/>
        <w:right w:val="none" w:sz="0" w:space="0" w:color="auto"/>
      </w:divBdr>
    </w:div>
    <w:div w:id="1150713221">
      <w:bodyDiv w:val="1"/>
      <w:marLeft w:val="0"/>
      <w:marRight w:val="0"/>
      <w:marTop w:val="0"/>
      <w:marBottom w:val="0"/>
      <w:divBdr>
        <w:top w:val="none" w:sz="0" w:space="0" w:color="auto"/>
        <w:left w:val="none" w:sz="0" w:space="0" w:color="auto"/>
        <w:bottom w:val="none" w:sz="0" w:space="0" w:color="auto"/>
        <w:right w:val="none" w:sz="0" w:space="0" w:color="auto"/>
      </w:divBdr>
    </w:div>
    <w:div w:id="1151361446">
      <w:bodyDiv w:val="1"/>
      <w:marLeft w:val="0"/>
      <w:marRight w:val="0"/>
      <w:marTop w:val="0"/>
      <w:marBottom w:val="0"/>
      <w:divBdr>
        <w:top w:val="none" w:sz="0" w:space="0" w:color="auto"/>
        <w:left w:val="none" w:sz="0" w:space="0" w:color="auto"/>
        <w:bottom w:val="none" w:sz="0" w:space="0" w:color="auto"/>
        <w:right w:val="none" w:sz="0" w:space="0" w:color="auto"/>
      </w:divBdr>
    </w:div>
    <w:div w:id="1152334314">
      <w:bodyDiv w:val="1"/>
      <w:marLeft w:val="0"/>
      <w:marRight w:val="0"/>
      <w:marTop w:val="0"/>
      <w:marBottom w:val="0"/>
      <w:divBdr>
        <w:top w:val="none" w:sz="0" w:space="0" w:color="auto"/>
        <w:left w:val="none" w:sz="0" w:space="0" w:color="auto"/>
        <w:bottom w:val="none" w:sz="0" w:space="0" w:color="auto"/>
        <w:right w:val="none" w:sz="0" w:space="0" w:color="auto"/>
      </w:divBdr>
    </w:div>
    <w:div w:id="1152520778">
      <w:bodyDiv w:val="1"/>
      <w:marLeft w:val="0"/>
      <w:marRight w:val="0"/>
      <w:marTop w:val="0"/>
      <w:marBottom w:val="0"/>
      <w:divBdr>
        <w:top w:val="none" w:sz="0" w:space="0" w:color="auto"/>
        <w:left w:val="none" w:sz="0" w:space="0" w:color="auto"/>
        <w:bottom w:val="none" w:sz="0" w:space="0" w:color="auto"/>
        <w:right w:val="none" w:sz="0" w:space="0" w:color="auto"/>
      </w:divBdr>
    </w:div>
    <w:div w:id="1152868681">
      <w:bodyDiv w:val="1"/>
      <w:marLeft w:val="0"/>
      <w:marRight w:val="0"/>
      <w:marTop w:val="0"/>
      <w:marBottom w:val="0"/>
      <w:divBdr>
        <w:top w:val="none" w:sz="0" w:space="0" w:color="auto"/>
        <w:left w:val="none" w:sz="0" w:space="0" w:color="auto"/>
        <w:bottom w:val="none" w:sz="0" w:space="0" w:color="auto"/>
        <w:right w:val="none" w:sz="0" w:space="0" w:color="auto"/>
      </w:divBdr>
    </w:div>
    <w:div w:id="1154565795">
      <w:bodyDiv w:val="1"/>
      <w:marLeft w:val="0"/>
      <w:marRight w:val="0"/>
      <w:marTop w:val="0"/>
      <w:marBottom w:val="0"/>
      <w:divBdr>
        <w:top w:val="none" w:sz="0" w:space="0" w:color="auto"/>
        <w:left w:val="none" w:sz="0" w:space="0" w:color="auto"/>
        <w:bottom w:val="none" w:sz="0" w:space="0" w:color="auto"/>
        <w:right w:val="none" w:sz="0" w:space="0" w:color="auto"/>
      </w:divBdr>
    </w:div>
    <w:div w:id="1154954432">
      <w:bodyDiv w:val="1"/>
      <w:marLeft w:val="0"/>
      <w:marRight w:val="0"/>
      <w:marTop w:val="0"/>
      <w:marBottom w:val="0"/>
      <w:divBdr>
        <w:top w:val="none" w:sz="0" w:space="0" w:color="auto"/>
        <w:left w:val="none" w:sz="0" w:space="0" w:color="auto"/>
        <w:bottom w:val="none" w:sz="0" w:space="0" w:color="auto"/>
        <w:right w:val="none" w:sz="0" w:space="0" w:color="auto"/>
      </w:divBdr>
    </w:div>
    <w:div w:id="1155560992">
      <w:bodyDiv w:val="1"/>
      <w:marLeft w:val="0"/>
      <w:marRight w:val="0"/>
      <w:marTop w:val="0"/>
      <w:marBottom w:val="0"/>
      <w:divBdr>
        <w:top w:val="none" w:sz="0" w:space="0" w:color="auto"/>
        <w:left w:val="none" w:sz="0" w:space="0" w:color="auto"/>
        <w:bottom w:val="none" w:sz="0" w:space="0" w:color="auto"/>
        <w:right w:val="none" w:sz="0" w:space="0" w:color="auto"/>
      </w:divBdr>
    </w:div>
    <w:div w:id="1157963063">
      <w:bodyDiv w:val="1"/>
      <w:marLeft w:val="0"/>
      <w:marRight w:val="0"/>
      <w:marTop w:val="0"/>
      <w:marBottom w:val="0"/>
      <w:divBdr>
        <w:top w:val="none" w:sz="0" w:space="0" w:color="auto"/>
        <w:left w:val="none" w:sz="0" w:space="0" w:color="auto"/>
        <w:bottom w:val="none" w:sz="0" w:space="0" w:color="auto"/>
        <w:right w:val="none" w:sz="0" w:space="0" w:color="auto"/>
      </w:divBdr>
    </w:div>
    <w:div w:id="1160345397">
      <w:bodyDiv w:val="1"/>
      <w:marLeft w:val="0"/>
      <w:marRight w:val="0"/>
      <w:marTop w:val="0"/>
      <w:marBottom w:val="0"/>
      <w:divBdr>
        <w:top w:val="none" w:sz="0" w:space="0" w:color="auto"/>
        <w:left w:val="none" w:sz="0" w:space="0" w:color="auto"/>
        <w:bottom w:val="none" w:sz="0" w:space="0" w:color="auto"/>
        <w:right w:val="none" w:sz="0" w:space="0" w:color="auto"/>
      </w:divBdr>
    </w:div>
    <w:div w:id="1160727775">
      <w:bodyDiv w:val="1"/>
      <w:marLeft w:val="0"/>
      <w:marRight w:val="0"/>
      <w:marTop w:val="0"/>
      <w:marBottom w:val="0"/>
      <w:divBdr>
        <w:top w:val="none" w:sz="0" w:space="0" w:color="auto"/>
        <w:left w:val="none" w:sz="0" w:space="0" w:color="auto"/>
        <w:bottom w:val="none" w:sz="0" w:space="0" w:color="auto"/>
        <w:right w:val="none" w:sz="0" w:space="0" w:color="auto"/>
      </w:divBdr>
    </w:div>
    <w:div w:id="1161700706">
      <w:bodyDiv w:val="1"/>
      <w:marLeft w:val="0"/>
      <w:marRight w:val="0"/>
      <w:marTop w:val="0"/>
      <w:marBottom w:val="0"/>
      <w:divBdr>
        <w:top w:val="none" w:sz="0" w:space="0" w:color="auto"/>
        <w:left w:val="none" w:sz="0" w:space="0" w:color="auto"/>
        <w:bottom w:val="none" w:sz="0" w:space="0" w:color="auto"/>
        <w:right w:val="none" w:sz="0" w:space="0" w:color="auto"/>
      </w:divBdr>
    </w:div>
    <w:div w:id="1162038314">
      <w:bodyDiv w:val="1"/>
      <w:marLeft w:val="0"/>
      <w:marRight w:val="0"/>
      <w:marTop w:val="0"/>
      <w:marBottom w:val="0"/>
      <w:divBdr>
        <w:top w:val="none" w:sz="0" w:space="0" w:color="auto"/>
        <w:left w:val="none" w:sz="0" w:space="0" w:color="auto"/>
        <w:bottom w:val="none" w:sz="0" w:space="0" w:color="auto"/>
        <w:right w:val="none" w:sz="0" w:space="0" w:color="auto"/>
      </w:divBdr>
    </w:div>
    <w:div w:id="1165782884">
      <w:bodyDiv w:val="1"/>
      <w:marLeft w:val="0"/>
      <w:marRight w:val="0"/>
      <w:marTop w:val="0"/>
      <w:marBottom w:val="0"/>
      <w:divBdr>
        <w:top w:val="none" w:sz="0" w:space="0" w:color="auto"/>
        <w:left w:val="none" w:sz="0" w:space="0" w:color="auto"/>
        <w:bottom w:val="none" w:sz="0" w:space="0" w:color="auto"/>
        <w:right w:val="none" w:sz="0" w:space="0" w:color="auto"/>
      </w:divBdr>
    </w:div>
    <w:div w:id="1167936165">
      <w:bodyDiv w:val="1"/>
      <w:marLeft w:val="0"/>
      <w:marRight w:val="0"/>
      <w:marTop w:val="0"/>
      <w:marBottom w:val="0"/>
      <w:divBdr>
        <w:top w:val="none" w:sz="0" w:space="0" w:color="auto"/>
        <w:left w:val="none" w:sz="0" w:space="0" w:color="auto"/>
        <w:bottom w:val="none" w:sz="0" w:space="0" w:color="auto"/>
        <w:right w:val="none" w:sz="0" w:space="0" w:color="auto"/>
      </w:divBdr>
    </w:div>
    <w:div w:id="1170370355">
      <w:bodyDiv w:val="1"/>
      <w:marLeft w:val="0"/>
      <w:marRight w:val="0"/>
      <w:marTop w:val="0"/>
      <w:marBottom w:val="0"/>
      <w:divBdr>
        <w:top w:val="none" w:sz="0" w:space="0" w:color="auto"/>
        <w:left w:val="none" w:sz="0" w:space="0" w:color="auto"/>
        <w:bottom w:val="none" w:sz="0" w:space="0" w:color="auto"/>
        <w:right w:val="none" w:sz="0" w:space="0" w:color="auto"/>
      </w:divBdr>
    </w:div>
    <w:div w:id="1174027738">
      <w:bodyDiv w:val="1"/>
      <w:marLeft w:val="0"/>
      <w:marRight w:val="0"/>
      <w:marTop w:val="0"/>
      <w:marBottom w:val="0"/>
      <w:divBdr>
        <w:top w:val="none" w:sz="0" w:space="0" w:color="auto"/>
        <w:left w:val="none" w:sz="0" w:space="0" w:color="auto"/>
        <w:bottom w:val="none" w:sz="0" w:space="0" w:color="auto"/>
        <w:right w:val="none" w:sz="0" w:space="0" w:color="auto"/>
      </w:divBdr>
    </w:div>
    <w:div w:id="1174295384">
      <w:bodyDiv w:val="1"/>
      <w:marLeft w:val="0"/>
      <w:marRight w:val="0"/>
      <w:marTop w:val="0"/>
      <w:marBottom w:val="0"/>
      <w:divBdr>
        <w:top w:val="none" w:sz="0" w:space="0" w:color="auto"/>
        <w:left w:val="none" w:sz="0" w:space="0" w:color="auto"/>
        <w:bottom w:val="none" w:sz="0" w:space="0" w:color="auto"/>
        <w:right w:val="none" w:sz="0" w:space="0" w:color="auto"/>
      </w:divBdr>
    </w:div>
    <w:div w:id="1175459805">
      <w:bodyDiv w:val="1"/>
      <w:marLeft w:val="0"/>
      <w:marRight w:val="0"/>
      <w:marTop w:val="0"/>
      <w:marBottom w:val="0"/>
      <w:divBdr>
        <w:top w:val="none" w:sz="0" w:space="0" w:color="auto"/>
        <w:left w:val="none" w:sz="0" w:space="0" w:color="auto"/>
        <w:bottom w:val="none" w:sz="0" w:space="0" w:color="auto"/>
        <w:right w:val="none" w:sz="0" w:space="0" w:color="auto"/>
      </w:divBdr>
    </w:div>
    <w:div w:id="1176766877">
      <w:bodyDiv w:val="1"/>
      <w:marLeft w:val="0"/>
      <w:marRight w:val="0"/>
      <w:marTop w:val="0"/>
      <w:marBottom w:val="0"/>
      <w:divBdr>
        <w:top w:val="none" w:sz="0" w:space="0" w:color="auto"/>
        <w:left w:val="none" w:sz="0" w:space="0" w:color="auto"/>
        <w:bottom w:val="none" w:sz="0" w:space="0" w:color="auto"/>
        <w:right w:val="none" w:sz="0" w:space="0" w:color="auto"/>
      </w:divBdr>
    </w:div>
    <w:div w:id="1177622907">
      <w:bodyDiv w:val="1"/>
      <w:marLeft w:val="0"/>
      <w:marRight w:val="0"/>
      <w:marTop w:val="0"/>
      <w:marBottom w:val="0"/>
      <w:divBdr>
        <w:top w:val="none" w:sz="0" w:space="0" w:color="auto"/>
        <w:left w:val="none" w:sz="0" w:space="0" w:color="auto"/>
        <w:bottom w:val="none" w:sz="0" w:space="0" w:color="auto"/>
        <w:right w:val="none" w:sz="0" w:space="0" w:color="auto"/>
      </w:divBdr>
    </w:div>
    <w:div w:id="1178273198">
      <w:bodyDiv w:val="1"/>
      <w:marLeft w:val="0"/>
      <w:marRight w:val="0"/>
      <w:marTop w:val="0"/>
      <w:marBottom w:val="0"/>
      <w:divBdr>
        <w:top w:val="none" w:sz="0" w:space="0" w:color="auto"/>
        <w:left w:val="none" w:sz="0" w:space="0" w:color="auto"/>
        <w:bottom w:val="none" w:sz="0" w:space="0" w:color="auto"/>
        <w:right w:val="none" w:sz="0" w:space="0" w:color="auto"/>
      </w:divBdr>
    </w:div>
    <w:div w:id="1179351958">
      <w:bodyDiv w:val="1"/>
      <w:marLeft w:val="0"/>
      <w:marRight w:val="0"/>
      <w:marTop w:val="0"/>
      <w:marBottom w:val="0"/>
      <w:divBdr>
        <w:top w:val="none" w:sz="0" w:space="0" w:color="auto"/>
        <w:left w:val="none" w:sz="0" w:space="0" w:color="auto"/>
        <w:bottom w:val="none" w:sz="0" w:space="0" w:color="auto"/>
        <w:right w:val="none" w:sz="0" w:space="0" w:color="auto"/>
      </w:divBdr>
    </w:div>
    <w:div w:id="1180197518">
      <w:bodyDiv w:val="1"/>
      <w:marLeft w:val="0"/>
      <w:marRight w:val="0"/>
      <w:marTop w:val="0"/>
      <w:marBottom w:val="0"/>
      <w:divBdr>
        <w:top w:val="none" w:sz="0" w:space="0" w:color="auto"/>
        <w:left w:val="none" w:sz="0" w:space="0" w:color="auto"/>
        <w:bottom w:val="none" w:sz="0" w:space="0" w:color="auto"/>
        <w:right w:val="none" w:sz="0" w:space="0" w:color="auto"/>
      </w:divBdr>
    </w:div>
    <w:div w:id="1180311807">
      <w:bodyDiv w:val="1"/>
      <w:marLeft w:val="0"/>
      <w:marRight w:val="0"/>
      <w:marTop w:val="0"/>
      <w:marBottom w:val="0"/>
      <w:divBdr>
        <w:top w:val="none" w:sz="0" w:space="0" w:color="auto"/>
        <w:left w:val="none" w:sz="0" w:space="0" w:color="auto"/>
        <w:bottom w:val="none" w:sz="0" w:space="0" w:color="auto"/>
        <w:right w:val="none" w:sz="0" w:space="0" w:color="auto"/>
      </w:divBdr>
    </w:div>
    <w:div w:id="1180461981">
      <w:bodyDiv w:val="1"/>
      <w:marLeft w:val="0"/>
      <w:marRight w:val="0"/>
      <w:marTop w:val="0"/>
      <w:marBottom w:val="0"/>
      <w:divBdr>
        <w:top w:val="none" w:sz="0" w:space="0" w:color="auto"/>
        <w:left w:val="none" w:sz="0" w:space="0" w:color="auto"/>
        <w:bottom w:val="none" w:sz="0" w:space="0" w:color="auto"/>
        <w:right w:val="none" w:sz="0" w:space="0" w:color="auto"/>
      </w:divBdr>
    </w:div>
    <w:div w:id="1185486713">
      <w:bodyDiv w:val="1"/>
      <w:marLeft w:val="0"/>
      <w:marRight w:val="0"/>
      <w:marTop w:val="0"/>
      <w:marBottom w:val="0"/>
      <w:divBdr>
        <w:top w:val="none" w:sz="0" w:space="0" w:color="auto"/>
        <w:left w:val="none" w:sz="0" w:space="0" w:color="auto"/>
        <w:bottom w:val="none" w:sz="0" w:space="0" w:color="auto"/>
        <w:right w:val="none" w:sz="0" w:space="0" w:color="auto"/>
      </w:divBdr>
    </w:div>
    <w:div w:id="1186015246">
      <w:bodyDiv w:val="1"/>
      <w:marLeft w:val="0"/>
      <w:marRight w:val="0"/>
      <w:marTop w:val="0"/>
      <w:marBottom w:val="0"/>
      <w:divBdr>
        <w:top w:val="none" w:sz="0" w:space="0" w:color="auto"/>
        <w:left w:val="none" w:sz="0" w:space="0" w:color="auto"/>
        <w:bottom w:val="none" w:sz="0" w:space="0" w:color="auto"/>
        <w:right w:val="none" w:sz="0" w:space="0" w:color="auto"/>
      </w:divBdr>
    </w:div>
    <w:div w:id="1190072145">
      <w:bodyDiv w:val="1"/>
      <w:marLeft w:val="0"/>
      <w:marRight w:val="0"/>
      <w:marTop w:val="0"/>
      <w:marBottom w:val="0"/>
      <w:divBdr>
        <w:top w:val="none" w:sz="0" w:space="0" w:color="auto"/>
        <w:left w:val="none" w:sz="0" w:space="0" w:color="auto"/>
        <w:bottom w:val="none" w:sz="0" w:space="0" w:color="auto"/>
        <w:right w:val="none" w:sz="0" w:space="0" w:color="auto"/>
      </w:divBdr>
    </w:div>
    <w:div w:id="1190292616">
      <w:bodyDiv w:val="1"/>
      <w:marLeft w:val="0"/>
      <w:marRight w:val="0"/>
      <w:marTop w:val="0"/>
      <w:marBottom w:val="0"/>
      <w:divBdr>
        <w:top w:val="none" w:sz="0" w:space="0" w:color="auto"/>
        <w:left w:val="none" w:sz="0" w:space="0" w:color="auto"/>
        <w:bottom w:val="none" w:sz="0" w:space="0" w:color="auto"/>
        <w:right w:val="none" w:sz="0" w:space="0" w:color="auto"/>
      </w:divBdr>
    </w:div>
    <w:div w:id="1191259639">
      <w:bodyDiv w:val="1"/>
      <w:marLeft w:val="0"/>
      <w:marRight w:val="0"/>
      <w:marTop w:val="0"/>
      <w:marBottom w:val="0"/>
      <w:divBdr>
        <w:top w:val="none" w:sz="0" w:space="0" w:color="auto"/>
        <w:left w:val="none" w:sz="0" w:space="0" w:color="auto"/>
        <w:bottom w:val="none" w:sz="0" w:space="0" w:color="auto"/>
        <w:right w:val="none" w:sz="0" w:space="0" w:color="auto"/>
      </w:divBdr>
    </w:div>
    <w:div w:id="1193886889">
      <w:bodyDiv w:val="1"/>
      <w:marLeft w:val="0"/>
      <w:marRight w:val="0"/>
      <w:marTop w:val="0"/>
      <w:marBottom w:val="0"/>
      <w:divBdr>
        <w:top w:val="none" w:sz="0" w:space="0" w:color="auto"/>
        <w:left w:val="none" w:sz="0" w:space="0" w:color="auto"/>
        <w:bottom w:val="none" w:sz="0" w:space="0" w:color="auto"/>
        <w:right w:val="none" w:sz="0" w:space="0" w:color="auto"/>
      </w:divBdr>
    </w:div>
    <w:div w:id="1194148168">
      <w:bodyDiv w:val="1"/>
      <w:marLeft w:val="0"/>
      <w:marRight w:val="0"/>
      <w:marTop w:val="0"/>
      <w:marBottom w:val="0"/>
      <w:divBdr>
        <w:top w:val="none" w:sz="0" w:space="0" w:color="auto"/>
        <w:left w:val="none" w:sz="0" w:space="0" w:color="auto"/>
        <w:bottom w:val="none" w:sz="0" w:space="0" w:color="auto"/>
        <w:right w:val="none" w:sz="0" w:space="0" w:color="auto"/>
      </w:divBdr>
    </w:div>
    <w:div w:id="1194197667">
      <w:bodyDiv w:val="1"/>
      <w:marLeft w:val="0"/>
      <w:marRight w:val="0"/>
      <w:marTop w:val="0"/>
      <w:marBottom w:val="0"/>
      <w:divBdr>
        <w:top w:val="none" w:sz="0" w:space="0" w:color="auto"/>
        <w:left w:val="none" w:sz="0" w:space="0" w:color="auto"/>
        <w:bottom w:val="none" w:sz="0" w:space="0" w:color="auto"/>
        <w:right w:val="none" w:sz="0" w:space="0" w:color="auto"/>
      </w:divBdr>
    </w:div>
    <w:div w:id="1194423414">
      <w:bodyDiv w:val="1"/>
      <w:marLeft w:val="0"/>
      <w:marRight w:val="0"/>
      <w:marTop w:val="0"/>
      <w:marBottom w:val="0"/>
      <w:divBdr>
        <w:top w:val="none" w:sz="0" w:space="0" w:color="auto"/>
        <w:left w:val="none" w:sz="0" w:space="0" w:color="auto"/>
        <w:bottom w:val="none" w:sz="0" w:space="0" w:color="auto"/>
        <w:right w:val="none" w:sz="0" w:space="0" w:color="auto"/>
      </w:divBdr>
    </w:div>
    <w:div w:id="1194614200">
      <w:bodyDiv w:val="1"/>
      <w:marLeft w:val="0"/>
      <w:marRight w:val="0"/>
      <w:marTop w:val="0"/>
      <w:marBottom w:val="0"/>
      <w:divBdr>
        <w:top w:val="none" w:sz="0" w:space="0" w:color="auto"/>
        <w:left w:val="none" w:sz="0" w:space="0" w:color="auto"/>
        <w:bottom w:val="none" w:sz="0" w:space="0" w:color="auto"/>
        <w:right w:val="none" w:sz="0" w:space="0" w:color="auto"/>
      </w:divBdr>
    </w:div>
    <w:div w:id="1197347810">
      <w:bodyDiv w:val="1"/>
      <w:marLeft w:val="0"/>
      <w:marRight w:val="0"/>
      <w:marTop w:val="0"/>
      <w:marBottom w:val="0"/>
      <w:divBdr>
        <w:top w:val="none" w:sz="0" w:space="0" w:color="auto"/>
        <w:left w:val="none" w:sz="0" w:space="0" w:color="auto"/>
        <w:bottom w:val="none" w:sz="0" w:space="0" w:color="auto"/>
        <w:right w:val="none" w:sz="0" w:space="0" w:color="auto"/>
      </w:divBdr>
    </w:div>
    <w:div w:id="1197623989">
      <w:bodyDiv w:val="1"/>
      <w:marLeft w:val="0"/>
      <w:marRight w:val="0"/>
      <w:marTop w:val="0"/>
      <w:marBottom w:val="0"/>
      <w:divBdr>
        <w:top w:val="none" w:sz="0" w:space="0" w:color="auto"/>
        <w:left w:val="none" w:sz="0" w:space="0" w:color="auto"/>
        <w:bottom w:val="none" w:sz="0" w:space="0" w:color="auto"/>
        <w:right w:val="none" w:sz="0" w:space="0" w:color="auto"/>
      </w:divBdr>
    </w:div>
    <w:div w:id="1202941151">
      <w:bodyDiv w:val="1"/>
      <w:marLeft w:val="0"/>
      <w:marRight w:val="0"/>
      <w:marTop w:val="0"/>
      <w:marBottom w:val="0"/>
      <w:divBdr>
        <w:top w:val="none" w:sz="0" w:space="0" w:color="auto"/>
        <w:left w:val="none" w:sz="0" w:space="0" w:color="auto"/>
        <w:bottom w:val="none" w:sz="0" w:space="0" w:color="auto"/>
        <w:right w:val="none" w:sz="0" w:space="0" w:color="auto"/>
      </w:divBdr>
    </w:div>
    <w:div w:id="1203593094">
      <w:bodyDiv w:val="1"/>
      <w:marLeft w:val="0"/>
      <w:marRight w:val="0"/>
      <w:marTop w:val="0"/>
      <w:marBottom w:val="0"/>
      <w:divBdr>
        <w:top w:val="none" w:sz="0" w:space="0" w:color="auto"/>
        <w:left w:val="none" w:sz="0" w:space="0" w:color="auto"/>
        <w:bottom w:val="none" w:sz="0" w:space="0" w:color="auto"/>
        <w:right w:val="none" w:sz="0" w:space="0" w:color="auto"/>
      </w:divBdr>
    </w:div>
    <w:div w:id="1206874164">
      <w:bodyDiv w:val="1"/>
      <w:marLeft w:val="0"/>
      <w:marRight w:val="0"/>
      <w:marTop w:val="0"/>
      <w:marBottom w:val="0"/>
      <w:divBdr>
        <w:top w:val="none" w:sz="0" w:space="0" w:color="auto"/>
        <w:left w:val="none" w:sz="0" w:space="0" w:color="auto"/>
        <w:bottom w:val="none" w:sz="0" w:space="0" w:color="auto"/>
        <w:right w:val="none" w:sz="0" w:space="0" w:color="auto"/>
      </w:divBdr>
    </w:div>
    <w:div w:id="1207839310">
      <w:bodyDiv w:val="1"/>
      <w:marLeft w:val="0"/>
      <w:marRight w:val="0"/>
      <w:marTop w:val="0"/>
      <w:marBottom w:val="0"/>
      <w:divBdr>
        <w:top w:val="none" w:sz="0" w:space="0" w:color="auto"/>
        <w:left w:val="none" w:sz="0" w:space="0" w:color="auto"/>
        <w:bottom w:val="none" w:sz="0" w:space="0" w:color="auto"/>
        <w:right w:val="none" w:sz="0" w:space="0" w:color="auto"/>
      </w:divBdr>
    </w:div>
    <w:div w:id="1208489907">
      <w:bodyDiv w:val="1"/>
      <w:marLeft w:val="0"/>
      <w:marRight w:val="0"/>
      <w:marTop w:val="0"/>
      <w:marBottom w:val="0"/>
      <w:divBdr>
        <w:top w:val="none" w:sz="0" w:space="0" w:color="auto"/>
        <w:left w:val="none" w:sz="0" w:space="0" w:color="auto"/>
        <w:bottom w:val="none" w:sz="0" w:space="0" w:color="auto"/>
        <w:right w:val="none" w:sz="0" w:space="0" w:color="auto"/>
      </w:divBdr>
    </w:div>
    <w:div w:id="1210145648">
      <w:bodyDiv w:val="1"/>
      <w:marLeft w:val="0"/>
      <w:marRight w:val="0"/>
      <w:marTop w:val="0"/>
      <w:marBottom w:val="0"/>
      <w:divBdr>
        <w:top w:val="none" w:sz="0" w:space="0" w:color="auto"/>
        <w:left w:val="none" w:sz="0" w:space="0" w:color="auto"/>
        <w:bottom w:val="none" w:sz="0" w:space="0" w:color="auto"/>
        <w:right w:val="none" w:sz="0" w:space="0" w:color="auto"/>
      </w:divBdr>
    </w:div>
    <w:div w:id="1212613429">
      <w:bodyDiv w:val="1"/>
      <w:marLeft w:val="0"/>
      <w:marRight w:val="0"/>
      <w:marTop w:val="0"/>
      <w:marBottom w:val="0"/>
      <w:divBdr>
        <w:top w:val="none" w:sz="0" w:space="0" w:color="auto"/>
        <w:left w:val="none" w:sz="0" w:space="0" w:color="auto"/>
        <w:bottom w:val="none" w:sz="0" w:space="0" w:color="auto"/>
        <w:right w:val="none" w:sz="0" w:space="0" w:color="auto"/>
      </w:divBdr>
    </w:div>
    <w:div w:id="1212883535">
      <w:bodyDiv w:val="1"/>
      <w:marLeft w:val="0"/>
      <w:marRight w:val="0"/>
      <w:marTop w:val="0"/>
      <w:marBottom w:val="0"/>
      <w:divBdr>
        <w:top w:val="none" w:sz="0" w:space="0" w:color="auto"/>
        <w:left w:val="none" w:sz="0" w:space="0" w:color="auto"/>
        <w:bottom w:val="none" w:sz="0" w:space="0" w:color="auto"/>
        <w:right w:val="none" w:sz="0" w:space="0" w:color="auto"/>
      </w:divBdr>
    </w:div>
    <w:div w:id="1213805630">
      <w:bodyDiv w:val="1"/>
      <w:marLeft w:val="0"/>
      <w:marRight w:val="0"/>
      <w:marTop w:val="0"/>
      <w:marBottom w:val="0"/>
      <w:divBdr>
        <w:top w:val="none" w:sz="0" w:space="0" w:color="auto"/>
        <w:left w:val="none" w:sz="0" w:space="0" w:color="auto"/>
        <w:bottom w:val="none" w:sz="0" w:space="0" w:color="auto"/>
        <w:right w:val="none" w:sz="0" w:space="0" w:color="auto"/>
      </w:divBdr>
    </w:div>
    <w:div w:id="1214192838">
      <w:bodyDiv w:val="1"/>
      <w:marLeft w:val="0"/>
      <w:marRight w:val="0"/>
      <w:marTop w:val="0"/>
      <w:marBottom w:val="0"/>
      <w:divBdr>
        <w:top w:val="none" w:sz="0" w:space="0" w:color="auto"/>
        <w:left w:val="none" w:sz="0" w:space="0" w:color="auto"/>
        <w:bottom w:val="none" w:sz="0" w:space="0" w:color="auto"/>
        <w:right w:val="none" w:sz="0" w:space="0" w:color="auto"/>
      </w:divBdr>
    </w:div>
    <w:div w:id="1214925706">
      <w:bodyDiv w:val="1"/>
      <w:marLeft w:val="0"/>
      <w:marRight w:val="0"/>
      <w:marTop w:val="0"/>
      <w:marBottom w:val="0"/>
      <w:divBdr>
        <w:top w:val="none" w:sz="0" w:space="0" w:color="auto"/>
        <w:left w:val="none" w:sz="0" w:space="0" w:color="auto"/>
        <w:bottom w:val="none" w:sz="0" w:space="0" w:color="auto"/>
        <w:right w:val="none" w:sz="0" w:space="0" w:color="auto"/>
      </w:divBdr>
    </w:div>
    <w:div w:id="1216696231">
      <w:bodyDiv w:val="1"/>
      <w:marLeft w:val="0"/>
      <w:marRight w:val="0"/>
      <w:marTop w:val="0"/>
      <w:marBottom w:val="0"/>
      <w:divBdr>
        <w:top w:val="none" w:sz="0" w:space="0" w:color="auto"/>
        <w:left w:val="none" w:sz="0" w:space="0" w:color="auto"/>
        <w:bottom w:val="none" w:sz="0" w:space="0" w:color="auto"/>
        <w:right w:val="none" w:sz="0" w:space="0" w:color="auto"/>
      </w:divBdr>
    </w:div>
    <w:div w:id="1219367143">
      <w:bodyDiv w:val="1"/>
      <w:marLeft w:val="0"/>
      <w:marRight w:val="0"/>
      <w:marTop w:val="0"/>
      <w:marBottom w:val="0"/>
      <w:divBdr>
        <w:top w:val="none" w:sz="0" w:space="0" w:color="auto"/>
        <w:left w:val="none" w:sz="0" w:space="0" w:color="auto"/>
        <w:bottom w:val="none" w:sz="0" w:space="0" w:color="auto"/>
        <w:right w:val="none" w:sz="0" w:space="0" w:color="auto"/>
      </w:divBdr>
    </w:div>
    <w:div w:id="1223098523">
      <w:bodyDiv w:val="1"/>
      <w:marLeft w:val="0"/>
      <w:marRight w:val="0"/>
      <w:marTop w:val="0"/>
      <w:marBottom w:val="0"/>
      <w:divBdr>
        <w:top w:val="none" w:sz="0" w:space="0" w:color="auto"/>
        <w:left w:val="none" w:sz="0" w:space="0" w:color="auto"/>
        <w:bottom w:val="none" w:sz="0" w:space="0" w:color="auto"/>
        <w:right w:val="none" w:sz="0" w:space="0" w:color="auto"/>
      </w:divBdr>
    </w:div>
    <w:div w:id="1227952029">
      <w:bodyDiv w:val="1"/>
      <w:marLeft w:val="0"/>
      <w:marRight w:val="0"/>
      <w:marTop w:val="0"/>
      <w:marBottom w:val="0"/>
      <w:divBdr>
        <w:top w:val="none" w:sz="0" w:space="0" w:color="auto"/>
        <w:left w:val="none" w:sz="0" w:space="0" w:color="auto"/>
        <w:bottom w:val="none" w:sz="0" w:space="0" w:color="auto"/>
        <w:right w:val="none" w:sz="0" w:space="0" w:color="auto"/>
      </w:divBdr>
    </w:div>
    <w:div w:id="1229414705">
      <w:bodyDiv w:val="1"/>
      <w:marLeft w:val="0"/>
      <w:marRight w:val="0"/>
      <w:marTop w:val="0"/>
      <w:marBottom w:val="0"/>
      <w:divBdr>
        <w:top w:val="none" w:sz="0" w:space="0" w:color="auto"/>
        <w:left w:val="none" w:sz="0" w:space="0" w:color="auto"/>
        <w:bottom w:val="none" w:sz="0" w:space="0" w:color="auto"/>
        <w:right w:val="none" w:sz="0" w:space="0" w:color="auto"/>
      </w:divBdr>
    </w:div>
    <w:div w:id="1229919225">
      <w:bodyDiv w:val="1"/>
      <w:marLeft w:val="0"/>
      <w:marRight w:val="0"/>
      <w:marTop w:val="0"/>
      <w:marBottom w:val="0"/>
      <w:divBdr>
        <w:top w:val="none" w:sz="0" w:space="0" w:color="auto"/>
        <w:left w:val="none" w:sz="0" w:space="0" w:color="auto"/>
        <w:bottom w:val="none" w:sz="0" w:space="0" w:color="auto"/>
        <w:right w:val="none" w:sz="0" w:space="0" w:color="auto"/>
      </w:divBdr>
    </w:div>
    <w:div w:id="1230112134">
      <w:bodyDiv w:val="1"/>
      <w:marLeft w:val="0"/>
      <w:marRight w:val="0"/>
      <w:marTop w:val="0"/>
      <w:marBottom w:val="0"/>
      <w:divBdr>
        <w:top w:val="none" w:sz="0" w:space="0" w:color="auto"/>
        <w:left w:val="none" w:sz="0" w:space="0" w:color="auto"/>
        <w:bottom w:val="none" w:sz="0" w:space="0" w:color="auto"/>
        <w:right w:val="none" w:sz="0" w:space="0" w:color="auto"/>
      </w:divBdr>
    </w:div>
    <w:div w:id="1232959521">
      <w:bodyDiv w:val="1"/>
      <w:marLeft w:val="0"/>
      <w:marRight w:val="0"/>
      <w:marTop w:val="0"/>
      <w:marBottom w:val="0"/>
      <w:divBdr>
        <w:top w:val="none" w:sz="0" w:space="0" w:color="auto"/>
        <w:left w:val="none" w:sz="0" w:space="0" w:color="auto"/>
        <w:bottom w:val="none" w:sz="0" w:space="0" w:color="auto"/>
        <w:right w:val="none" w:sz="0" w:space="0" w:color="auto"/>
      </w:divBdr>
    </w:div>
    <w:div w:id="1234855645">
      <w:bodyDiv w:val="1"/>
      <w:marLeft w:val="0"/>
      <w:marRight w:val="0"/>
      <w:marTop w:val="0"/>
      <w:marBottom w:val="0"/>
      <w:divBdr>
        <w:top w:val="none" w:sz="0" w:space="0" w:color="auto"/>
        <w:left w:val="none" w:sz="0" w:space="0" w:color="auto"/>
        <w:bottom w:val="none" w:sz="0" w:space="0" w:color="auto"/>
        <w:right w:val="none" w:sz="0" w:space="0" w:color="auto"/>
      </w:divBdr>
    </w:div>
    <w:div w:id="1235510227">
      <w:bodyDiv w:val="1"/>
      <w:marLeft w:val="0"/>
      <w:marRight w:val="0"/>
      <w:marTop w:val="0"/>
      <w:marBottom w:val="0"/>
      <w:divBdr>
        <w:top w:val="none" w:sz="0" w:space="0" w:color="auto"/>
        <w:left w:val="none" w:sz="0" w:space="0" w:color="auto"/>
        <w:bottom w:val="none" w:sz="0" w:space="0" w:color="auto"/>
        <w:right w:val="none" w:sz="0" w:space="0" w:color="auto"/>
      </w:divBdr>
    </w:div>
    <w:div w:id="1235972418">
      <w:bodyDiv w:val="1"/>
      <w:marLeft w:val="0"/>
      <w:marRight w:val="0"/>
      <w:marTop w:val="0"/>
      <w:marBottom w:val="0"/>
      <w:divBdr>
        <w:top w:val="none" w:sz="0" w:space="0" w:color="auto"/>
        <w:left w:val="none" w:sz="0" w:space="0" w:color="auto"/>
        <w:bottom w:val="none" w:sz="0" w:space="0" w:color="auto"/>
        <w:right w:val="none" w:sz="0" w:space="0" w:color="auto"/>
      </w:divBdr>
    </w:div>
    <w:div w:id="1236017434">
      <w:bodyDiv w:val="1"/>
      <w:marLeft w:val="0"/>
      <w:marRight w:val="0"/>
      <w:marTop w:val="0"/>
      <w:marBottom w:val="0"/>
      <w:divBdr>
        <w:top w:val="none" w:sz="0" w:space="0" w:color="auto"/>
        <w:left w:val="none" w:sz="0" w:space="0" w:color="auto"/>
        <w:bottom w:val="none" w:sz="0" w:space="0" w:color="auto"/>
        <w:right w:val="none" w:sz="0" w:space="0" w:color="auto"/>
      </w:divBdr>
    </w:div>
    <w:div w:id="1236357154">
      <w:bodyDiv w:val="1"/>
      <w:marLeft w:val="0"/>
      <w:marRight w:val="0"/>
      <w:marTop w:val="0"/>
      <w:marBottom w:val="0"/>
      <w:divBdr>
        <w:top w:val="none" w:sz="0" w:space="0" w:color="auto"/>
        <w:left w:val="none" w:sz="0" w:space="0" w:color="auto"/>
        <w:bottom w:val="none" w:sz="0" w:space="0" w:color="auto"/>
        <w:right w:val="none" w:sz="0" w:space="0" w:color="auto"/>
      </w:divBdr>
    </w:div>
    <w:div w:id="1243224474">
      <w:bodyDiv w:val="1"/>
      <w:marLeft w:val="0"/>
      <w:marRight w:val="0"/>
      <w:marTop w:val="0"/>
      <w:marBottom w:val="0"/>
      <w:divBdr>
        <w:top w:val="none" w:sz="0" w:space="0" w:color="auto"/>
        <w:left w:val="none" w:sz="0" w:space="0" w:color="auto"/>
        <w:bottom w:val="none" w:sz="0" w:space="0" w:color="auto"/>
        <w:right w:val="none" w:sz="0" w:space="0" w:color="auto"/>
      </w:divBdr>
    </w:div>
    <w:div w:id="1243878725">
      <w:bodyDiv w:val="1"/>
      <w:marLeft w:val="0"/>
      <w:marRight w:val="0"/>
      <w:marTop w:val="0"/>
      <w:marBottom w:val="0"/>
      <w:divBdr>
        <w:top w:val="none" w:sz="0" w:space="0" w:color="auto"/>
        <w:left w:val="none" w:sz="0" w:space="0" w:color="auto"/>
        <w:bottom w:val="none" w:sz="0" w:space="0" w:color="auto"/>
        <w:right w:val="none" w:sz="0" w:space="0" w:color="auto"/>
      </w:divBdr>
    </w:div>
    <w:div w:id="1245644702">
      <w:bodyDiv w:val="1"/>
      <w:marLeft w:val="0"/>
      <w:marRight w:val="0"/>
      <w:marTop w:val="0"/>
      <w:marBottom w:val="0"/>
      <w:divBdr>
        <w:top w:val="none" w:sz="0" w:space="0" w:color="auto"/>
        <w:left w:val="none" w:sz="0" w:space="0" w:color="auto"/>
        <w:bottom w:val="none" w:sz="0" w:space="0" w:color="auto"/>
        <w:right w:val="none" w:sz="0" w:space="0" w:color="auto"/>
      </w:divBdr>
    </w:div>
    <w:div w:id="1246185851">
      <w:bodyDiv w:val="1"/>
      <w:marLeft w:val="0"/>
      <w:marRight w:val="0"/>
      <w:marTop w:val="0"/>
      <w:marBottom w:val="0"/>
      <w:divBdr>
        <w:top w:val="none" w:sz="0" w:space="0" w:color="auto"/>
        <w:left w:val="none" w:sz="0" w:space="0" w:color="auto"/>
        <w:bottom w:val="none" w:sz="0" w:space="0" w:color="auto"/>
        <w:right w:val="none" w:sz="0" w:space="0" w:color="auto"/>
      </w:divBdr>
    </w:div>
    <w:div w:id="1246954753">
      <w:bodyDiv w:val="1"/>
      <w:marLeft w:val="0"/>
      <w:marRight w:val="0"/>
      <w:marTop w:val="0"/>
      <w:marBottom w:val="0"/>
      <w:divBdr>
        <w:top w:val="none" w:sz="0" w:space="0" w:color="auto"/>
        <w:left w:val="none" w:sz="0" w:space="0" w:color="auto"/>
        <w:bottom w:val="none" w:sz="0" w:space="0" w:color="auto"/>
        <w:right w:val="none" w:sz="0" w:space="0" w:color="auto"/>
      </w:divBdr>
    </w:div>
    <w:div w:id="1248079426">
      <w:bodyDiv w:val="1"/>
      <w:marLeft w:val="0"/>
      <w:marRight w:val="0"/>
      <w:marTop w:val="0"/>
      <w:marBottom w:val="0"/>
      <w:divBdr>
        <w:top w:val="none" w:sz="0" w:space="0" w:color="auto"/>
        <w:left w:val="none" w:sz="0" w:space="0" w:color="auto"/>
        <w:bottom w:val="none" w:sz="0" w:space="0" w:color="auto"/>
        <w:right w:val="none" w:sz="0" w:space="0" w:color="auto"/>
      </w:divBdr>
    </w:div>
    <w:div w:id="1250886747">
      <w:bodyDiv w:val="1"/>
      <w:marLeft w:val="0"/>
      <w:marRight w:val="0"/>
      <w:marTop w:val="0"/>
      <w:marBottom w:val="0"/>
      <w:divBdr>
        <w:top w:val="none" w:sz="0" w:space="0" w:color="auto"/>
        <w:left w:val="none" w:sz="0" w:space="0" w:color="auto"/>
        <w:bottom w:val="none" w:sz="0" w:space="0" w:color="auto"/>
        <w:right w:val="none" w:sz="0" w:space="0" w:color="auto"/>
      </w:divBdr>
    </w:div>
    <w:div w:id="1252088138">
      <w:bodyDiv w:val="1"/>
      <w:marLeft w:val="0"/>
      <w:marRight w:val="0"/>
      <w:marTop w:val="0"/>
      <w:marBottom w:val="0"/>
      <w:divBdr>
        <w:top w:val="none" w:sz="0" w:space="0" w:color="auto"/>
        <w:left w:val="none" w:sz="0" w:space="0" w:color="auto"/>
        <w:bottom w:val="none" w:sz="0" w:space="0" w:color="auto"/>
        <w:right w:val="none" w:sz="0" w:space="0" w:color="auto"/>
      </w:divBdr>
    </w:div>
    <w:div w:id="1256018303">
      <w:bodyDiv w:val="1"/>
      <w:marLeft w:val="0"/>
      <w:marRight w:val="0"/>
      <w:marTop w:val="0"/>
      <w:marBottom w:val="0"/>
      <w:divBdr>
        <w:top w:val="none" w:sz="0" w:space="0" w:color="auto"/>
        <w:left w:val="none" w:sz="0" w:space="0" w:color="auto"/>
        <w:bottom w:val="none" w:sz="0" w:space="0" w:color="auto"/>
        <w:right w:val="none" w:sz="0" w:space="0" w:color="auto"/>
      </w:divBdr>
    </w:div>
    <w:div w:id="1257596390">
      <w:bodyDiv w:val="1"/>
      <w:marLeft w:val="0"/>
      <w:marRight w:val="0"/>
      <w:marTop w:val="0"/>
      <w:marBottom w:val="0"/>
      <w:divBdr>
        <w:top w:val="none" w:sz="0" w:space="0" w:color="auto"/>
        <w:left w:val="none" w:sz="0" w:space="0" w:color="auto"/>
        <w:bottom w:val="none" w:sz="0" w:space="0" w:color="auto"/>
        <w:right w:val="none" w:sz="0" w:space="0" w:color="auto"/>
      </w:divBdr>
    </w:div>
    <w:div w:id="1258247403">
      <w:bodyDiv w:val="1"/>
      <w:marLeft w:val="0"/>
      <w:marRight w:val="0"/>
      <w:marTop w:val="0"/>
      <w:marBottom w:val="0"/>
      <w:divBdr>
        <w:top w:val="none" w:sz="0" w:space="0" w:color="auto"/>
        <w:left w:val="none" w:sz="0" w:space="0" w:color="auto"/>
        <w:bottom w:val="none" w:sz="0" w:space="0" w:color="auto"/>
        <w:right w:val="none" w:sz="0" w:space="0" w:color="auto"/>
      </w:divBdr>
    </w:div>
    <w:div w:id="1258556839">
      <w:bodyDiv w:val="1"/>
      <w:marLeft w:val="0"/>
      <w:marRight w:val="0"/>
      <w:marTop w:val="0"/>
      <w:marBottom w:val="0"/>
      <w:divBdr>
        <w:top w:val="none" w:sz="0" w:space="0" w:color="auto"/>
        <w:left w:val="none" w:sz="0" w:space="0" w:color="auto"/>
        <w:bottom w:val="none" w:sz="0" w:space="0" w:color="auto"/>
        <w:right w:val="none" w:sz="0" w:space="0" w:color="auto"/>
      </w:divBdr>
    </w:div>
    <w:div w:id="1258638210">
      <w:bodyDiv w:val="1"/>
      <w:marLeft w:val="0"/>
      <w:marRight w:val="0"/>
      <w:marTop w:val="0"/>
      <w:marBottom w:val="0"/>
      <w:divBdr>
        <w:top w:val="none" w:sz="0" w:space="0" w:color="auto"/>
        <w:left w:val="none" w:sz="0" w:space="0" w:color="auto"/>
        <w:bottom w:val="none" w:sz="0" w:space="0" w:color="auto"/>
        <w:right w:val="none" w:sz="0" w:space="0" w:color="auto"/>
      </w:divBdr>
    </w:div>
    <w:div w:id="1258977401">
      <w:bodyDiv w:val="1"/>
      <w:marLeft w:val="0"/>
      <w:marRight w:val="0"/>
      <w:marTop w:val="0"/>
      <w:marBottom w:val="0"/>
      <w:divBdr>
        <w:top w:val="none" w:sz="0" w:space="0" w:color="auto"/>
        <w:left w:val="none" w:sz="0" w:space="0" w:color="auto"/>
        <w:bottom w:val="none" w:sz="0" w:space="0" w:color="auto"/>
        <w:right w:val="none" w:sz="0" w:space="0" w:color="auto"/>
      </w:divBdr>
    </w:div>
    <w:div w:id="1259681713">
      <w:bodyDiv w:val="1"/>
      <w:marLeft w:val="0"/>
      <w:marRight w:val="0"/>
      <w:marTop w:val="0"/>
      <w:marBottom w:val="0"/>
      <w:divBdr>
        <w:top w:val="none" w:sz="0" w:space="0" w:color="auto"/>
        <w:left w:val="none" w:sz="0" w:space="0" w:color="auto"/>
        <w:bottom w:val="none" w:sz="0" w:space="0" w:color="auto"/>
        <w:right w:val="none" w:sz="0" w:space="0" w:color="auto"/>
      </w:divBdr>
    </w:div>
    <w:div w:id="1260022183">
      <w:bodyDiv w:val="1"/>
      <w:marLeft w:val="0"/>
      <w:marRight w:val="0"/>
      <w:marTop w:val="0"/>
      <w:marBottom w:val="0"/>
      <w:divBdr>
        <w:top w:val="none" w:sz="0" w:space="0" w:color="auto"/>
        <w:left w:val="none" w:sz="0" w:space="0" w:color="auto"/>
        <w:bottom w:val="none" w:sz="0" w:space="0" w:color="auto"/>
        <w:right w:val="none" w:sz="0" w:space="0" w:color="auto"/>
      </w:divBdr>
    </w:div>
    <w:div w:id="1260528936">
      <w:bodyDiv w:val="1"/>
      <w:marLeft w:val="0"/>
      <w:marRight w:val="0"/>
      <w:marTop w:val="0"/>
      <w:marBottom w:val="0"/>
      <w:divBdr>
        <w:top w:val="none" w:sz="0" w:space="0" w:color="auto"/>
        <w:left w:val="none" w:sz="0" w:space="0" w:color="auto"/>
        <w:bottom w:val="none" w:sz="0" w:space="0" w:color="auto"/>
        <w:right w:val="none" w:sz="0" w:space="0" w:color="auto"/>
      </w:divBdr>
    </w:div>
    <w:div w:id="1260795583">
      <w:bodyDiv w:val="1"/>
      <w:marLeft w:val="0"/>
      <w:marRight w:val="0"/>
      <w:marTop w:val="0"/>
      <w:marBottom w:val="0"/>
      <w:divBdr>
        <w:top w:val="none" w:sz="0" w:space="0" w:color="auto"/>
        <w:left w:val="none" w:sz="0" w:space="0" w:color="auto"/>
        <w:bottom w:val="none" w:sz="0" w:space="0" w:color="auto"/>
        <w:right w:val="none" w:sz="0" w:space="0" w:color="auto"/>
      </w:divBdr>
    </w:div>
    <w:div w:id="1261336753">
      <w:bodyDiv w:val="1"/>
      <w:marLeft w:val="0"/>
      <w:marRight w:val="0"/>
      <w:marTop w:val="0"/>
      <w:marBottom w:val="0"/>
      <w:divBdr>
        <w:top w:val="none" w:sz="0" w:space="0" w:color="auto"/>
        <w:left w:val="none" w:sz="0" w:space="0" w:color="auto"/>
        <w:bottom w:val="none" w:sz="0" w:space="0" w:color="auto"/>
        <w:right w:val="none" w:sz="0" w:space="0" w:color="auto"/>
      </w:divBdr>
    </w:div>
    <w:div w:id="1261915002">
      <w:bodyDiv w:val="1"/>
      <w:marLeft w:val="0"/>
      <w:marRight w:val="0"/>
      <w:marTop w:val="0"/>
      <w:marBottom w:val="0"/>
      <w:divBdr>
        <w:top w:val="none" w:sz="0" w:space="0" w:color="auto"/>
        <w:left w:val="none" w:sz="0" w:space="0" w:color="auto"/>
        <w:bottom w:val="none" w:sz="0" w:space="0" w:color="auto"/>
        <w:right w:val="none" w:sz="0" w:space="0" w:color="auto"/>
      </w:divBdr>
    </w:div>
    <w:div w:id="1262572627">
      <w:bodyDiv w:val="1"/>
      <w:marLeft w:val="0"/>
      <w:marRight w:val="0"/>
      <w:marTop w:val="0"/>
      <w:marBottom w:val="0"/>
      <w:divBdr>
        <w:top w:val="none" w:sz="0" w:space="0" w:color="auto"/>
        <w:left w:val="none" w:sz="0" w:space="0" w:color="auto"/>
        <w:bottom w:val="none" w:sz="0" w:space="0" w:color="auto"/>
        <w:right w:val="none" w:sz="0" w:space="0" w:color="auto"/>
      </w:divBdr>
    </w:div>
    <w:div w:id="1263800826">
      <w:bodyDiv w:val="1"/>
      <w:marLeft w:val="0"/>
      <w:marRight w:val="0"/>
      <w:marTop w:val="0"/>
      <w:marBottom w:val="0"/>
      <w:divBdr>
        <w:top w:val="none" w:sz="0" w:space="0" w:color="auto"/>
        <w:left w:val="none" w:sz="0" w:space="0" w:color="auto"/>
        <w:bottom w:val="none" w:sz="0" w:space="0" w:color="auto"/>
        <w:right w:val="none" w:sz="0" w:space="0" w:color="auto"/>
      </w:divBdr>
    </w:div>
    <w:div w:id="1269778526">
      <w:bodyDiv w:val="1"/>
      <w:marLeft w:val="0"/>
      <w:marRight w:val="0"/>
      <w:marTop w:val="0"/>
      <w:marBottom w:val="0"/>
      <w:divBdr>
        <w:top w:val="none" w:sz="0" w:space="0" w:color="auto"/>
        <w:left w:val="none" w:sz="0" w:space="0" w:color="auto"/>
        <w:bottom w:val="none" w:sz="0" w:space="0" w:color="auto"/>
        <w:right w:val="none" w:sz="0" w:space="0" w:color="auto"/>
      </w:divBdr>
    </w:div>
    <w:div w:id="1272011966">
      <w:bodyDiv w:val="1"/>
      <w:marLeft w:val="0"/>
      <w:marRight w:val="0"/>
      <w:marTop w:val="0"/>
      <w:marBottom w:val="0"/>
      <w:divBdr>
        <w:top w:val="none" w:sz="0" w:space="0" w:color="auto"/>
        <w:left w:val="none" w:sz="0" w:space="0" w:color="auto"/>
        <w:bottom w:val="none" w:sz="0" w:space="0" w:color="auto"/>
        <w:right w:val="none" w:sz="0" w:space="0" w:color="auto"/>
      </w:divBdr>
    </w:div>
    <w:div w:id="1272129663">
      <w:bodyDiv w:val="1"/>
      <w:marLeft w:val="0"/>
      <w:marRight w:val="0"/>
      <w:marTop w:val="0"/>
      <w:marBottom w:val="0"/>
      <w:divBdr>
        <w:top w:val="none" w:sz="0" w:space="0" w:color="auto"/>
        <w:left w:val="none" w:sz="0" w:space="0" w:color="auto"/>
        <w:bottom w:val="none" w:sz="0" w:space="0" w:color="auto"/>
        <w:right w:val="none" w:sz="0" w:space="0" w:color="auto"/>
      </w:divBdr>
    </w:div>
    <w:div w:id="1275095852">
      <w:bodyDiv w:val="1"/>
      <w:marLeft w:val="0"/>
      <w:marRight w:val="0"/>
      <w:marTop w:val="0"/>
      <w:marBottom w:val="0"/>
      <w:divBdr>
        <w:top w:val="none" w:sz="0" w:space="0" w:color="auto"/>
        <w:left w:val="none" w:sz="0" w:space="0" w:color="auto"/>
        <w:bottom w:val="none" w:sz="0" w:space="0" w:color="auto"/>
        <w:right w:val="none" w:sz="0" w:space="0" w:color="auto"/>
      </w:divBdr>
    </w:div>
    <w:div w:id="1275211789">
      <w:bodyDiv w:val="1"/>
      <w:marLeft w:val="0"/>
      <w:marRight w:val="0"/>
      <w:marTop w:val="0"/>
      <w:marBottom w:val="0"/>
      <w:divBdr>
        <w:top w:val="none" w:sz="0" w:space="0" w:color="auto"/>
        <w:left w:val="none" w:sz="0" w:space="0" w:color="auto"/>
        <w:bottom w:val="none" w:sz="0" w:space="0" w:color="auto"/>
        <w:right w:val="none" w:sz="0" w:space="0" w:color="auto"/>
      </w:divBdr>
    </w:div>
    <w:div w:id="1279067673">
      <w:bodyDiv w:val="1"/>
      <w:marLeft w:val="0"/>
      <w:marRight w:val="0"/>
      <w:marTop w:val="0"/>
      <w:marBottom w:val="0"/>
      <w:divBdr>
        <w:top w:val="none" w:sz="0" w:space="0" w:color="auto"/>
        <w:left w:val="none" w:sz="0" w:space="0" w:color="auto"/>
        <w:bottom w:val="none" w:sz="0" w:space="0" w:color="auto"/>
        <w:right w:val="none" w:sz="0" w:space="0" w:color="auto"/>
      </w:divBdr>
    </w:div>
    <w:div w:id="1280140890">
      <w:bodyDiv w:val="1"/>
      <w:marLeft w:val="0"/>
      <w:marRight w:val="0"/>
      <w:marTop w:val="0"/>
      <w:marBottom w:val="0"/>
      <w:divBdr>
        <w:top w:val="none" w:sz="0" w:space="0" w:color="auto"/>
        <w:left w:val="none" w:sz="0" w:space="0" w:color="auto"/>
        <w:bottom w:val="none" w:sz="0" w:space="0" w:color="auto"/>
        <w:right w:val="none" w:sz="0" w:space="0" w:color="auto"/>
      </w:divBdr>
    </w:div>
    <w:div w:id="1282223799">
      <w:bodyDiv w:val="1"/>
      <w:marLeft w:val="0"/>
      <w:marRight w:val="0"/>
      <w:marTop w:val="0"/>
      <w:marBottom w:val="0"/>
      <w:divBdr>
        <w:top w:val="none" w:sz="0" w:space="0" w:color="auto"/>
        <w:left w:val="none" w:sz="0" w:space="0" w:color="auto"/>
        <w:bottom w:val="none" w:sz="0" w:space="0" w:color="auto"/>
        <w:right w:val="none" w:sz="0" w:space="0" w:color="auto"/>
      </w:divBdr>
    </w:div>
    <w:div w:id="1282229409">
      <w:bodyDiv w:val="1"/>
      <w:marLeft w:val="0"/>
      <w:marRight w:val="0"/>
      <w:marTop w:val="0"/>
      <w:marBottom w:val="0"/>
      <w:divBdr>
        <w:top w:val="none" w:sz="0" w:space="0" w:color="auto"/>
        <w:left w:val="none" w:sz="0" w:space="0" w:color="auto"/>
        <w:bottom w:val="none" w:sz="0" w:space="0" w:color="auto"/>
        <w:right w:val="none" w:sz="0" w:space="0" w:color="auto"/>
      </w:divBdr>
    </w:div>
    <w:div w:id="1282688412">
      <w:bodyDiv w:val="1"/>
      <w:marLeft w:val="0"/>
      <w:marRight w:val="0"/>
      <w:marTop w:val="0"/>
      <w:marBottom w:val="0"/>
      <w:divBdr>
        <w:top w:val="none" w:sz="0" w:space="0" w:color="auto"/>
        <w:left w:val="none" w:sz="0" w:space="0" w:color="auto"/>
        <w:bottom w:val="none" w:sz="0" w:space="0" w:color="auto"/>
        <w:right w:val="none" w:sz="0" w:space="0" w:color="auto"/>
      </w:divBdr>
    </w:div>
    <w:div w:id="1283533711">
      <w:bodyDiv w:val="1"/>
      <w:marLeft w:val="0"/>
      <w:marRight w:val="0"/>
      <w:marTop w:val="0"/>
      <w:marBottom w:val="0"/>
      <w:divBdr>
        <w:top w:val="none" w:sz="0" w:space="0" w:color="auto"/>
        <w:left w:val="none" w:sz="0" w:space="0" w:color="auto"/>
        <w:bottom w:val="none" w:sz="0" w:space="0" w:color="auto"/>
        <w:right w:val="none" w:sz="0" w:space="0" w:color="auto"/>
      </w:divBdr>
    </w:div>
    <w:div w:id="1284845781">
      <w:bodyDiv w:val="1"/>
      <w:marLeft w:val="0"/>
      <w:marRight w:val="0"/>
      <w:marTop w:val="0"/>
      <w:marBottom w:val="0"/>
      <w:divBdr>
        <w:top w:val="none" w:sz="0" w:space="0" w:color="auto"/>
        <w:left w:val="none" w:sz="0" w:space="0" w:color="auto"/>
        <w:bottom w:val="none" w:sz="0" w:space="0" w:color="auto"/>
        <w:right w:val="none" w:sz="0" w:space="0" w:color="auto"/>
      </w:divBdr>
    </w:div>
    <w:div w:id="1285650299">
      <w:bodyDiv w:val="1"/>
      <w:marLeft w:val="0"/>
      <w:marRight w:val="0"/>
      <w:marTop w:val="0"/>
      <w:marBottom w:val="0"/>
      <w:divBdr>
        <w:top w:val="none" w:sz="0" w:space="0" w:color="auto"/>
        <w:left w:val="none" w:sz="0" w:space="0" w:color="auto"/>
        <w:bottom w:val="none" w:sz="0" w:space="0" w:color="auto"/>
        <w:right w:val="none" w:sz="0" w:space="0" w:color="auto"/>
      </w:divBdr>
    </w:div>
    <w:div w:id="1286931675">
      <w:bodyDiv w:val="1"/>
      <w:marLeft w:val="0"/>
      <w:marRight w:val="0"/>
      <w:marTop w:val="0"/>
      <w:marBottom w:val="0"/>
      <w:divBdr>
        <w:top w:val="none" w:sz="0" w:space="0" w:color="auto"/>
        <w:left w:val="none" w:sz="0" w:space="0" w:color="auto"/>
        <w:bottom w:val="none" w:sz="0" w:space="0" w:color="auto"/>
        <w:right w:val="none" w:sz="0" w:space="0" w:color="auto"/>
      </w:divBdr>
    </w:div>
    <w:div w:id="1288857366">
      <w:bodyDiv w:val="1"/>
      <w:marLeft w:val="0"/>
      <w:marRight w:val="0"/>
      <w:marTop w:val="0"/>
      <w:marBottom w:val="0"/>
      <w:divBdr>
        <w:top w:val="none" w:sz="0" w:space="0" w:color="auto"/>
        <w:left w:val="none" w:sz="0" w:space="0" w:color="auto"/>
        <w:bottom w:val="none" w:sz="0" w:space="0" w:color="auto"/>
        <w:right w:val="none" w:sz="0" w:space="0" w:color="auto"/>
      </w:divBdr>
    </w:div>
    <w:div w:id="1294019946">
      <w:bodyDiv w:val="1"/>
      <w:marLeft w:val="0"/>
      <w:marRight w:val="0"/>
      <w:marTop w:val="0"/>
      <w:marBottom w:val="0"/>
      <w:divBdr>
        <w:top w:val="none" w:sz="0" w:space="0" w:color="auto"/>
        <w:left w:val="none" w:sz="0" w:space="0" w:color="auto"/>
        <w:bottom w:val="none" w:sz="0" w:space="0" w:color="auto"/>
        <w:right w:val="none" w:sz="0" w:space="0" w:color="auto"/>
      </w:divBdr>
    </w:div>
    <w:div w:id="1294404677">
      <w:bodyDiv w:val="1"/>
      <w:marLeft w:val="0"/>
      <w:marRight w:val="0"/>
      <w:marTop w:val="0"/>
      <w:marBottom w:val="0"/>
      <w:divBdr>
        <w:top w:val="none" w:sz="0" w:space="0" w:color="auto"/>
        <w:left w:val="none" w:sz="0" w:space="0" w:color="auto"/>
        <w:bottom w:val="none" w:sz="0" w:space="0" w:color="auto"/>
        <w:right w:val="none" w:sz="0" w:space="0" w:color="auto"/>
      </w:divBdr>
    </w:div>
    <w:div w:id="1295864811">
      <w:bodyDiv w:val="1"/>
      <w:marLeft w:val="0"/>
      <w:marRight w:val="0"/>
      <w:marTop w:val="0"/>
      <w:marBottom w:val="0"/>
      <w:divBdr>
        <w:top w:val="none" w:sz="0" w:space="0" w:color="auto"/>
        <w:left w:val="none" w:sz="0" w:space="0" w:color="auto"/>
        <w:bottom w:val="none" w:sz="0" w:space="0" w:color="auto"/>
        <w:right w:val="none" w:sz="0" w:space="0" w:color="auto"/>
      </w:divBdr>
    </w:div>
    <w:div w:id="1297837479">
      <w:bodyDiv w:val="1"/>
      <w:marLeft w:val="0"/>
      <w:marRight w:val="0"/>
      <w:marTop w:val="0"/>
      <w:marBottom w:val="0"/>
      <w:divBdr>
        <w:top w:val="none" w:sz="0" w:space="0" w:color="auto"/>
        <w:left w:val="none" w:sz="0" w:space="0" w:color="auto"/>
        <w:bottom w:val="none" w:sz="0" w:space="0" w:color="auto"/>
        <w:right w:val="none" w:sz="0" w:space="0" w:color="auto"/>
      </w:divBdr>
    </w:div>
    <w:div w:id="1297838112">
      <w:bodyDiv w:val="1"/>
      <w:marLeft w:val="0"/>
      <w:marRight w:val="0"/>
      <w:marTop w:val="0"/>
      <w:marBottom w:val="0"/>
      <w:divBdr>
        <w:top w:val="none" w:sz="0" w:space="0" w:color="auto"/>
        <w:left w:val="none" w:sz="0" w:space="0" w:color="auto"/>
        <w:bottom w:val="none" w:sz="0" w:space="0" w:color="auto"/>
        <w:right w:val="none" w:sz="0" w:space="0" w:color="auto"/>
      </w:divBdr>
    </w:div>
    <w:div w:id="1301225000">
      <w:bodyDiv w:val="1"/>
      <w:marLeft w:val="0"/>
      <w:marRight w:val="0"/>
      <w:marTop w:val="0"/>
      <w:marBottom w:val="0"/>
      <w:divBdr>
        <w:top w:val="none" w:sz="0" w:space="0" w:color="auto"/>
        <w:left w:val="none" w:sz="0" w:space="0" w:color="auto"/>
        <w:bottom w:val="none" w:sz="0" w:space="0" w:color="auto"/>
        <w:right w:val="none" w:sz="0" w:space="0" w:color="auto"/>
      </w:divBdr>
    </w:div>
    <w:div w:id="1302348858">
      <w:bodyDiv w:val="1"/>
      <w:marLeft w:val="0"/>
      <w:marRight w:val="0"/>
      <w:marTop w:val="0"/>
      <w:marBottom w:val="0"/>
      <w:divBdr>
        <w:top w:val="none" w:sz="0" w:space="0" w:color="auto"/>
        <w:left w:val="none" w:sz="0" w:space="0" w:color="auto"/>
        <w:bottom w:val="none" w:sz="0" w:space="0" w:color="auto"/>
        <w:right w:val="none" w:sz="0" w:space="0" w:color="auto"/>
      </w:divBdr>
    </w:div>
    <w:div w:id="1303005373">
      <w:bodyDiv w:val="1"/>
      <w:marLeft w:val="0"/>
      <w:marRight w:val="0"/>
      <w:marTop w:val="0"/>
      <w:marBottom w:val="0"/>
      <w:divBdr>
        <w:top w:val="none" w:sz="0" w:space="0" w:color="auto"/>
        <w:left w:val="none" w:sz="0" w:space="0" w:color="auto"/>
        <w:bottom w:val="none" w:sz="0" w:space="0" w:color="auto"/>
        <w:right w:val="none" w:sz="0" w:space="0" w:color="auto"/>
      </w:divBdr>
    </w:div>
    <w:div w:id="1303147139">
      <w:bodyDiv w:val="1"/>
      <w:marLeft w:val="0"/>
      <w:marRight w:val="0"/>
      <w:marTop w:val="0"/>
      <w:marBottom w:val="0"/>
      <w:divBdr>
        <w:top w:val="none" w:sz="0" w:space="0" w:color="auto"/>
        <w:left w:val="none" w:sz="0" w:space="0" w:color="auto"/>
        <w:bottom w:val="none" w:sz="0" w:space="0" w:color="auto"/>
        <w:right w:val="none" w:sz="0" w:space="0" w:color="auto"/>
      </w:divBdr>
    </w:div>
    <w:div w:id="1304384619">
      <w:bodyDiv w:val="1"/>
      <w:marLeft w:val="0"/>
      <w:marRight w:val="0"/>
      <w:marTop w:val="0"/>
      <w:marBottom w:val="0"/>
      <w:divBdr>
        <w:top w:val="none" w:sz="0" w:space="0" w:color="auto"/>
        <w:left w:val="none" w:sz="0" w:space="0" w:color="auto"/>
        <w:bottom w:val="none" w:sz="0" w:space="0" w:color="auto"/>
        <w:right w:val="none" w:sz="0" w:space="0" w:color="auto"/>
      </w:divBdr>
    </w:div>
    <w:div w:id="1310283000">
      <w:bodyDiv w:val="1"/>
      <w:marLeft w:val="0"/>
      <w:marRight w:val="0"/>
      <w:marTop w:val="0"/>
      <w:marBottom w:val="0"/>
      <w:divBdr>
        <w:top w:val="none" w:sz="0" w:space="0" w:color="auto"/>
        <w:left w:val="none" w:sz="0" w:space="0" w:color="auto"/>
        <w:bottom w:val="none" w:sz="0" w:space="0" w:color="auto"/>
        <w:right w:val="none" w:sz="0" w:space="0" w:color="auto"/>
      </w:divBdr>
    </w:div>
    <w:div w:id="1311638625">
      <w:bodyDiv w:val="1"/>
      <w:marLeft w:val="0"/>
      <w:marRight w:val="0"/>
      <w:marTop w:val="0"/>
      <w:marBottom w:val="0"/>
      <w:divBdr>
        <w:top w:val="none" w:sz="0" w:space="0" w:color="auto"/>
        <w:left w:val="none" w:sz="0" w:space="0" w:color="auto"/>
        <w:bottom w:val="none" w:sz="0" w:space="0" w:color="auto"/>
        <w:right w:val="none" w:sz="0" w:space="0" w:color="auto"/>
      </w:divBdr>
    </w:div>
    <w:div w:id="1312251166">
      <w:bodyDiv w:val="1"/>
      <w:marLeft w:val="0"/>
      <w:marRight w:val="0"/>
      <w:marTop w:val="0"/>
      <w:marBottom w:val="0"/>
      <w:divBdr>
        <w:top w:val="none" w:sz="0" w:space="0" w:color="auto"/>
        <w:left w:val="none" w:sz="0" w:space="0" w:color="auto"/>
        <w:bottom w:val="none" w:sz="0" w:space="0" w:color="auto"/>
        <w:right w:val="none" w:sz="0" w:space="0" w:color="auto"/>
      </w:divBdr>
    </w:div>
    <w:div w:id="1312755116">
      <w:bodyDiv w:val="1"/>
      <w:marLeft w:val="0"/>
      <w:marRight w:val="0"/>
      <w:marTop w:val="0"/>
      <w:marBottom w:val="0"/>
      <w:divBdr>
        <w:top w:val="none" w:sz="0" w:space="0" w:color="auto"/>
        <w:left w:val="none" w:sz="0" w:space="0" w:color="auto"/>
        <w:bottom w:val="none" w:sz="0" w:space="0" w:color="auto"/>
        <w:right w:val="none" w:sz="0" w:space="0" w:color="auto"/>
      </w:divBdr>
    </w:div>
    <w:div w:id="1313635216">
      <w:bodyDiv w:val="1"/>
      <w:marLeft w:val="0"/>
      <w:marRight w:val="0"/>
      <w:marTop w:val="0"/>
      <w:marBottom w:val="0"/>
      <w:divBdr>
        <w:top w:val="none" w:sz="0" w:space="0" w:color="auto"/>
        <w:left w:val="none" w:sz="0" w:space="0" w:color="auto"/>
        <w:bottom w:val="none" w:sz="0" w:space="0" w:color="auto"/>
        <w:right w:val="none" w:sz="0" w:space="0" w:color="auto"/>
      </w:divBdr>
    </w:div>
    <w:div w:id="1314332058">
      <w:bodyDiv w:val="1"/>
      <w:marLeft w:val="0"/>
      <w:marRight w:val="0"/>
      <w:marTop w:val="0"/>
      <w:marBottom w:val="0"/>
      <w:divBdr>
        <w:top w:val="none" w:sz="0" w:space="0" w:color="auto"/>
        <w:left w:val="none" w:sz="0" w:space="0" w:color="auto"/>
        <w:bottom w:val="none" w:sz="0" w:space="0" w:color="auto"/>
        <w:right w:val="none" w:sz="0" w:space="0" w:color="auto"/>
      </w:divBdr>
    </w:div>
    <w:div w:id="1315330543">
      <w:bodyDiv w:val="1"/>
      <w:marLeft w:val="0"/>
      <w:marRight w:val="0"/>
      <w:marTop w:val="0"/>
      <w:marBottom w:val="0"/>
      <w:divBdr>
        <w:top w:val="none" w:sz="0" w:space="0" w:color="auto"/>
        <w:left w:val="none" w:sz="0" w:space="0" w:color="auto"/>
        <w:bottom w:val="none" w:sz="0" w:space="0" w:color="auto"/>
        <w:right w:val="none" w:sz="0" w:space="0" w:color="auto"/>
      </w:divBdr>
    </w:div>
    <w:div w:id="1317687428">
      <w:bodyDiv w:val="1"/>
      <w:marLeft w:val="0"/>
      <w:marRight w:val="0"/>
      <w:marTop w:val="0"/>
      <w:marBottom w:val="0"/>
      <w:divBdr>
        <w:top w:val="none" w:sz="0" w:space="0" w:color="auto"/>
        <w:left w:val="none" w:sz="0" w:space="0" w:color="auto"/>
        <w:bottom w:val="none" w:sz="0" w:space="0" w:color="auto"/>
        <w:right w:val="none" w:sz="0" w:space="0" w:color="auto"/>
      </w:divBdr>
    </w:div>
    <w:div w:id="1319118352">
      <w:bodyDiv w:val="1"/>
      <w:marLeft w:val="0"/>
      <w:marRight w:val="0"/>
      <w:marTop w:val="0"/>
      <w:marBottom w:val="0"/>
      <w:divBdr>
        <w:top w:val="none" w:sz="0" w:space="0" w:color="auto"/>
        <w:left w:val="none" w:sz="0" w:space="0" w:color="auto"/>
        <w:bottom w:val="none" w:sz="0" w:space="0" w:color="auto"/>
        <w:right w:val="none" w:sz="0" w:space="0" w:color="auto"/>
      </w:divBdr>
    </w:div>
    <w:div w:id="1324121262">
      <w:bodyDiv w:val="1"/>
      <w:marLeft w:val="0"/>
      <w:marRight w:val="0"/>
      <w:marTop w:val="0"/>
      <w:marBottom w:val="0"/>
      <w:divBdr>
        <w:top w:val="none" w:sz="0" w:space="0" w:color="auto"/>
        <w:left w:val="none" w:sz="0" w:space="0" w:color="auto"/>
        <w:bottom w:val="none" w:sz="0" w:space="0" w:color="auto"/>
        <w:right w:val="none" w:sz="0" w:space="0" w:color="auto"/>
      </w:divBdr>
    </w:div>
    <w:div w:id="1324579138">
      <w:bodyDiv w:val="1"/>
      <w:marLeft w:val="0"/>
      <w:marRight w:val="0"/>
      <w:marTop w:val="0"/>
      <w:marBottom w:val="0"/>
      <w:divBdr>
        <w:top w:val="none" w:sz="0" w:space="0" w:color="auto"/>
        <w:left w:val="none" w:sz="0" w:space="0" w:color="auto"/>
        <w:bottom w:val="none" w:sz="0" w:space="0" w:color="auto"/>
        <w:right w:val="none" w:sz="0" w:space="0" w:color="auto"/>
      </w:divBdr>
    </w:div>
    <w:div w:id="1328902726">
      <w:bodyDiv w:val="1"/>
      <w:marLeft w:val="0"/>
      <w:marRight w:val="0"/>
      <w:marTop w:val="0"/>
      <w:marBottom w:val="0"/>
      <w:divBdr>
        <w:top w:val="none" w:sz="0" w:space="0" w:color="auto"/>
        <w:left w:val="none" w:sz="0" w:space="0" w:color="auto"/>
        <w:bottom w:val="none" w:sz="0" w:space="0" w:color="auto"/>
        <w:right w:val="none" w:sz="0" w:space="0" w:color="auto"/>
      </w:divBdr>
    </w:div>
    <w:div w:id="1328945676">
      <w:bodyDiv w:val="1"/>
      <w:marLeft w:val="0"/>
      <w:marRight w:val="0"/>
      <w:marTop w:val="0"/>
      <w:marBottom w:val="0"/>
      <w:divBdr>
        <w:top w:val="none" w:sz="0" w:space="0" w:color="auto"/>
        <w:left w:val="none" w:sz="0" w:space="0" w:color="auto"/>
        <w:bottom w:val="none" w:sz="0" w:space="0" w:color="auto"/>
        <w:right w:val="none" w:sz="0" w:space="0" w:color="auto"/>
      </w:divBdr>
    </w:div>
    <w:div w:id="1329403572">
      <w:bodyDiv w:val="1"/>
      <w:marLeft w:val="0"/>
      <w:marRight w:val="0"/>
      <w:marTop w:val="0"/>
      <w:marBottom w:val="0"/>
      <w:divBdr>
        <w:top w:val="none" w:sz="0" w:space="0" w:color="auto"/>
        <w:left w:val="none" w:sz="0" w:space="0" w:color="auto"/>
        <w:bottom w:val="none" w:sz="0" w:space="0" w:color="auto"/>
        <w:right w:val="none" w:sz="0" w:space="0" w:color="auto"/>
      </w:divBdr>
    </w:div>
    <w:div w:id="1329746216">
      <w:bodyDiv w:val="1"/>
      <w:marLeft w:val="0"/>
      <w:marRight w:val="0"/>
      <w:marTop w:val="0"/>
      <w:marBottom w:val="0"/>
      <w:divBdr>
        <w:top w:val="none" w:sz="0" w:space="0" w:color="auto"/>
        <w:left w:val="none" w:sz="0" w:space="0" w:color="auto"/>
        <w:bottom w:val="none" w:sz="0" w:space="0" w:color="auto"/>
        <w:right w:val="none" w:sz="0" w:space="0" w:color="auto"/>
      </w:divBdr>
    </w:div>
    <w:div w:id="1330328794">
      <w:bodyDiv w:val="1"/>
      <w:marLeft w:val="0"/>
      <w:marRight w:val="0"/>
      <w:marTop w:val="0"/>
      <w:marBottom w:val="0"/>
      <w:divBdr>
        <w:top w:val="none" w:sz="0" w:space="0" w:color="auto"/>
        <w:left w:val="none" w:sz="0" w:space="0" w:color="auto"/>
        <w:bottom w:val="none" w:sz="0" w:space="0" w:color="auto"/>
        <w:right w:val="none" w:sz="0" w:space="0" w:color="auto"/>
      </w:divBdr>
    </w:div>
    <w:div w:id="1332412865">
      <w:bodyDiv w:val="1"/>
      <w:marLeft w:val="0"/>
      <w:marRight w:val="0"/>
      <w:marTop w:val="0"/>
      <w:marBottom w:val="0"/>
      <w:divBdr>
        <w:top w:val="none" w:sz="0" w:space="0" w:color="auto"/>
        <w:left w:val="none" w:sz="0" w:space="0" w:color="auto"/>
        <w:bottom w:val="none" w:sz="0" w:space="0" w:color="auto"/>
        <w:right w:val="none" w:sz="0" w:space="0" w:color="auto"/>
      </w:divBdr>
    </w:div>
    <w:div w:id="1335307023">
      <w:bodyDiv w:val="1"/>
      <w:marLeft w:val="0"/>
      <w:marRight w:val="0"/>
      <w:marTop w:val="0"/>
      <w:marBottom w:val="0"/>
      <w:divBdr>
        <w:top w:val="none" w:sz="0" w:space="0" w:color="auto"/>
        <w:left w:val="none" w:sz="0" w:space="0" w:color="auto"/>
        <w:bottom w:val="none" w:sz="0" w:space="0" w:color="auto"/>
        <w:right w:val="none" w:sz="0" w:space="0" w:color="auto"/>
      </w:divBdr>
    </w:div>
    <w:div w:id="1335453728">
      <w:bodyDiv w:val="1"/>
      <w:marLeft w:val="0"/>
      <w:marRight w:val="0"/>
      <w:marTop w:val="0"/>
      <w:marBottom w:val="0"/>
      <w:divBdr>
        <w:top w:val="none" w:sz="0" w:space="0" w:color="auto"/>
        <w:left w:val="none" w:sz="0" w:space="0" w:color="auto"/>
        <w:bottom w:val="none" w:sz="0" w:space="0" w:color="auto"/>
        <w:right w:val="none" w:sz="0" w:space="0" w:color="auto"/>
      </w:divBdr>
    </w:div>
    <w:div w:id="1336030895">
      <w:bodyDiv w:val="1"/>
      <w:marLeft w:val="0"/>
      <w:marRight w:val="0"/>
      <w:marTop w:val="0"/>
      <w:marBottom w:val="0"/>
      <w:divBdr>
        <w:top w:val="none" w:sz="0" w:space="0" w:color="auto"/>
        <w:left w:val="none" w:sz="0" w:space="0" w:color="auto"/>
        <w:bottom w:val="none" w:sz="0" w:space="0" w:color="auto"/>
        <w:right w:val="none" w:sz="0" w:space="0" w:color="auto"/>
      </w:divBdr>
    </w:div>
    <w:div w:id="1338386390">
      <w:bodyDiv w:val="1"/>
      <w:marLeft w:val="0"/>
      <w:marRight w:val="0"/>
      <w:marTop w:val="0"/>
      <w:marBottom w:val="0"/>
      <w:divBdr>
        <w:top w:val="none" w:sz="0" w:space="0" w:color="auto"/>
        <w:left w:val="none" w:sz="0" w:space="0" w:color="auto"/>
        <w:bottom w:val="none" w:sz="0" w:space="0" w:color="auto"/>
        <w:right w:val="none" w:sz="0" w:space="0" w:color="auto"/>
      </w:divBdr>
    </w:div>
    <w:div w:id="1339380897">
      <w:bodyDiv w:val="1"/>
      <w:marLeft w:val="0"/>
      <w:marRight w:val="0"/>
      <w:marTop w:val="0"/>
      <w:marBottom w:val="0"/>
      <w:divBdr>
        <w:top w:val="none" w:sz="0" w:space="0" w:color="auto"/>
        <w:left w:val="none" w:sz="0" w:space="0" w:color="auto"/>
        <w:bottom w:val="none" w:sz="0" w:space="0" w:color="auto"/>
        <w:right w:val="none" w:sz="0" w:space="0" w:color="auto"/>
      </w:divBdr>
    </w:div>
    <w:div w:id="1343239905">
      <w:bodyDiv w:val="1"/>
      <w:marLeft w:val="0"/>
      <w:marRight w:val="0"/>
      <w:marTop w:val="0"/>
      <w:marBottom w:val="0"/>
      <w:divBdr>
        <w:top w:val="none" w:sz="0" w:space="0" w:color="auto"/>
        <w:left w:val="none" w:sz="0" w:space="0" w:color="auto"/>
        <w:bottom w:val="none" w:sz="0" w:space="0" w:color="auto"/>
        <w:right w:val="none" w:sz="0" w:space="0" w:color="auto"/>
      </w:divBdr>
    </w:div>
    <w:div w:id="1344893809">
      <w:bodyDiv w:val="1"/>
      <w:marLeft w:val="0"/>
      <w:marRight w:val="0"/>
      <w:marTop w:val="0"/>
      <w:marBottom w:val="0"/>
      <w:divBdr>
        <w:top w:val="none" w:sz="0" w:space="0" w:color="auto"/>
        <w:left w:val="none" w:sz="0" w:space="0" w:color="auto"/>
        <w:bottom w:val="none" w:sz="0" w:space="0" w:color="auto"/>
        <w:right w:val="none" w:sz="0" w:space="0" w:color="auto"/>
      </w:divBdr>
    </w:div>
    <w:div w:id="1345012573">
      <w:bodyDiv w:val="1"/>
      <w:marLeft w:val="0"/>
      <w:marRight w:val="0"/>
      <w:marTop w:val="0"/>
      <w:marBottom w:val="0"/>
      <w:divBdr>
        <w:top w:val="none" w:sz="0" w:space="0" w:color="auto"/>
        <w:left w:val="none" w:sz="0" w:space="0" w:color="auto"/>
        <w:bottom w:val="none" w:sz="0" w:space="0" w:color="auto"/>
        <w:right w:val="none" w:sz="0" w:space="0" w:color="auto"/>
      </w:divBdr>
    </w:div>
    <w:div w:id="1347750861">
      <w:bodyDiv w:val="1"/>
      <w:marLeft w:val="0"/>
      <w:marRight w:val="0"/>
      <w:marTop w:val="0"/>
      <w:marBottom w:val="0"/>
      <w:divBdr>
        <w:top w:val="none" w:sz="0" w:space="0" w:color="auto"/>
        <w:left w:val="none" w:sz="0" w:space="0" w:color="auto"/>
        <w:bottom w:val="none" w:sz="0" w:space="0" w:color="auto"/>
        <w:right w:val="none" w:sz="0" w:space="0" w:color="auto"/>
      </w:divBdr>
    </w:div>
    <w:div w:id="1350643871">
      <w:bodyDiv w:val="1"/>
      <w:marLeft w:val="0"/>
      <w:marRight w:val="0"/>
      <w:marTop w:val="0"/>
      <w:marBottom w:val="0"/>
      <w:divBdr>
        <w:top w:val="none" w:sz="0" w:space="0" w:color="auto"/>
        <w:left w:val="none" w:sz="0" w:space="0" w:color="auto"/>
        <w:bottom w:val="none" w:sz="0" w:space="0" w:color="auto"/>
        <w:right w:val="none" w:sz="0" w:space="0" w:color="auto"/>
      </w:divBdr>
    </w:div>
    <w:div w:id="1354264735">
      <w:bodyDiv w:val="1"/>
      <w:marLeft w:val="0"/>
      <w:marRight w:val="0"/>
      <w:marTop w:val="0"/>
      <w:marBottom w:val="0"/>
      <w:divBdr>
        <w:top w:val="none" w:sz="0" w:space="0" w:color="auto"/>
        <w:left w:val="none" w:sz="0" w:space="0" w:color="auto"/>
        <w:bottom w:val="none" w:sz="0" w:space="0" w:color="auto"/>
        <w:right w:val="none" w:sz="0" w:space="0" w:color="auto"/>
      </w:divBdr>
    </w:div>
    <w:div w:id="1354460750">
      <w:bodyDiv w:val="1"/>
      <w:marLeft w:val="0"/>
      <w:marRight w:val="0"/>
      <w:marTop w:val="0"/>
      <w:marBottom w:val="0"/>
      <w:divBdr>
        <w:top w:val="none" w:sz="0" w:space="0" w:color="auto"/>
        <w:left w:val="none" w:sz="0" w:space="0" w:color="auto"/>
        <w:bottom w:val="none" w:sz="0" w:space="0" w:color="auto"/>
        <w:right w:val="none" w:sz="0" w:space="0" w:color="auto"/>
      </w:divBdr>
    </w:div>
    <w:div w:id="1357584899">
      <w:bodyDiv w:val="1"/>
      <w:marLeft w:val="0"/>
      <w:marRight w:val="0"/>
      <w:marTop w:val="0"/>
      <w:marBottom w:val="0"/>
      <w:divBdr>
        <w:top w:val="none" w:sz="0" w:space="0" w:color="auto"/>
        <w:left w:val="none" w:sz="0" w:space="0" w:color="auto"/>
        <w:bottom w:val="none" w:sz="0" w:space="0" w:color="auto"/>
        <w:right w:val="none" w:sz="0" w:space="0" w:color="auto"/>
      </w:divBdr>
    </w:div>
    <w:div w:id="1359356987">
      <w:bodyDiv w:val="1"/>
      <w:marLeft w:val="0"/>
      <w:marRight w:val="0"/>
      <w:marTop w:val="0"/>
      <w:marBottom w:val="0"/>
      <w:divBdr>
        <w:top w:val="none" w:sz="0" w:space="0" w:color="auto"/>
        <w:left w:val="none" w:sz="0" w:space="0" w:color="auto"/>
        <w:bottom w:val="none" w:sz="0" w:space="0" w:color="auto"/>
        <w:right w:val="none" w:sz="0" w:space="0" w:color="auto"/>
      </w:divBdr>
    </w:div>
    <w:div w:id="1364671221">
      <w:bodyDiv w:val="1"/>
      <w:marLeft w:val="0"/>
      <w:marRight w:val="0"/>
      <w:marTop w:val="0"/>
      <w:marBottom w:val="0"/>
      <w:divBdr>
        <w:top w:val="none" w:sz="0" w:space="0" w:color="auto"/>
        <w:left w:val="none" w:sz="0" w:space="0" w:color="auto"/>
        <w:bottom w:val="none" w:sz="0" w:space="0" w:color="auto"/>
        <w:right w:val="none" w:sz="0" w:space="0" w:color="auto"/>
      </w:divBdr>
    </w:div>
    <w:div w:id="1366053324">
      <w:bodyDiv w:val="1"/>
      <w:marLeft w:val="0"/>
      <w:marRight w:val="0"/>
      <w:marTop w:val="0"/>
      <w:marBottom w:val="0"/>
      <w:divBdr>
        <w:top w:val="none" w:sz="0" w:space="0" w:color="auto"/>
        <w:left w:val="none" w:sz="0" w:space="0" w:color="auto"/>
        <w:bottom w:val="none" w:sz="0" w:space="0" w:color="auto"/>
        <w:right w:val="none" w:sz="0" w:space="0" w:color="auto"/>
      </w:divBdr>
    </w:div>
    <w:div w:id="1367097704">
      <w:bodyDiv w:val="1"/>
      <w:marLeft w:val="0"/>
      <w:marRight w:val="0"/>
      <w:marTop w:val="0"/>
      <w:marBottom w:val="0"/>
      <w:divBdr>
        <w:top w:val="none" w:sz="0" w:space="0" w:color="auto"/>
        <w:left w:val="none" w:sz="0" w:space="0" w:color="auto"/>
        <w:bottom w:val="none" w:sz="0" w:space="0" w:color="auto"/>
        <w:right w:val="none" w:sz="0" w:space="0" w:color="auto"/>
      </w:divBdr>
    </w:div>
    <w:div w:id="1367635047">
      <w:bodyDiv w:val="1"/>
      <w:marLeft w:val="0"/>
      <w:marRight w:val="0"/>
      <w:marTop w:val="0"/>
      <w:marBottom w:val="0"/>
      <w:divBdr>
        <w:top w:val="none" w:sz="0" w:space="0" w:color="auto"/>
        <w:left w:val="none" w:sz="0" w:space="0" w:color="auto"/>
        <w:bottom w:val="none" w:sz="0" w:space="0" w:color="auto"/>
        <w:right w:val="none" w:sz="0" w:space="0" w:color="auto"/>
      </w:divBdr>
    </w:div>
    <w:div w:id="1368872587">
      <w:bodyDiv w:val="1"/>
      <w:marLeft w:val="0"/>
      <w:marRight w:val="0"/>
      <w:marTop w:val="0"/>
      <w:marBottom w:val="0"/>
      <w:divBdr>
        <w:top w:val="none" w:sz="0" w:space="0" w:color="auto"/>
        <w:left w:val="none" w:sz="0" w:space="0" w:color="auto"/>
        <w:bottom w:val="none" w:sz="0" w:space="0" w:color="auto"/>
        <w:right w:val="none" w:sz="0" w:space="0" w:color="auto"/>
      </w:divBdr>
    </w:div>
    <w:div w:id="1371955630">
      <w:bodyDiv w:val="1"/>
      <w:marLeft w:val="0"/>
      <w:marRight w:val="0"/>
      <w:marTop w:val="0"/>
      <w:marBottom w:val="0"/>
      <w:divBdr>
        <w:top w:val="none" w:sz="0" w:space="0" w:color="auto"/>
        <w:left w:val="none" w:sz="0" w:space="0" w:color="auto"/>
        <w:bottom w:val="none" w:sz="0" w:space="0" w:color="auto"/>
        <w:right w:val="none" w:sz="0" w:space="0" w:color="auto"/>
      </w:divBdr>
    </w:div>
    <w:div w:id="1372420068">
      <w:bodyDiv w:val="1"/>
      <w:marLeft w:val="0"/>
      <w:marRight w:val="0"/>
      <w:marTop w:val="0"/>
      <w:marBottom w:val="0"/>
      <w:divBdr>
        <w:top w:val="none" w:sz="0" w:space="0" w:color="auto"/>
        <w:left w:val="none" w:sz="0" w:space="0" w:color="auto"/>
        <w:bottom w:val="none" w:sz="0" w:space="0" w:color="auto"/>
        <w:right w:val="none" w:sz="0" w:space="0" w:color="auto"/>
      </w:divBdr>
    </w:div>
    <w:div w:id="1378507108">
      <w:bodyDiv w:val="1"/>
      <w:marLeft w:val="0"/>
      <w:marRight w:val="0"/>
      <w:marTop w:val="0"/>
      <w:marBottom w:val="0"/>
      <w:divBdr>
        <w:top w:val="none" w:sz="0" w:space="0" w:color="auto"/>
        <w:left w:val="none" w:sz="0" w:space="0" w:color="auto"/>
        <w:bottom w:val="none" w:sz="0" w:space="0" w:color="auto"/>
        <w:right w:val="none" w:sz="0" w:space="0" w:color="auto"/>
      </w:divBdr>
    </w:div>
    <w:div w:id="1378890235">
      <w:bodyDiv w:val="1"/>
      <w:marLeft w:val="0"/>
      <w:marRight w:val="0"/>
      <w:marTop w:val="0"/>
      <w:marBottom w:val="0"/>
      <w:divBdr>
        <w:top w:val="none" w:sz="0" w:space="0" w:color="auto"/>
        <w:left w:val="none" w:sz="0" w:space="0" w:color="auto"/>
        <w:bottom w:val="none" w:sz="0" w:space="0" w:color="auto"/>
        <w:right w:val="none" w:sz="0" w:space="0" w:color="auto"/>
      </w:divBdr>
    </w:div>
    <w:div w:id="1378895593">
      <w:bodyDiv w:val="1"/>
      <w:marLeft w:val="0"/>
      <w:marRight w:val="0"/>
      <w:marTop w:val="0"/>
      <w:marBottom w:val="0"/>
      <w:divBdr>
        <w:top w:val="none" w:sz="0" w:space="0" w:color="auto"/>
        <w:left w:val="none" w:sz="0" w:space="0" w:color="auto"/>
        <w:bottom w:val="none" w:sz="0" w:space="0" w:color="auto"/>
        <w:right w:val="none" w:sz="0" w:space="0" w:color="auto"/>
      </w:divBdr>
    </w:div>
    <w:div w:id="1380668215">
      <w:bodyDiv w:val="1"/>
      <w:marLeft w:val="0"/>
      <w:marRight w:val="0"/>
      <w:marTop w:val="0"/>
      <w:marBottom w:val="0"/>
      <w:divBdr>
        <w:top w:val="none" w:sz="0" w:space="0" w:color="auto"/>
        <w:left w:val="none" w:sz="0" w:space="0" w:color="auto"/>
        <w:bottom w:val="none" w:sz="0" w:space="0" w:color="auto"/>
        <w:right w:val="none" w:sz="0" w:space="0" w:color="auto"/>
      </w:divBdr>
    </w:div>
    <w:div w:id="1382360250">
      <w:bodyDiv w:val="1"/>
      <w:marLeft w:val="0"/>
      <w:marRight w:val="0"/>
      <w:marTop w:val="0"/>
      <w:marBottom w:val="0"/>
      <w:divBdr>
        <w:top w:val="none" w:sz="0" w:space="0" w:color="auto"/>
        <w:left w:val="none" w:sz="0" w:space="0" w:color="auto"/>
        <w:bottom w:val="none" w:sz="0" w:space="0" w:color="auto"/>
        <w:right w:val="none" w:sz="0" w:space="0" w:color="auto"/>
      </w:divBdr>
    </w:div>
    <w:div w:id="1383169344">
      <w:bodyDiv w:val="1"/>
      <w:marLeft w:val="0"/>
      <w:marRight w:val="0"/>
      <w:marTop w:val="0"/>
      <w:marBottom w:val="0"/>
      <w:divBdr>
        <w:top w:val="none" w:sz="0" w:space="0" w:color="auto"/>
        <w:left w:val="none" w:sz="0" w:space="0" w:color="auto"/>
        <w:bottom w:val="none" w:sz="0" w:space="0" w:color="auto"/>
        <w:right w:val="none" w:sz="0" w:space="0" w:color="auto"/>
      </w:divBdr>
    </w:div>
    <w:div w:id="1384714418">
      <w:bodyDiv w:val="1"/>
      <w:marLeft w:val="0"/>
      <w:marRight w:val="0"/>
      <w:marTop w:val="0"/>
      <w:marBottom w:val="0"/>
      <w:divBdr>
        <w:top w:val="none" w:sz="0" w:space="0" w:color="auto"/>
        <w:left w:val="none" w:sz="0" w:space="0" w:color="auto"/>
        <w:bottom w:val="none" w:sz="0" w:space="0" w:color="auto"/>
        <w:right w:val="none" w:sz="0" w:space="0" w:color="auto"/>
      </w:divBdr>
    </w:div>
    <w:div w:id="1388263354">
      <w:bodyDiv w:val="1"/>
      <w:marLeft w:val="0"/>
      <w:marRight w:val="0"/>
      <w:marTop w:val="0"/>
      <w:marBottom w:val="0"/>
      <w:divBdr>
        <w:top w:val="none" w:sz="0" w:space="0" w:color="auto"/>
        <w:left w:val="none" w:sz="0" w:space="0" w:color="auto"/>
        <w:bottom w:val="none" w:sz="0" w:space="0" w:color="auto"/>
        <w:right w:val="none" w:sz="0" w:space="0" w:color="auto"/>
      </w:divBdr>
    </w:div>
    <w:div w:id="1388842591">
      <w:bodyDiv w:val="1"/>
      <w:marLeft w:val="0"/>
      <w:marRight w:val="0"/>
      <w:marTop w:val="0"/>
      <w:marBottom w:val="0"/>
      <w:divBdr>
        <w:top w:val="none" w:sz="0" w:space="0" w:color="auto"/>
        <w:left w:val="none" w:sz="0" w:space="0" w:color="auto"/>
        <w:bottom w:val="none" w:sz="0" w:space="0" w:color="auto"/>
        <w:right w:val="none" w:sz="0" w:space="0" w:color="auto"/>
      </w:divBdr>
    </w:div>
    <w:div w:id="1388871420">
      <w:bodyDiv w:val="1"/>
      <w:marLeft w:val="0"/>
      <w:marRight w:val="0"/>
      <w:marTop w:val="0"/>
      <w:marBottom w:val="0"/>
      <w:divBdr>
        <w:top w:val="none" w:sz="0" w:space="0" w:color="auto"/>
        <w:left w:val="none" w:sz="0" w:space="0" w:color="auto"/>
        <w:bottom w:val="none" w:sz="0" w:space="0" w:color="auto"/>
        <w:right w:val="none" w:sz="0" w:space="0" w:color="auto"/>
      </w:divBdr>
    </w:div>
    <w:div w:id="1389256861">
      <w:bodyDiv w:val="1"/>
      <w:marLeft w:val="0"/>
      <w:marRight w:val="0"/>
      <w:marTop w:val="0"/>
      <w:marBottom w:val="0"/>
      <w:divBdr>
        <w:top w:val="none" w:sz="0" w:space="0" w:color="auto"/>
        <w:left w:val="none" w:sz="0" w:space="0" w:color="auto"/>
        <w:bottom w:val="none" w:sz="0" w:space="0" w:color="auto"/>
        <w:right w:val="none" w:sz="0" w:space="0" w:color="auto"/>
      </w:divBdr>
    </w:div>
    <w:div w:id="1389260242">
      <w:bodyDiv w:val="1"/>
      <w:marLeft w:val="0"/>
      <w:marRight w:val="0"/>
      <w:marTop w:val="0"/>
      <w:marBottom w:val="0"/>
      <w:divBdr>
        <w:top w:val="none" w:sz="0" w:space="0" w:color="auto"/>
        <w:left w:val="none" w:sz="0" w:space="0" w:color="auto"/>
        <w:bottom w:val="none" w:sz="0" w:space="0" w:color="auto"/>
        <w:right w:val="none" w:sz="0" w:space="0" w:color="auto"/>
      </w:divBdr>
    </w:div>
    <w:div w:id="1390692855">
      <w:bodyDiv w:val="1"/>
      <w:marLeft w:val="0"/>
      <w:marRight w:val="0"/>
      <w:marTop w:val="0"/>
      <w:marBottom w:val="0"/>
      <w:divBdr>
        <w:top w:val="none" w:sz="0" w:space="0" w:color="auto"/>
        <w:left w:val="none" w:sz="0" w:space="0" w:color="auto"/>
        <w:bottom w:val="none" w:sz="0" w:space="0" w:color="auto"/>
        <w:right w:val="none" w:sz="0" w:space="0" w:color="auto"/>
      </w:divBdr>
    </w:div>
    <w:div w:id="1391347332">
      <w:bodyDiv w:val="1"/>
      <w:marLeft w:val="0"/>
      <w:marRight w:val="0"/>
      <w:marTop w:val="0"/>
      <w:marBottom w:val="0"/>
      <w:divBdr>
        <w:top w:val="none" w:sz="0" w:space="0" w:color="auto"/>
        <w:left w:val="none" w:sz="0" w:space="0" w:color="auto"/>
        <w:bottom w:val="none" w:sz="0" w:space="0" w:color="auto"/>
        <w:right w:val="none" w:sz="0" w:space="0" w:color="auto"/>
      </w:divBdr>
    </w:div>
    <w:div w:id="1392264968">
      <w:bodyDiv w:val="1"/>
      <w:marLeft w:val="0"/>
      <w:marRight w:val="0"/>
      <w:marTop w:val="0"/>
      <w:marBottom w:val="0"/>
      <w:divBdr>
        <w:top w:val="none" w:sz="0" w:space="0" w:color="auto"/>
        <w:left w:val="none" w:sz="0" w:space="0" w:color="auto"/>
        <w:bottom w:val="none" w:sz="0" w:space="0" w:color="auto"/>
        <w:right w:val="none" w:sz="0" w:space="0" w:color="auto"/>
      </w:divBdr>
    </w:div>
    <w:div w:id="1397822805">
      <w:bodyDiv w:val="1"/>
      <w:marLeft w:val="0"/>
      <w:marRight w:val="0"/>
      <w:marTop w:val="0"/>
      <w:marBottom w:val="0"/>
      <w:divBdr>
        <w:top w:val="none" w:sz="0" w:space="0" w:color="auto"/>
        <w:left w:val="none" w:sz="0" w:space="0" w:color="auto"/>
        <w:bottom w:val="none" w:sz="0" w:space="0" w:color="auto"/>
        <w:right w:val="none" w:sz="0" w:space="0" w:color="auto"/>
      </w:divBdr>
    </w:div>
    <w:div w:id="1398014196">
      <w:bodyDiv w:val="1"/>
      <w:marLeft w:val="0"/>
      <w:marRight w:val="0"/>
      <w:marTop w:val="0"/>
      <w:marBottom w:val="0"/>
      <w:divBdr>
        <w:top w:val="none" w:sz="0" w:space="0" w:color="auto"/>
        <w:left w:val="none" w:sz="0" w:space="0" w:color="auto"/>
        <w:bottom w:val="none" w:sz="0" w:space="0" w:color="auto"/>
        <w:right w:val="none" w:sz="0" w:space="0" w:color="auto"/>
      </w:divBdr>
    </w:div>
    <w:div w:id="1398356350">
      <w:bodyDiv w:val="1"/>
      <w:marLeft w:val="0"/>
      <w:marRight w:val="0"/>
      <w:marTop w:val="0"/>
      <w:marBottom w:val="0"/>
      <w:divBdr>
        <w:top w:val="none" w:sz="0" w:space="0" w:color="auto"/>
        <w:left w:val="none" w:sz="0" w:space="0" w:color="auto"/>
        <w:bottom w:val="none" w:sz="0" w:space="0" w:color="auto"/>
        <w:right w:val="none" w:sz="0" w:space="0" w:color="auto"/>
      </w:divBdr>
    </w:div>
    <w:div w:id="1399594590">
      <w:bodyDiv w:val="1"/>
      <w:marLeft w:val="0"/>
      <w:marRight w:val="0"/>
      <w:marTop w:val="0"/>
      <w:marBottom w:val="0"/>
      <w:divBdr>
        <w:top w:val="none" w:sz="0" w:space="0" w:color="auto"/>
        <w:left w:val="none" w:sz="0" w:space="0" w:color="auto"/>
        <w:bottom w:val="none" w:sz="0" w:space="0" w:color="auto"/>
        <w:right w:val="none" w:sz="0" w:space="0" w:color="auto"/>
      </w:divBdr>
    </w:div>
    <w:div w:id="1399866059">
      <w:bodyDiv w:val="1"/>
      <w:marLeft w:val="0"/>
      <w:marRight w:val="0"/>
      <w:marTop w:val="0"/>
      <w:marBottom w:val="0"/>
      <w:divBdr>
        <w:top w:val="none" w:sz="0" w:space="0" w:color="auto"/>
        <w:left w:val="none" w:sz="0" w:space="0" w:color="auto"/>
        <w:bottom w:val="none" w:sz="0" w:space="0" w:color="auto"/>
        <w:right w:val="none" w:sz="0" w:space="0" w:color="auto"/>
      </w:divBdr>
    </w:div>
    <w:div w:id="1401564156">
      <w:bodyDiv w:val="1"/>
      <w:marLeft w:val="0"/>
      <w:marRight w:val="0"/>
      <w:marTop w:val="0"/>
      <w:marBottom w:val="0"/>
      <w:divBdr>
        <w:top w:val="none" w:sz="0" w:space="0" w:color="auto"/>
        <w:left w:val="none" w:sz="0" w:space="0" w:color="auto"/>
        <w:bottom w:val="none" w:sz="0" w:space="0" w:color="auto"/>
        <w:right w:val="none" w:sz="0" w:space="0" w:color="auto"/>
      </w:divBdr>
    </w:div>
    <w:div w:id="1405952426">
      <w:bodyDiv w:val="1"/>
      <w:marLeft w:val="0"/>
      <w:marRight w:val="0"/>
      <w:marTop w:val="0"/>
      <w:marBottom w:val="0"/>
      <w:divBdr>
        <w:top w:val="none" w:sz="0" w:space="0" w:color="auto"/>
        <w:left w:val="none" w:sz="0" w:space="0" w:color="auto"/>
        <w:bottom w:val="none" w:sz="0" w:space="0" w:color="auto"/>
        <w:right w:val="none" w:sz="0" w:space="0" w:color="auto"/>
      </w:divBdr>
    </w:div>
    <w:div w:id="1407606281">
      <w:bodyDiv w:val="1"/>
      <w:marLeft w:val="0"/>
      <w:marRight w:val="0"/>
      <w:marTop w:val="0"/>
      <w:marBottom w:val="0"/>
      <w:divBdr>
        <w:top w:val="none" w:sz="0" w:space="0" w:color="auto"/>
        <w:left w:val="none" w:sz="0" w:space="0" w:color="auto"/>
        <w:bottom w:val="none" w:sz="0" w:space="0" w:color="auto"/>
        <w:right w:val="none" w:sz="0" w:space="0" w:color="auto"/>
      </w:divBdr>
    </w:div>
    <w:div w:id="1407612938">
      <w:bodyDiv w:val="1"/>
      <w:marLeft w:val="0"/>
      <w:marRight w:val="0"/>
      <w:marTop w:val="0"/>
      <w:marBottom w:val="0"/>
      <w:divBdr>
        <w:top w:val="none" w:sz="0" w:space="0" w:color="auto"/>
        <w:left w:val="none" w:sz="0" w:space="0" w:color="auto"/>
        <w:bottom w:val="none" w:sz="0" w:space="0" w:color="auto"/>
        <w:right w:val="none" w:sz="0" w:space="0" w:color="auto"/>
      </w:divBdr>
    </w:div>
    <w:div w:id="1409577019">
      <w:bodyDiv w:val="1"/>
      <w:marLeft w:val="0"/>
      <w:marRight w:val="0"/>
      <w:marTop w:val="0"/>
      <w:marBottom w:val="0"/>
      <w:divBdr>
        <w:top w:val="none" w:sz="0" w:space="0" w:color="auto"/>
        <w:left w:val="none" w:sz="0" w:space="0" w:color="auto"/>
        <w:bottom w:val="none" w:sz="0" w:space="0" w:color="auto"/>
        <w:right w:val="none" w:sz="0" w:space="0" w:color="auto"/>
      </w:divBdr>
    </w:div>
    <w:div w:id="1412116154">
      <w:bodyDiv w:val="1"/>
      <w:marLeft w:val="0"/>
      <w:marRight w:val="0"/>
      <w:marTop w:val="0"/>
      <w:marBottom w:val="0"/>
      <w:divBdr>
        <w:top w:val="none" w:sz="0" w:space="0" w:color="auto"/>
        <w:left w:val="none" w:sz="0" w:space="0" w:color="auto"/>
        <w:bottom w:val="none" w:sz="0" w:space="0" w:color="auto"/>
        <w:right w:val="none" w:sz="0" w:space="0" w:color="auto"/>
      </w:divBdr>
    </w:div>
    <w:div w:id="1412510499">
      <w:bodyDiv w:val="1"/>
      <w:marLeft w:val="0"/>
      <w:marRight w:val="0"/>
      <w:marTop w:val="0"/>
      <w:marBottom w:val="0"/>
      <w:divBdr>
        <w:top w:val="none" w:sz="0" w:space="0" w:color="auto"/>
        <w:left w:val="none" w:sz="0" w:space="0" w:color="auto"/>
        <w:bottom w:val="none" w:sz="0" w:space="0" w:color="auto"/>
        <w:right w:val="none" w:sz="0" w:space="0" w:color="auto"/>
      </w:divBdr>
    </w:div>
    <w:div w:id="1412701871">
      <w:bodyDiv w:val="1"/>
      <w:marLeft w:val="0"/>
      <w:marRight w:val="0"/>
      <w:marTop w:val="0"/>
      <w:marBottom w:val="0"/>
      <w:divBdr>
        <w:top w:val="none" w:sz="0" w:space="0" w:color="auto"/>
        <w:left w:val="none" w:sz="0" w:space="0" w:color="auto"/>
        <w:bottom w:val="none" w:sz="0" w:space="0" w:color="auto"/>
        <w:right w:val="none" w:sz="0" w:space="0" w:color="auto"/>
      </w:divBdr>
    </w:div>
    <w:div w:id="1413578475">
      <w:bodyDiv w:val="1"/>
      <w:marLeft w:val="0"/>
      <w:marRight w:val="0"/>
      <w:marTop w:val="0"/>
      <w:marBottom w:val="0"/>
      <w:divBdr>
        <w:top w:val="none" w:sz="0" w:space="0" w:color="auto"/>
        <w:left w:val="none" w:sz="0" w:space="0" w:color="auto"/>
        <w:bottom w:val="none" w:sz="0" w:space="0" w:color="auto"/>
        <w:right w:val="none" w:sz="0" w:space="0" w:color="auto"/>
      </w:divBdr>
    </w:div>
    <w:div w:id="1414741983">
      <w:bodyDiv w:val="1"/>
      <w:marLeft w:val="0"/>
      <w:marRight w:val="0"/>
      <w:marTop w:val="0"/>
      <w:marBottom w:val="0"/>
      <w:divBdr>
        <w:top w:val="none" w:sz="0" w:space="0" w:color="auto"/>
        <w:left w:val="none" w:sz="0" w:space="0" w:color="auto"/>
        <w:bottom w:val="none" w:sz="0" w:space="0" w:color="auto"/>
        <w:right w:val="none" w:sz="0" w:space="0" w:color="auto"/>
      </w:divBdr>
    </w:div>
    <w:div w:id="1420715554">
      <w:bodyDiv w:val="1"/>
      <w:marLeft w:val="0"/>
      <w:marRight w:val="0"/>
      <w:marTop w:val="0"/>
      <w:marBottom w:val="0"/>
      <w:divBdr>
        <w:top w:val="none" w:sz="0" w:space="0" w:color="auto"/>
        <w:left w:val="none" w:sz="0" w:space="0" w:color="auto"/>
        <w:bottom w:val="none" w:sz="0" w:space="0" w:color="auto"/>
        <w:right w:val="none" w:sz="0" w:space="0" w:color="auto"/>
      </w:divBdr>
    </w:div>
    <w:div w:id="1421097138">
      <w:bodyDiv w:val="1"/>
      <w:marLeft w:val="0"/>
      <w:marRight w:val="0"/>
      <w:marTop w:val="0"/>
      <w:marBottom w:val="0"/>
      <w:divBdr>
        <w:top w:val="none" w:sz="0" w:space="0" w:color="auto"/>
        <w:left w:val="none" w:sz="0" w:space="0" w:color="auto"/>
        <w:bottom w:val="none" w:sz="0" w:space="0" w:color="auto"/>
        <w:right w:val="none" w:sz="0" w:space="0" w:color="auto"/>
      </w:divBdr>
    </w:div>
    <w:div w:id="1422021132">
      <w:bodyDiv w:val="1"/>
      <w:marLeft w:val="0"/>
      <w:marRight w:val="0"/>
      <w:marTop w:val="0"/>
      <w:marBottom w:val="0"/>
      <w:divBdr>
        <w:top w:val="none" w:sz="0" w:space="0" w:color="auto"/>
        <w:left w:val="none" w:sz="0" w:space="0" w:color="auto"/>
        <w:bottom w:val="none" w:sz="0" w:space="0" w:color="auto"/>
        <w:right w:val="none" w:sz="0" w:space="0" w:color="auto"/>
      </w:divBdr>
    </w:div>
    <w:div w:id="1423989884">
      <w:bodyDiv w:val="1"/>
      <w:marLeft w:val="0"/>
      <w:marRight w:val="0"/>
      <w:marTop w:val="0"/>
      <w:marBottom w:val="0"/>
      <w:divBdr>
        <w:top w:val="none" w:sz="0" w:space="0" w:color="auto"/>
        <w:left w:val="none" w:sz="0" w:space="0" w:color="auto"/>
        <w:bottom w:val="none" w:sz="0" w:space="0" w:color="auto"/>
        <w:right w:val="none" w:sz="0" w:space="0" w:color="auto"/>
      </w:divBdr>
    </w:div>
    <w:div w:id="1424304147">
      <w:bodyDiv w:val="1"/>
      <w:marLeft w:val="0"/>
      <w:marRight w:val="0"/>
      <w:marTop w:val="0"/>
      <w:marBottom w:val="0"/>
      <w:divBdr>
        <w:top w:val="none" w:sz="0" w:space="0" w:color="auto"/>
        <w:left w:val="none" w:sz="0" w:space="0" w:color="auto"/>
        <w:bottom w:val="none" w:sz="0" w:space="0" w:color="auto"/>
        <w:right w:val="none" w:sz="0" w:space="0" w:color="auto"/>
      </w:divBdr>
    </w:div>
    <w:div w:id="1427580591">
      <w:bodyDiv w:val="1"/>
      <w:marLeft w:val="0"/>
      <w:marRight w:val="0"/>
      <w:marTop w:val="0"/>
      <w:marBottom w:val="0"/>
      <w:divBdr>
        <w:top w:val="none" w:sz="0" w:space="0" w:color="auto"/>
        <w:left w:val="none" w:sz="0" w:space="0" w:color="auto"/>
        <w:bottom w:val="none" w:sz="0" w:space="0" w:color="auto"/>
        <w:right w:val="none" w:sz="0" w:space="0" w:color="auto"/>
      </w:divBdr>
    </w:div>
    <w:div w:id="1428307609">
      <w:bodyDiv w:val="1"/>
      <w:marLeft w:val="0"/>
      <w:marRight w:val="0"/>
      <w:marTop w:val="0"/>
      <w:marBottom w:val="0"/>
      <w:divBdr>
        <w:top w:val="none" w:sz="0" w:space="0" w:color="auto"/>
        <w:left w:val="none" w:sz="0" w:space="0" w:color="auto"/>
        <w:bottom w:val="none" w:sz="0" w:space="0" w:color="auto"/>
        <w:right w:val="none" w:sz="0" w:space="0" w:color="auto"/>
      </w:divBdr>
    </w:div>
    <w:div w:id="1430539034">
      <w:bodyDiv w:val="1"/>
      <w:marLeft w:val="0"/>
      <w:marRight w:val="0"/>
      <w:marTop w:val="0"/>
      <w:marBottom w:val="0"/>
      <w:divBdr>
        <w:top w:val="none" w:sz="0" w:space="0" w:color="auto"/>
        <w:left w:val="none" w:sz="0" w:space="0" w:color="auto"/>
        <w:bottom w:val="none" w:sz="0" w:space="0" w:color="auto"/>
        <w:right w:val="none" w:sz="0" w:space="0" w:color="auto"/>
      </w:divBdr>
    </w:div>
    <w:div w:id="1430737359">
      <w:bodyDiv w:val="1"/>
      <w:marLeft w:val="0"/>
      <w:marRight w:val="0"/>
      <w:marTop w:val="0"/>
      <w:marBottom w:val="0"/>
      <w:divBdr>
        <w:top w:val="none" w:sz="0" w:space="0" w:color="auto"/>
        <w:left w:val="none" w:sz="0" w:space="0" w:color="auto"/>
        <w:bottom w:val="none" w:sz="0" w:space="0" w:color="auto"/>
        <w:right w:val="none" w:sz="0" w:space="0" w:color="auto"/>
      </w:divBdr>
    </w:div>
    <w:div w:id="1432310476">
      <w:bodyDiv w:val="1"/>
      <w:marLeft w:val="0"/>
      <w:marRight w:val="0"/>
      <w:marTop w:val="0"/>
      <w:marBottom w:val="0"/>
      <w:divBdr>
        <w:top w:val="none" w:sz="0" w:space="0" w:color="auto"/>
        <w:left w:val="none" w:sz="0" w:space="0" w:color="auto"/>
        <w:bottom w:val="none" w:sz="0" w:space="0" w:color="auto"/>
        <w:right w:val="none" w:sz="0" w:space="0" w:color="auto"/>
      </w:divBdr>
    </w:div>
    <w:div w:id="1435902426">
      <w:bodyDiv w:val="1"/>
      <w:marLeft w:val="0"/>
      <w:marRight w:val="0"/>
      <w:marTop w:val="0"/>
      <w:marBottom w:val="0"/>
      <w:divBdr>
        <w:top w:val="none" w:sz="0" w:space="0" w:color="auto"/>
        <w:left w:val="none" w:sz="0" w:space="0" w:color="auto"/>
        <w:bottom w:val="none" w:sz="0" w:space="0" w:color="auto"/>
        <w:right w:val="none" w:sz="0" w:space="0" w:color="auto"/>
      </w:divBdr>
    </w:div>
    <w:div w:id="1436826065">
      <w:bodyDiv w:val="1"/>
      <w:marLeft w:val="0"/>
      <w:marRight w:val="0"/>
      <w:marTop w:val="0"/>
      <w:marBottom w:val="0"/>
      <w:divBdr>
        <w:top w:val="none" w:sz="0" w:space="0" w:color="auto"/>
        <w:left w:val="none" w:sz="0" w:space="0" w:color="auto"/>
        <w:bottom w:val="none" w:sz="0" w:space="0" w:color="auto"/>
        <w:right w:val="none" w:sz="0" w:space="0" w:color="auto"/>
      </w:divBdr>
    </w:div>
    <w:div w:id="1437402200">
      <w:bodyDiv w:val="1"/>
      <w:marLeft w:val="0"/>
      <w:marRight w:val="0"/>
      <w:marTop w:val="0"/>
      <w:marBottom w:val="0"/>
      <w:divBdr>
        <w:top w:val="none" w:sz="0" w:space="0" w:color="auto"/>
        <w:left w:val="none" w:sz="0" w:space="0" w:color="auto"/>
        <w:bottom w:val="none" w:sz="0" w:space="0" w:color="auto"/>
        <w:right w:val="none" w:sz="0" w:space="0" w:color="auto"/>
      </w:divBdr>
    </w:div>
    <w:div w:id="1438015999">
      <w:bodyDiv w:val="1"/>
      <w:marLeft w:val="0"/>
      <w:marRight w:val="0"/>
      <w:marTop w:val="0"/>
      <w:marBottom w:val="0"/>
      <w:divBdr>
        <w:top w:val="none" w:sz="0" w:space="0" w:color="auto"/>
        <w:left w:val="none" w:sz="0" w:space="0" w:color="auto"/>
        <w:bottom w:val="none" w:sz="0" w:space="0" w:color="auto"/>
        <w:right w:val="none" w:sz="0" w:space="0" w:color="auto"/>
      </w:divBdr>
    </w:div>
    <w:div w:id="1438285517">
      <w:bodyDiv w:val="1"/>
      <w:marLeft w:val="0"/>
      <w:marRight w:val="0"/>
      <w:marTop w:val="0"/>
      <w:marBottom w:val="0"/>
      <w:divBdr>
        <w:top w:val="none" w:sz="0" w:space="0" w:color="auto"/>
        <w:left w:val="none" w:sz="0" w:space="0" w:color="auto"/>
        <w:bottom w:val="none" w:sz="0" w:space="0" w:color="auto"/>
        <w:right w:val="none" w:sz="0" w:space="0" w:color="auto"/>
      </w:divBdr>
    </w:div>
    <w:div w:id="1440563001">
      <w:bodyDiv w:val="1"/>
      <w:marLeft w:val="0"/>
      <w:marRight w:val="0"/>
      <w:marTop w:val="0"/>
      <w:marBottom w:val="0"/>
      <w:divBdr>
        <w:top w:val="none" w:sz="0" w:space="0" w:color="auto"/>
        <w:left w:val="none" w:sz="0" w:space="0" w:color="auto"/>
        <w:bottom w:val="none" w:sz="0" w:space="0" w:color="auto"/>
        <w:right w:val="none" w:sz="0" w:space="0" w:color="auto"/>
      </w:divBdr>
    </w:div>
    <w:div w:id="1441802588">
      <w:bodyDiv w:val="1"/>
      <w:marLeft w:val="0"/>
      <w:marRight w:val="0"/>
      <w:marTop w:val="0"/>
      <w:marBottom w:val="0"/>
      <w:divBdr>
        <w:top w:val="none" w:sz="0" w:space="0" w:color="auto"/>
        <w:left w:val="none" w:sz="0" w:space="0" w:color="auto"/>
        <w:bottom w:val="none" w:sz="0" w:space="0" w:color="auto"/>
        <w:right w:val="none" w:sz="0" w:space="0" w:color="auto"/>
      </w:divBdr>
    </w:div>
    <w:div w:id="1442383290">
      <w:bodyDiv w:val="1"/>
      <w:marLeft w:val="0"/>
      <w:marRight w:val="0"/>
      <w:marTop w:val="0"/>
      <w:marBottom w:val="0"/>
      <w:divBdr>
        <w:top w:val="none" w:sz="0" w:space="0" w:color="auto"/>
        <w:left w:val="none" w:sz="0" w:space="0" w:color="auto"/>
        <w:bottom w:val="none" w:sz="0" w:space="0" w:color="auto"/>
        <w:right w:val="none" w:sz="0" w:space="0" w:color="auto"/>
      </w:divBdr>
    </w:div>
    <w:div w:id="1443572830">
      <w:bodyDiv w:val="1"/>
      <w:marLeft w:val="0"/>
      <w:marRight w:val="0"/>
      <w:marTop w:val="0"/>
      <w:marBottom w:val="0"/>
      <w:divBdr>
        <w:top w:val="none" w:sz="0" w:space="0" w:color="auto"/>
        <w:left w:val="none" w:sz="0" w:space="0" w:color="auto"/>
        <w:bottom w:val="none" w:sz="0" w:space="0" w:color="auto"/>
        <w:right w:val="none" w:sz="0" w:space="0" w:color="auto"/>
      </w:divBdr>
    </w:div>
    <w:div w:id="1444152172">
      <w:bodyDiv w:val="1"/>
      <w:marLeft w:val="0"/>
      <w:marRight w:val="0"/>
      <w:marTop w:val="0"/>
      <w:marBottom w:val="0"/>
      <w:divBdr>
        <w:top w:val="none" w:sz="0" w:space="0" w:color="auto"/>
        <w:left w:val="none" w:sz="0" w:space="0" w:color="auto"/>
        <w:bottom w:val="none" w:sz="0" w:space="0" w:color="auto"/>
        <w:right w:val="none" w:sz="0" w:space="0" w:color="auto"/>
      </w:divBdr>
    </w:div>
    <w:div w:id="1445418057">
      <w:bodyDiv w:val="1"/>
      <w:marLeft w:val="0"/>
      <w:marRight w:val="0"/>
      <w:marTop w:val="0"/>
      <w:marBottom w:val="0"/>
      <w:divBdr>
        <w:top w:val="none" w:sz="0" w:space="0" w:color="auto"/>
        <w:left w:val="none" w:sz="0" w:space="0" w:color="auto"/>
        <w:bottom w:val="none" w:sz="0" w:space="0" w:color="auto"/>
        <w:right w:val="none" w:sz="0" w:space="0" w:color="auto"/>
      </w:divBdr>
    </w:div>
    <w:div w:id="1447963719">
      <w:bodyDiv w:val="1"/>
      <w:marLeft w:val="0"/>
      <w:marRight w:val="0"/>
      <w:marTop w:val="0"/>
      <w:marBottom w:val="0"/>
      <w:divBdr>
        <w:top w:val="none" w:sz="0" w:space="0" w:color="auto"/>
        <w:left w:val="none" w:sz="0" w:space="0" w:color="auto"/>
        <w:bottom w:val="none" w:sz="0" w:space="0" w:color="auto"/>
        <w:right w:val="none" w:sz="0" w:space="0" w:color="auto"/>
      </w:divBdr>
    </w:div>
    <w:div w:id="1449155227">
      <w:bodyDiv w:val="1"/>
      <w:marLeft w:val="0"/>
      <w:marRight w:val="0"/>
      <w:marTop w:val="0"/>
      <w:marBottom w:val="0"/>
      <w:divBdr>
        <w:top w:val="none" w:sz="0" w:space="0" w:color="auto"/>
        <w:left w:val="none" w:sz="0" w:space="0" w:color="auto"/>
        <w:bottom w:val="none" w:sz="0" w:space="0" w:color="auto"/>
        <w:right w:val="none" w:sz="0" w:space="0" w:color="auto"/>
      </w:divBdr>
    </w:div>
    <w:div w:id="1451895211">
      <w:bodyDiv w:val="1"/>
      <w:marLeft w:val="0"/>
      <w:marRight w:val="0"/>
      <w:marTop w:val="0"/>
      <w:marBottom w:val="0"/>
      <w:divBdr>
        <w:top w:val="none" w:sz="0" w:space="0" w:color="auto"/>
        <w:left w:val="none" w:sz="0" w:space="0" w:color="auto"/>
        <w:bottom w:val="none" w:sz="0" w:space="0" w:color="auto"/>
        <w:right w:val="none" w:sz="0" w:space="0" w:color="auto"/>
      </w:divBdr>
    </w:div>
    <w:div w:id="1454202870">
      <w:bodyDiv w:val="1"/>
      <w:marLeft w:val="0"/>
      <w:marRight w:val="0"/>
      <w:marTop w:val="0"/>
      <w:marBottom w:val="0"/>
      <w:divBdr>
        <w:top w:val="none" w:sz="0" w:space="0" w:color="auto"/>
        <w:left w:val="none" w:sz="0" w:space="0" w:color="auto"/>
        <w:bottom w:val="none" w:sz="0" w:space="0" w:color="auto"/>
        <w:right w:val="none" w:sz="0" w:space="0" w:color="auto"/>
      </w:divBdr>
    </w:div>
    <w:div w:id="1454403284">
      <w:bodyDiv w:val="1"/>
      <w:marLeft w:val="0"/>
      <w:marRight w:val="0"/>
      <w:marTop w:val="0"/>
      <w:marBottom w:val="0"/>
      <w:divBdr>
        <w:top w:val="none" w:sz="0" w:space="0" w:color="auto"/>
        <w:left w:val="none" w:sz="0" w:space="0" w:color="auto"/>
        <w:bottom w:val="none" w:sz="0" w:space="0" w:color="auto"/>
        <w:right w:val="none" w:sz="0" w:space="0" w:color="auto"/>
      </w:divBdr>
    </w:div>
    <w:div w:id="1454517863">
      <w:bodyDiv w:val="1"/>
      <w:marLeft w:val="0"/>
      <w:marRight w:val="0"/>
      <w:marTop w:val="0"/>
      <w:marBottom w:val="0"/>
      <w:divBdr>
        <w:top w:val="none" w:sz="0" w:space="0" w:color="auto"/>
        <w:left w:val="none" w:sz="0" w:space="0" w:color="auto"/>
        <w:bottom w:val="none" w:sz="0" w:space="0" w:color="auto"/>
        <w:right w:val="none" w:sz="0" w:space="0" w:color="auto"/>
      </w:divBdr>
    </w:div>
    <w:div w:id="1455640593">
      <w:bodyDiv w:val="1"/>
      <w:marLeft w:val="0"/>
      <w:marRight w:val="0"/>
      <w:marTop w:val="0"/>
      <w:marBottom w:val="0"/>
      <w:divBdr>
        <w:top w:val="none" w:sz="0" w:space="0" w:color="auto"/>
        <w:left w:val="none" w:sz="0" w:space="0" w:color="auto"/>
        <w:bottom w:val="none" w:sz="0" w:space="0" w:color="auto"/>
        <w:right w:val="none" w:sz="0" w:space="0" w:color="auto"/>
      </w:divBdr>
    </w:div>
    <w:div w:id="1455825085">
      <w:bodyDiv w:val="1"/>
      <w:marLeft w:val="0"/>
      <w:marRight w:val="0"/>
      <w:marTop w:val="0"/>
      <w:marBottom w:val="0"/>
      <w:divBdr>
        <w:top w:val="none" w:sz="0" w:space="0" w:color="auto"/>
        <w:left w:val="none" w:sz="0" w:space="0" w:color="auto"/>
        <w:bottom w:val="none" w:sz="0" w:space="0" w:color="auto"/>
        <w:right w:val="none" w:sz="0" w:space="0" w:color="auto"/>
      </w:divBdr>
    </w:div>
    <w:div w:id="1456564320">
      <w:bodyDiv w:val="1"/>
      <w:marLeft w:val="0"/>
      <w:marRight w:val="0"/>
      <w:marTop w:val="0"/>
      <w:marBottom w:val="0"/>
      <w:divBdr>
        <w:top w:val="none" w:sz="0" w:space="0" w:color="auto"/>
        <w:left w:val="none" w:sz="0" w:space="0" w:color="auto"/>
        <w:bottom w:val="none" w:sz="0" w:space="0" w:color="auto"/>
        <w:right w:val="none" w:sz="0" w:space="0" w:color="auto"/>
      </w:divBdr>
    </w:div>
    <w:div w:id="1456752252">
      <w:bodyDiv w:val="1"/>
      <w:marLeft w:val="0"/>
      <w:marRight w:val="0"/>
      <w:marTop w:val="0"/>
      <w:marBottom w:val="0"/>
      <w:divBdr>
        <w:top w:val="none" w:sz="0" w:space="0" w:color="auto"/>
        <w:left w:val="none" w:sz="0" w:space="0" w:color="auto"/>
        <w:bottom w:val="none" w:sz="0" w:space="0" w:color="auto"/>
        <w:right w:val="none" w:sz="0" w:space="0" w:color="auto"/>
      </w:divBdr>
    </w:div>
    <w:div w:id="1456876117">
      <w:bodyDiv w:val="1"/>
      <w:marLeft w:val="0"/>
      <w:marRight w:val="0"/>
      <w:marTop w:val="0"/>
      <w:marBottom w:val="0"/>
      <w:divBdr>
        <w:top w:val="none" w:sz="0" w:space="0" w:color="auto"/>
        <w:left w:val="none" w:sz="0" w:space="0" w:color="auto"/>
        <w:bottom w:val="none" w:sz="0" w:space="0" w:color="auto"/>
        <w:right w:val="none" w:sz="0" w:space="0" w:color="auto"/>
      </w:divBdr>
    </w:div>
    <w:div w:id="1458641471">
      <w:bodyDiv w:val="1"/>
      <w:marLeft w:val="0"/>
      <w:marRight w:val="0"/>
      <w:marTop w:val="0"/>
      <w:marBottom w:val="0"/>
      <w:divBdr>
        <w:top w:val="none" w:sz="0" w:space="0" w:color="auto"/>
        <w:left w:val="none" w:sz="0" w:space="0" w:color="auto"/>
        <w:bottom w:val="none" w:sz="0" w:space="0" w:color="auto"/>
        <w:right w:val="none" w:sz="0" w:space="0" w:color="auto"/>
      </w:divBdr>
    </w:div>
    <w:div w:id="1461730952">
      <w:bodyDiv w:val="1"/>
      <w:marLeft w:val="0"/>
      <w:marRight w:val="0"/>
      <w:marTop w:val="0"/>
      <w:marBottom w:val="0"/>
      <w:divBdr>
        <w:top w:val="none" w:sz="0" w:space="0" w:color="auto"/>
        <w:left w:val="none" w:sz="0" w:space="0" w:color="auto"/>
        <w:bottom w:val="none" w:sz="0" w:space="0" w:color="auto"/>
        <w:right w:val="none" w:sz="0" w:space="0" w:color="auto"/>
      </w:divBdr>
    </w:div>
    <w:div w:id="1463692645">
      <w:bodyDiv w:val="1"/>
      <w:marLeft w:val="0"/>
      <w:marRight w:val="0"/>
      <w:marTop w:val="0"/>
      <w:marBottom w:val="0"/>
      <w:divBdr>
        <w:top w:val="none" w:sz="0" w:space="0" w:color="auto"/>
        <w:left w:val="none" w:sz="0" w:space="0" w:color="auto"/>
        <w:bottom w:val="none" w:sz="0" w:space="0" w:color="auto"/>
        <w:right w:val="none" w:sz="0" w:space="0" w:color="auto"/>
      </w:divBdr>
    </w:div>
    <w:div w:id="1464424947">
      <w:bodyDiv w:val="1"/>
      <w:marLeft w:val="0"/>
      <w:marRight w:val="0"/>
      <w:marTop w:val="0"/>
      <w:marBottom w:val="0"/>
      <w:divBdr>
        <w:top w:val="none" w:sz="0" w:space="0" w:color="auto"/>
        <w:left w:val="none" w:sz="0" w:space="0" w:color="auto"/>
        <w:bottom w:val="none" w:sz="0" w:space="0" w:color="auto"/>
        <w:right w:val="none" w:sz="0" w:space="0" w:color="auto"/>
      </w:divBdr>
    </w:div>
    <w:div w:id="1465348354">
      <w:bodyDiv w:val="1"/>
      <w:marLeft w:val="0"/>
      <w:marRight w:val="0"/>
      <w:marTop w:val="0"/>
      <w:marBottom w:val="0"/>
      <w:divBdr>
        <w:top w:val="none" w:sz="0" w:space="0" w:color="auto"/>
        <w:left w:val="none" w:sz="0" w:space="0" w:color="auto"/>
        <w:bottom w:val="none" w:sz="0" w:space="0" w:color="auto"/>
        <w:right w:val="none" w:sz="0" w:space="0" w:color="auto"/>
      </w:divBdr>
    </w:div>
    <w:div w:id="1465779705">
      <w:bodyDiv w:val="1"/>
      <w:marLeft w:val="0"/>
      <w:marRight w:val="0"/>
      <w:marTop w:val="0"/>
      <w:marBottom w:val="0"/>
      <w:divBdr>
        <w:top w:val="none" w:sz="0" w:space="0" w:color="auto"/>
        <w:left w:val="none" w:sz="0" w:space="0" w:color="auto"/>
        <w:bottom w:val="none" w:sz="0" w:space="0" w:color="auto"/>
        <w:right w:val="none" w:sz="0" w:space="0" w:color="auto"/>
      </w:divBdr>
    </w:div>
    <w:div w:id="1467621077">
      <w:bodyDiv w:val="1"/>
      <w:marLeft w:val="0"/>
      <w:marRight w:val="0"/>
      <w:marTop w:val="0"/>
      <w:marBottom w:val="0"/>
      <w:divBdr>
        <w:top w:val="none" w:sz="0" w:space="0" w:color="auto"/>
        <w:left w:val="none" w:sz="0" w:space="0" w:color="auto"/>
        <w:bottom w:val="none" w:sz="0" w:space="0" w:color="auto"/>
        <w:right w:val="none" w:sz="0" w:space="0" w:color="auto"/>
      </w:divBdr>
    </w:div>
    <w:div w:id="1472359929">
      <w:bodyDiv w:val="1"/>
      <w:marLeft w:val="0"/>
      <w:marRight w:val="0"/>
      <w:marTop w:val="0"/>
      <w:marBottom w:val="0"/>
      <w:divBdr>
        <w:top w:val="none" w:sz="0" w:space="0" w:color="auto"/>
        <w:left w:val="none" w:sz="0" w:space="0" w:color="auto"/>
        <w:bottom w:val="none" w:sz="0" w:space="0" w:color="auto"/>
        <w:right w:val="none" w:sz="0" w:space="0" w:color="auto"/>
      </w:divBdr>
    </w:div>
    <w:div w:id="1472362665">
      <w:bodyDiv w:val="1"/>
      <w:marLeft w:val="0"/>
      <w:marRight w:val="0"/>
      <w:marTop w:val="0"/>
      <w:marBottom w:val="0"/>
      <w:divBdr>
        <w:top w:val="none" w:sz="0" w:space="0" w:color="auto"/>
        <w:left w:val="none" w:sz="0" w:space="0" w:color="auto"/>
        <w:bottom w:val="none" w:sz="0" w:space="0" w:color="auto"/>
        <w:right w:val="none" w:sz="0" w:space="0" w:color="auto"/>
      </w:divBdr>
    </w:div>
    <w:div w:id="1473331576">
      <w:bodyDiv w:val="1"/>
      <w:marLeft w:val="0"/>
      <w:marRight w:val="0"/>
      <w:marTop w:val="0"/>
      <w:marBottom w:val="0"/>
      <w:divBdr>
        <w:top w:val="none" w:sz="0" w:space="0" w:color="auto"/>
        <w:left w:val="none" w:sz="0" w:space="0" w:color="auto"/>
        <w:bottom w:val="none" w:sz="0" w:space="0" w:color="auto"/>
        <w:right w:val="none" w:sz="0" w:space="0" w:color="auto"/>
      </w:divBdr>
    </w:div>
    <w:div w:id="1474329790">
      <w:bodyDiv w:val="1"/>
      <w:marLeft w:val="0"/>
      <w:marRight w:val="0"/>
      <w:marTop w:val="0"/>
      <w:marBottom w:val="0"/>
      <w:divBdr>
        <w:top w:val="none" w:sz="0" w:space="0" w:color="auto"/>
        <w:left w:val="none" w:sz="0" w:space="0" w:color="auto"/>
        <w:bottom w:val="none" w:sz="0" w:space="0" w:color="auto"/>
        <w:right w:val="none" w:sz="0" w:space="0" w:color="auto"/>
      </w:divBdr>
    </w:div>
    <w:div w:id="1477188275">
      <w:bodyDiv w:val="1"/>
      <w:marLeft w:val="0"/>
      <w:marRight w:val="0"/>
      <w:marTop w:val="0"/>
      <w:marBottom w:val="0"/>
      <w:divBdr>
        <w:top w:val="none" w:sz="0" w:space="0" w:color="auto"/>
        <w:left w:val="none" w:sz="0" w:space="0" w:color="auto"/>
        <w:bottom w:val="none" w:sz="0" w:space="0" w:color="auto"/>
        <w:right w:val="none" w:sz="0" w:space="0" w:color="auto"/>
      </w:divBdr>
    </w:div>
    <w:div w:id="1479036626">
      <w:bodyDiv w:val="1"/>
      <w:marLeft w:val="0"/>
      <w:marRight w:val="0"/>
      <w:marTop w:val="0"/>
      <w:marBottom w:val="0"/>
      <w:divBdr>
        <w:top w:val="none" w:sz="0" w:space="0" w:color="auto"/>
        <w:left w:val="none" w:sz="0" w:space="0" w:color="auto"/>
        <w:bottom w:val="none" w:sz="0" w:space="0" w:color="auto"/>
        <w:right w:val="none" w:sz="0" w:space="0" w:color="auto"/>
      </w:divBdr>
    </w:div>
    <w:div w:id="1480923152">
      <w:bodyDiv w:val="1"/>
      <w:marLeft w:val="0"/>
      <w:marRight w:val="0"/>
      <w:marTop w:val="0"/>
      <w:marBottom w:val="0"/>
      <w:divBdr>
        <w:top w:val="none" w:sz="0" w:space="0" w:color="auto"/>
        <w:left w:val="none" w:sz="0" w:space="0" w:color="auto"/>
        <w:bottom w:val="none" w:sz="0" w:space="0" w:color="auto"/>
        <w:right w:val="none" w:sz="0" w:space="0" w:color="auto"/>
      </w:divBdr>
    </w:div>
    <w:div w:id="1482455852">
      <w:bodyDiv w:val="1"/>
      <w:marLeft w:val="0"/>
      <w:marRight w:val="0"/>
      <w:marTop w:val="0"/>
      <w:marBottom w:val="0"/>
      <w:divBdr>
        <w:top w:val="none" w:sz="0" w:space="0" w:color="auto"/>
        <w:left w:val="none" w:sz="0" w:space="0" w:color="auto"/>
        <w:bottom w:val="none" w:sz="0" w:space="0" w:color="auto"/>
        <w:right w:val="none" w:sz="0" w:space="0" w:color="auto"/>
      </w:divBdr>
    </w:div>
    <w:div w:id="1483083046">
      <w:bodyDiv w:val="1"/>
      <w:marLeft w:val="0"/>
      <w:marRight w:val="0"/>
      <w:marTop w:val="0"/>
      <w:marBottom w:val="0"/>
      <w:divBdr>
        <w:top w:val="none" w:sz="0" w:space="0" w:color="auto"/>
        <w:left w:val="none" w:sz="0" w:space="0" w:color="auto"/>
        <w:bottom w:val="none" w:sz="0" w:space="0" w:color="auto"/>
        <w:right w:val="none" w:sz="0" w:space="0" w:color="auto"/>
      </w:divBdr>
    </w:div>
    <w:div w:id="1483233642">
      <w:bodyDiv w:val="1"/>
      <w:marLeft w:val="0"/>
      <w:marRight w:val="0"/>
      <w:marTop w:val="0"/>
      <w:marBottom w:val="0"/>
      <w:divBdr>
        <w:top w:val="none" w:sz="0" w:space="0" w:color="auto"/>
        <w:left w:val="none" w:sz="0" w:space="0" w:color="auto"/>
        <w:bottom w:val="none" w:sz="0" w:space="0" w:color="auto"/>
        <w:right w:val="none" w:sz="0" w:space="0" w:color="auto"/>
      </w:divBdr>
    </w:div>
    <w:div w:id="1484466910">
      <w:bodyDiv w:val="1"/>
      <w:marLeft w:val="0"/>
      <w:marRight w:val="0"/>
      <w:marTop w:val="0"/>
      <w:marBottom w:val="0"/>
      <w:divBdr>
        <w:top w:val="none" w:sz="0" w:space="0" w:color="auto"/>
        <w:left w:val="none" w:sz="0" w:space="0" w:color="auto"/>
        <w:bottom w:val="none" w:sz="0" w:space="0" w:color="auto"/>
        <w:right w:val="none" w:sz="0" w:space="0" w:color="auto"/>
      </w:divBdr>
    </w:div>
    <w:div w:id="1484932394">
      <w:bodyDiv w:val="1"/>
      <w:marLeft w:val="0"/>
      <w:marRight w:val="0"/>
      <w:marTop w:val="0"/>
      <w:marBottom w:val="0"/>
      <w:divBdr>
        <w:top w:val="none" w:sz="0" w:space="0" w:color="auto"/>
        <w:left w:val="none" w:sz="0" w:space="0" w:color="auto"/>
        <w:bottom w:val="none" w:sz="0" w:space="0" w:color="auto"/>
        <w:right w:val="none" w:sz="0" w:space="0" w:color="auto"/>
      </w:divBdr>
    </w:div>
    <w:div w:id="1489782457">
      <w:bodyDiv w:val="1"/>
      <w:marLeft w:val="0"/>
      <w:marRight w:val="0"/>
      <w:marTop w:val="0"/>
      <w:marBottom w:val="0"/>
      <w:divBdr>
        <w:top w:val="none" w:sz="0" w:space="0" w:color="auto"/>
        <w:left w:val="none" w:sz="0" w:space="0" w:color="auto"/>
        <w:bottom w:val="none" w:sz="0" w:space="0" w:color="auto"/>
        <w:right w:val="none" w:sz="0" w:space="0" w:color="auto"/>
      </w:divBdr>
    </w:div>
    <w:div w:id="1491747337">
      <w:bodyDiv w:val="1"/>
      <w:marLeft w:val="0"/>
      <w:marRight w:val="0"/>
      <w:marTop w:val="0"/>
      <w:marBottom w:val="0"/>
      <w:divBdr>
        <w:top w:val="none" w:sz="0" w:space="0" w:color="auto"/>
        <w:left w:val="none" w:sz="0" w:space="0" w:color="auto"/>
        <w:bottom w:val="none" w:sz="0" w:space="0" w:color="auto"/>
        <w:right w:val="none" w:sz="0" w:space="0" w:color="auto"/>
      </w:divBdr>
    </w:div>
    <w:div w:id="1492062269">
      <w:bodyDiv w:val="1"/>
      <w:marLeft w:val="0"/>
      <w:marRight w:val="0"/>
      <w:marTop w:val="0"/>
      <w:marBottom w:val="0"/>
      <w:divBdr>
        <w:top w:val="none" w:sz="0" w:space="0" w:color="auto"/>
        <w:left w:val="none" w:sz="0" w:space="0" w:color="auto"/>
        <w:bottom w:val="none" w:sz="0" w:space="0" w:color="auto"/>
        <w:right w:val="none" w:sz="0" w:space="0" w:color="auto"/>
      </w:divBdr>
    </w:div>
    <w:div w:id="1492213859">
      <w:bodyDiv w:val="1"/>
      <w:marLeft w:val="0"/>
      <w:marRight w:val="0"/>
      <w:marTop w:val="0"/>
      <w:marBottom w:val="0"/>
      <w:divBdr>
        <w:top w:val="none" w:sz="0" w:space="0" w:color="auto"/>
        <w:left w:val="none" w:sz="0" w:space="0" w:color="auto"/>
        <w:bottom w:val="none" w:sz="0" w:space="0" w:color="auto"/>
        <w:right w:val="none" w:sz="0" w:space="0" w:color="auto"/>
      </w:divBdr>
    </w:div>
    <w:div w:id="1499153494">
      <w:bodyDiv w:val="1"/>
      <w:marLeft w:val="0"/>
      <w:marRight w:val="0"/>
      <w:marTop w:val="0"/>
      <w:marBottom w:val="0"/>
      <w:divBdr>
        <w:top w:val="none" w:sz="0" w:space="0" w:color="auto"/>
        <w:left w:val="none" w:sz="0" w:space="0" w:color="auto"/>
        <w:bottom w:val="none" w:sz="0" w:space="0" w:color="auto"/>
        <w:right w:val="none" w:sz="0" w:space="0" w:color="auto"/>
      </w:divBdr>
    </w:div>
    <w:div w:id="1501041304">
      <w:bodyDiv w:val="1"/>
      <w:marLeft w:val="0"/>
      <w:marRight w:val="0"/>
      <w:marTop w:val="0"/>
      <w:marBottom w:val="0"/>
      <w:divBdr>
        <w:top w:val="none" w:sz="0" w:space="0" w:color="auto"/>
        <w:left w:val="none" w:sz="0" w:space="0" w:color="auto"/>
        <w:bottom w:val="none" w:sz="0" w:space="0" w:color="auto"/>
        <w:right w:val="none" w:sz="0" w:space="0" w:color="auto"/>
      </w:divBdr>
    </w:div>
    <w:div w:id="1501694801">
      <w:bodyDiv w:val="1"/>
      <w:marLeft w:val="0"/>
      <w:marRight w:val="0"/>
      <w:marTop w:val="0"/>
      <w:marBottom w:val="0"/>
      <w:divBdr>
        <w:top w:val="none" w:sz="0" w:space="0" w:color="auto"/>
        <w:left w:val="none" w:sz="0" w:space="0" w:color="auto"/>
        <w:bottom w:val="none" w:sz="0" w:space="0" w:color="auto"/>
        <w:right w:val="none" w:sz="0" w:space="0" w:color="auto"/>
      </w:divBdr>
    </w:div>
    <w:div w:id="1505122591">
      <w:bodyDiv w:val="1"/>
      <w:marLeft w:val="0"/>
      <w:marRight w:val="0"/>
      <w:marTop w:val="0"/>
      <w:marBottom w:val="0"/>
      <w:divBdr>
        <w:top w:val="none" w:sz="0" w:space="0" w:color="auto"/>
        <w:left w:val="none" w:sz="0" w:space="0" w:color="auto"/>
        <w:bottom w:val="none" w:sz="0" w:space="0" w:color="auto"/>
        <w:right w:val="none" w:sz="0" w:space="0" w:color="auto"/>
      </w:divBdr>
    </w:div>
    <w:div w:id="1505971292">
      <w:bodyDiv w:val="1"/>
      <w:marLeft w:val="0"/>
      <w:marRight w:val="0"/>
      <w:marTop w:val="0"/>
      <w:marBottom w:val="0"/>
      <w:divBdr>
        <w:top w:val="none" w:sz="0" w:space="0" w:color="auto"/>
        <w:left w:val="none" w:sz="0" w:space="0" w:color="auto"/>
        <w:bottom w:val="none" w:sz="0" w:space="0" w:color="auto"/>
        <w:right w:val="none" w:sz="0" w:space="0" w:color="auto"/>
      </w:divBdr>
    </w:div>
    <w:div w:id="1505976707">
      <w:bodyDiv w:val="1"/>
      <w:marLeft w:val="0"/>
      <w:marRight w:val="0"/>
      <w:marTop w:val="0"/>
      <w:marBottom w:val="0"/>
      <w:divBdr>
        <w:top w:val="none" w:sz="0" w:space="0" w:color="auto"/>
        <w:left w:val="none" w:sz="0" w:space="0" w:color="auto"/>
        <w:bottom w:val="none" w:sz="0" w:space="0" w:color="auto"/>
        <w:right w:val="none" w:sz="0" w:space="0" w:color="auto"/>
      </w:divBdr>
    </w:div>
    <w:div w:id="1506935653">
      <w:bodyDiv w:val="1"/>
      <w:marLeft w:val="0"/>
      <w:marRight w:val="0"/>
      <w:marTop w:val="0"/>
      <w:marBottom w:val="0"/>
      <w:divBdr>
        <w:top w:val="none" w:sz="0" w:space="0" w:color="auto"/>
        <w:left w:val="none" w:sz="0" w:space="0" w:color="auto"/>
        <w:bottom w:val="none" w:sz="0" w:space="0" w:color="auto"/>
        <w:right w:val="none" w:sz="0" w:space="0" w:color="auto"/>
      </w:divBdr>
    </w:div>
    <w:div w:id="1510290734">
      <w:bodyDiv w:val="1"/>
      <w:marLeft w:val="0"/>
      <w:marRight w:val="0"/>
      <w:marTop w:val="0"/>
      <w:marBottom w:val="0"/>
      <w:divBdr>
        <w:top w:val="none" w:sz="0" w:space="0" w:color="auto"/>
        <w:left w:val="none" w:sz="0" w:space="0" w:color="auto"/>
        <w:bottom w:val="none" w:sz="0" w:space="0" w:color="auto"/>
        <w:right w:val="none" w:sz="0" w:space="0" w:color="auto"/>
      </w:divBdr>
    </w:div>
    <w:div w:id="1514764374">
      <w:bodyDiv w:val="1"/>
      <w:marLeft w:val="0"/>
      <w:marRight w:val="0"/>
      <w:marTop w:val="0"/>
      <w:marBottom w:val="0"/>
      <w:divBdr>
        <w:top w:val="none" w:sz="0" w:space="0" w:color="auto"/>
        <w:left w:val="none" w:sz="0" w:space="0" w:color="auto"/>
        <w:bottom w:val="none" w:sz="0" w:space="0" w:color="auto"/>
        <w:right w:val="none" w:sz="0" w:space="0" w:color="auto"/>
      </w:divBdr>
    </w:div>
    <w:div w:id="1517504641">
      <w:bodyDiv w:val="1"/>
      <w:marLeft w:val="0"/>
      <w:marRight w:val="0"/>
      <w:marTop w:val="0"/>
      <w:marBottom w:val="0"/>
      <w:divBdr>
        <w:top w:val="none" w:sz="0" w:space="0" w:color="auto"/>
        <w:left w:val="none" w:sz="0" w:space="0" w:color="auto"/>
        <w:bottom w:val="none" w:sz="0" w:space="0" w:color="auto"/>
        <w:right w:val="none" w:sz="0" w:space="0" w:color="auto"/>
      </w:divBdr>
    </w:div>
    <w:div w:id="1518738856">
      <w:bodyDiv w:val="1"/>
      <w:marLeft w:val="0"/>
      <w:marRight w:val="0"/>
      <w:marTop w:val="0"/>
      <w:marBottom w:val="0"/>
      <w:divBdr>
        <w:top w:val="none" w:sz="0" w:space="0" w:color="auto"/>
        <w:left w:val="none" w:sz="0" w:space="0" w:color="auto"/>
        <w:bottom w:val="none" w:sz="0" w:space="0" w:color="auto"/>
        <w:right w:val="none" w:sz="0" w:space="0" w:color="auto"/>
      </w:divBdr>
    </w:div>
    <w:div w:id="1519467988">
      <w:bodyDiv w:val="1"/>
      <w:marLeft w:val="0"/>
      <w:marRight w:val="0"/>
      <w:marTop w:val="0"/>
      <w:marBottom w:val="0"/>
      <w:divBdr>
        <w:top w:val="none" w:sz="0" w:space="0" w:color="auto"/>
        <w:left w:val="none" w:sz="0" w:space="0" w:color="auto"/>
        <w:bottom w:val="none" w:sz="0" w:space="0" w:color="auto"/>
        <w:right w:val="none" w:sz="0" w:space="0" w:color="auto"/>
      </w:divBdr>
    </w:div>
    <w:div w:id="1519612476">
      <w:bodyDiv w:val="1"/>
      <w:marLeft w:val="0"/>
      <w:marRight w:val="0"/>
      <w:marTop w:val="0"/>
      <w:marBottom w:val="0"/>
      <w:divBdr>
        <w:top w:val="none" w:sz="0" w:space="0" w:color="auto"/>
        <w:left w:val="none" w:sz="0" w:space="0" w:color="auto"/>
        <w:bottom w:val="none" w:sz="0" w:space="0" w:color="auto"/>
        <w:right w:val="none" w:sz="0" w:space="0" w:color="auto"/>
      </w:divBdr>
    </w:div>
    <w:div w:id="1520581472">
      <w:bodyDiv w:val="1"/>
      <w:marLeft w:val="0"/>
      <w:marRight w:val="0"/>
      <w:marTop w:val="0"/>
      <w:marBottom w:val="0"/>
      <w:divBdr>
        <w:top w:val="none" w:sz="0" w:space="0" w:color="auto"/>
        <w:left w:val="none" w:sz="0" w:space="0" w:color="auto"/>
        <w:bottom w:val="none" w:sz="0" w:space="0" w:color="auto"/>
        <w:right w:val="none" w:sz="0" w:space="0" w:color="auto"/>
      </w:divBdr>
    </w:div>
    <w:div w:id="1521896216">
      <w:bodyDiv w:val="1"/>
      <w:marLeft w:val="0"/>
      <w:marRight w:val="0"/>
      <w:marTop w:val="0"/>
      <w:marBottom w:val="0"/>
      <w:divBdr>
        <w:top w:val="none" w:sz="0" w:space="0" w:color="auto"/>
        <w:left w:val="none" w:sz="0" w:space="0" w:color="auto"/>
        <w:bottom w:val="none" w:sz="0" w:space="0" w:color="auto"/>
        <w:right w:val="none" w:sz="0" w:space="0" w:color="auto"/>
      </w:divBdr>
    </w:div>
    <w:div w:id="1522356053">
      <w:bodyDiv w:val="1"/>
      <w:marLeft w:val="0"/>
      <w:marRight w:val="0"/>
      <w:marTop w:val="0"/>
      <w:marBottom w:val="0"/>
      <w:divBdr>
        <w:top w:val="none" w:sz="0" w:space="0" w:color="auto"/>
        <w:left w:val="none" w:sz="0" w:space="0" w:color="auto"/>
        <w:bottom w:val="none" w:sz="0" w:space="0" w:color="auto"/>
        <w:right w:val="none" w:sz="0" w:space="0" w:color="auto"/>
      </w:divBdr>
    </w:div>
    <w:div w:id="1525941161">
      <w:bodyDiv w:val="1"/>
      <w:marLeft w:val="0"/>
      <w:marRight w:val="0"/>
      <w:marTop w:val="0"/>
      <w:marBottom w:val="0"/>
      <w:divBdr>
        <w:top w:val="none" w:sz="0" w:space="0" w:color="auto"/>
        <w:left w:val="none" w:sz="0" w:space="0" w:color="auto"/>
        <w:bottom w:val="none" w:sz="0" w:space="0" w:color="auto"/>
        <w:right w:val="none" w:sz="0" w:space="0" w:color="auto"/>
      </w:divBdr>
    </w:div>
    <w:div w:id="1526552495">
      <w:bodyDiv w:val="1"/>
      <w:marLeft w:val="0"/>
      <w:marRight w:val="0"/>
      <w:marTop w:val="0"/>
      <w:marBottom w:val="0"/>
      <w:divBdr>
        <w:top w:val="none" w:sz="0" w:space="0" w:color="auto"/>
        <w:left w:val="none" w:sz="0" w:space="0" w:color="auto"/>
        <w:bottom w:val="none" w:sz="0" w:space="0" w:color="auto"/>
        <w:right w:val="none" w:sz="0" w:space="0" w:color="auto"/>
      </w:divBdr>
    </w:div>
    <w:div w:id="1526753995">
      <w:bodyDiv w:val="1"/>
      <w:marLeft w:val="0"/>
      <w:marRight w:val="0"/>
      <w:marTop w:val="0"/>
      <w:marBottom w:val="0"/>
      <w:divBdr>
        <w:top w:val="none" w:sz="0" w:space="0" w:color="auto"/>
        <w:left w:val="none" w:sz="0" w:space="0" w:color="auto"/>
        <w:bottom w:val="none" w:sz="0" w:space="0" w:color="auto"/>
        <w:right w:val="none" w:sz="0" w:space="0" w:color="auto"/>
      </w:divBdr>
    </w:div>
    <w:div w:id="1530219685">
      <w:bodyDiv w:val="1"/>
      <w:marLeft w:val="0"/>
      <w:marRight w:val="0"/>
      <w:marTop w:val="0"/>
      <w:marBottom w:val="0"/>
      <w:divBdr>
        <w:top w:val="none" w:sz="0" w:space="0" w:color="auto"/>
        <w:left w:val="none" w:sz="0" w:space="0" w:color="auto"/>
        <w:bottom w:val="none" w:sz="0" w:space="0" w:color="auto"/>
        <w:right w:val="none" w:sz="0" w:space="0" w:color="auto"/>
      </w:divBdr>
    </w:div>
    <w:div w:id="1531338531">
      <w:bodyDiv w:val="1"/>
      <w:marLeft w:val="0"/>
      <w:marRight w:val="0"/>
      <w:marTop w:val="0"/>
      <w:marBottom w:val="0"/>
      <w:divBdr>
        <w:top w:val="none" w:sz="0" w:space="0" w:color="auto"/>
        <w:left w:val="none" w:sz="0" w:space="0" w:color="auto"/>
        <w:bottom w:val="none" w:sz="0" w:space="0" w:color="auto"/>
        <w:right w:val="none" w:sz="0" w:space="0" w:color="auto"/>
      </w:divBdr>
    </w:div>
    <w:div w:id="1532035578">
      <w:bodyDiv w:val="1"/>
      <w:marLeft w:val="0"/>
      <w:marRight w:val="0"/>
      <w:marTop w:val="0"/>
      <w:marBottom w:val="0"/>
      <w:divBdr>
        <w:top w:val="none" w:sz="0" w:space="0" w:color="auto"/>
        <w:left w:val="none" w:sz="0" w:space="0" w:color="auto"/>
        <w:bottom w:val="none" w:sz="0" w:space="0" w:color="auto"/>
        <w:right w:val="none" w:sz="0" w:space="0" w:color="auto"/>
      </w:divBdr>
    </w:div>
    <w:div w:id="1532110072">
      <w:bodyDiv w:val="1"/>
      <w:marLeft w:val="0"/>
      <w:marRight w:val="0"/>
      <w:marTop w:val="0"/>
      <w:marBottom w:val="0"/>
      <w:divBdr>
        <w:top w:val="none" w:sz="0" w:space="0" w:color="auto"/>
        <w:left w:val="none" w:sz="0" w:space="0" w:color="auto"/>
        <w:bottom w:val="none" w:sz="0" w:space="0" w:color="auto"/>
        <w:right w:val="none" w:sz="0" w:space="0" w:color="auto"/>
      </w:divBdr>
    </w:div>
    <w:div w:id="1533108987">
      <w:bodyDiv w:val="1"/>
      <w:marLeft w:val="0"/>
      <w:marRight w:val="0"/>
      <w:marTop w:val="0"/>
      <w:marBottom w:val="0"/>
      <w:divBdr>
        <w:top w:val="none" w:sz="0" w:space="0" w:color="auto"/>
        <w:left w:val="none" w:sz="0" w:space="0" w:color="auto"/>
        <w:bottom w:val="none" w:sz="0" w:space="0" w:color="auto"/>
        <w:right w:val="none" w:sz="0" w:space="0" w:color="auto"/>
      </w:divBdr>
    </w:div>
    <w:div w:id="1537542003">
      <w:bodyDiv w:val="1"/>
      <w:marLeft w:val="0"/>
      <w:marRight w:val="0"/>
      <w:marTop w:val="0"/>
      <w:marBottom w:val="0"/>
      <w:divBdr>
        <w:top w:val="none" w:sz="0" w:space="0" w:color="auto"/>
        <w:left w:val="none" w:sz="0" w:space="0" w:color="auto"/>
        <w:bottom w:val="none" w:sz="0" w:space="0" w:color="auto"/>
        <w:right w:val="none" w:sz="0" w:space="0" w:color="auto"/>
      </w:divBdr>
    </w:div>
    <w:div w:id="1538273469">
      <w:bodyDiv w:val="1"/>
      <w:marLeft w:val="0"/>
      <w:marRight w:val="0"/>
      <w:marTop w:val="0"/>
      <w:marBottom w:val="0"/>
      <w:divBdr>
        <w:top w:val="none" w:sz="0" w:space="0" w:color="auto"/>
        <w:left w:val="none" w:sz="0" w:space="0" w:color="auto"/>
        <w:bottom w:val="none" w:sz="0" w:space="0" w:color="auto"/>
        <w:right w:val="none" w:sz="0" w:space="0" w:color="auto"/>
      </w:divBdr>
    </w:div>
    <w:div w:id="1539926915">
      <w:bodyDiv w:val="1"/>
      <w:marLeft w:val="0"/>
      <w:marRight w:val="0"/>
      <w:marTop w:val="0"/>
      <w:marBottom w:val="0"/>
      <w:divBdr>
        <w:top w:val="none" w:sz="0" w:space="0" w:color="auto"/>
        <w:left w:val="none" w:sz="0" w:space="0" w:color="auto"/>
        <w:bottom w:val="none" w:sz="0" w:space="0" w:color="auto"/>
        <w:right w:val="none" w:sz="0" w:space="0" w:color="auto"/>
      </w:divBdr>
    </w:div>
    <w:div w:id="1540702858">
      <w:bodyDiv w:val="1"/>
      <w:marLeft w:val="0"/>
      <w:marRight w:val="0"/>
      <w:marTop w:val="0"/>
      <w:marBottom w:val="0"/>
      <w:divBdr>
        <w:top w:val="none" w:sz="0" w:space="0" w:color="auto"/>
        <w:left w:val="none" w:sz="0" w:space="0" w:color="auto"/>
        <w:bottom w:val="none" w:sz="0" w:space="0" w:color="auto"/>
        <w:right w:val="none" w:sz="0" w:space="0" w:color="auto"/>
      </w:divBdr>
    </w:div>
    <w:div w:id="1542327751">
      <w:bodyDiv w:val="1"/>
      <w:marLeft w:val="0"/>
      <w:marRight w:val="0"/>
      <w:marTop w:val="0"/>
      <w:marBottom w:val="0"/>
      <w:divBdr>
        <w:top w:val="none" w:sz="0" w:space="0" w:color="auto"/>
        <w:left w:val="none" w:sz="0" w:space="0" w:color="auto"/>
        <w:bottom w:val="none" w:sz="0" w:space="0" w:color="auto"/>
        <w:right w:val="none" w:sz="0" w:space="0" w:color="auto"/>
      </w:divBdr>
    </w:div>
    <w:div w:id="1546023934">
      <w:bodyDiv w:val="1"/>
      <w:marLeft w:val="0"/>
      <w:marRight w:val="0"/>
      <w:marTop w:val="0"/>
      <w:marBottom w:val="0"/>
      <w:divBdr>
        <w:top w:val="none" w:sz="0" w:space="0" w:color="auto"/>
        <w:left w:val="none" w:sz="0" w:space="0" w:color="auto"/>
        <w:bottom w:val="none" w:sz="0" w:space="0" w:color="auto"/>
        <w:right w:val="none" w:sz="0" w:space="0" w:color="auto"/>
      </w:divBdr>
    </w:div>
    <w:div w:id="1548026907">
      <w:bodyDiv w:val="1"/>
      <w:marLeft w:val="0"/>
      <w:marRight w:val="0"/>
      <w:marTop w:val="0"/>
      <w:marBottom w:val="0"/>
      <w:divBdr>
        <w:top w:val="none" w:sz="0" w:space="0" w:color="auto"/>
        <w:left w:val="none" w:sz="0" w:space="0" w:color="auto"/>
        <w:bottom w:val="none" w:sz="0" w:space="0" w:color="auto"/>
        <w:right w:val="none" w:sz="0" w:space="0" w:color="auto"/>
      </w:divBdr>
    </w:div>
    <w:div w:id="1549343596">
      <w:bodyDiv w:val="1"/>
      <w:marLeft w:val="0"/>
      <w:marRight w:val="0"/>
      <w:marTop w:val="0"/>
      <w:marBottom w:val="0"/>
      <w:divBdr>
        <w:top w:val="none" w:sz="0" w:space="0" w:color="auto"/>
        <w:left w:val="none" w:sz="0" w:space="0" w:color="auto"/>
        <w:bottom w:val="none" w:sz="0" w:space="0" w:color="auto"/>
        <w:right w:val="none" w:sz="0" w:space="0" w:color="auto"/>
      </w:divBdr>
    </w:div>
    <w:div w:id="1549805622">
      <w:bodyDiv w:val="1"/>
      <w:marLeft w:val="0"/>
      <w:marRight w:val="0"/>
      <w:marTop w:val="0"/>
      <w:marBottom w:val="0"/>
      <w:divBdr>
        <w:top w:val="none" w:sz="0" w:space="0" w:color="auto"/>
        <w:left w:val="none" w:sz="0" w:space="0" w:color="auto"/>
        <w:bottom w:val="none" w:sz="0" w:space="0" w:color="auto"/>
        <w:right w:val="none" w:sz="0" w:space="0" w:color="auto"/>
      </w:divBdr>
    </w:div>
    <w:div w:id="1550067025">
      <w:bodyDiv w:val="1"/>
      <w:marLeft w:val="0"/>
      <w:marRight w:val="0"/>
      <w:marTop w:val="0"/>
      <w:marBottom w:val="0"/>
      <w:divBdr>
        <w:top w:val="none" w:sz="0" w:space="0" w:color="auto"/>
        <w:left w:val="none" w:sz="0" w:space="0" w:color="auto"/>
        <w:bottom w:val="none" w:sz="0" w:space="0" w:color="auto"/>
        <w:right w:val="none" w:sz="0" w:space="0" w:color="auto"/>
      </w:divBdr>
    </w:div>
    <w:div w:id="1551182967">
      <w:bodyDiv w:val="1"/>
      <w:marLeft w:val="0"/>
      <w:marRight w:val="0"/>
      <w:marTop w:val="0"/>
      <w:marBottom w:val="0"/>
      <w:divBdr>
        <w:top w:val="none" w:sz="0" w:space="0" w:color="auto"/>
        <w:left w:val="none" w:sz="0" w:space="0" w:color="auto"/>
        <w:bottom w:val="none" w:sz="0" w:space="0" w:color="auto"/>
        <w:right w:val="none" w:sz="0" w:space="0" w:color="auto"/>
      </w:divBdr>
    </w:div>
    <w:div w:id="1551526854">
      <w:bodyDiv w:val="1"/>
      <w:marLeft w:val="0"/>
      <w:marRight w:val="0"/>
      <w:marTop w:val="0"/>
      <w:marBottom w:val="0"/>
      <w:divBdr>
        <w:top w:val="none" w:sz="0" w:space="0" w:color="auto"/>
        <w:left w:val="none" w:sz="0" w:space="0" w:color="auto"/>
        <w:bottom w:val="none" w:sz="0" w:space="0" w:color="auto"/>
        <w:right w:val="none" w:sz="0" w:space="0" w:color="auto"/>
      </w:divBdr>
    </w:div>
    <w:div w:id="1552299998">
      <w:bodyDiv w:val="1"/>
      <w:marLeft w:val="0"/>
      <w:marRight w:val="0"/>
      <w:marTop w:val="0"/>
      <w:marBottom w:val="0"/>
      <w:divBdr>
        <w:top w:val="none" w:sz="0" w:space="0" w:color="auto"/>
        <w:left w:val="none" w:sz="0" w:space="0" w:color="auto"/>
        <w:bottom w:val="none" w:sz="0" w:space="0" w:color="auto"/>
        <w:right w:val="none" w:sz="0" w:space="0" w:color="auto"/>
      </w:divBdr>
    </w:div>
    <w:div w:id="1553224133">
      <w:bodyDiv w:val="1"/>
      <w:marLeft w:val="0"/>
      <w:marRight w:val="0"/>
      <w:marTop w:val="0"/>
      <w:marBottom w:val="0"/>
      <w:divBdr>
        <w:top w:val="none" w:sz="0" w:space="0" w:color="auto"/>
        <w:left w:val="none" w:sz="0" w:space="0" w:color="auto"/>
        <w:bottom w:val="none" w:sz="0" w:space="0" w:color="auto"/>
        <w:right w:val="none" w:sz="0" w:space="0" w:color="auto"/>
      </w:divBdr>
    </w:div>
    <w:div w:id="1553348313">
      <w:bodyDiv w:val="1"/>
      <w:marLeft w:val="0"/>
      <w:marRight w:val="0"/>
      <w:marTop w:val="0"/>
      <w:marBottom w:val="0"/>
      <w:divBdr>
        <w:top w:val="none" w:sz="0" w:space="0" w:color="auto"/>
        <w:left w:val="none" w:sz="0" w:space="0" w:color="auto"/>
        <w:bottom w:val="none" w:sz="0" w:space="0" w:color="auto"/>
        <w:right w:val="none" w:sz="0" w:space="0" w:color="auto"/>
      </w:divBdr>
    </w:div>
    <w:div w:id="1555699383">
      <w:bodyDiv w:val="1"/>
      <w:marLeft w:val="0"/>
      <w:marRight w:val="0"/>
      <w:marTop w:val="0"/>
      <w:marBottom w:val="0"/>
      <w:divBdr>
        <w:top w:val="none" w:sz="0" w:space="0" w:color="auto"/>
        <w:left w:val="none" w:sz="0" w:space="0" w:color="auto"/>
        <w:bottom w:val="none" w:sz="0" w:space="0" w:color="auto"/>
        <w:right w:val="none" w:sz="0" w:space="0" w:color="auto"/>
      </w:divBdr>
    </w:div>
    <w:div w:id="1557625729">
      <w:bodyDiv w:val="1"/>
      <w:marLeft w:val="0"/>
      <w:marRight w:val="0"/>
      <w:marTop w:val="0"/>
      <w:marBottom w:val="0"/>
      <w:divBdr>
        <w:top w:val="none" w:sz="0" w:space="0" w:color="auto"/>
        <w:left w:val="none" w:sz="0" w:space="0" w:color="auto"/>
        <w:bottom w:val="none" w:sz="0" w:space="0" w:color="auto"/>
        <w:right w:val="none" w:sz="0" w:space="0" w:color="auto"/>
      </w:divBdr>
    </w:div>
    <w:div w:id="1558975487">
      <w:bodyDiv w:val="1"/>
      <w:marLeft w:val="0"/>
      <w:marRight w:val="0"/>
      <w:marTop w:val="0"/>
      <w:marBottom w:val="0"/>
      <w:divBdr>
        <w:top w:val="none" w:sz="0" w:space="0" w:color="auto"/>
        <w:left w:val="none" w:sz="0" w:space="0" w:color="auto"/>
        <w:bottom w:val="none" w:sz="0" w:space="0" w:color="auto"/>
        <w:right w:val="none" w:sz="0" w:space="0" w:color="auto"/>
      </w:divBdr>
    </w:div>
    <w:div w:id="1559516593">
      <w:bodyDiv w:val="1"/>
      <w:marLeft w:val="0"/>
      <w:marRight w:val="0"/>
      <w:marTop w:val="0"/>
      <w:marBottom w:val="0"/>
      <w:divBdr>
        <w:top w:val="none" w:sz="0" w:space="0" w:color="auto"/>
        <w:left w:val="none" w:sz="0" w:space="0" w:color="auto"/>
        <w:bottom w:val="none" w:sz="0" w:space="0" w:color="auto"/>
        <w:right w:val="none" w:sz="0" w:space="0" w:color="auto"/>
      </w:divBdr>
    </w:div>
    <w:div w:id="1559633278">
      <w:bodyDiv w:val="1"/>
      <w:marLeft w:val="0"/>
      <w:marRight w:val="0"/>
      <w:marTop w:val="0"/>
      <w:marBottom w:val="0"/>
      <w:divBdr>
        <w:top w:val="none" w:sz="0" w:space="0" w:color="auto"/>
        <w:left w:val="none" w:sz="0" w:space="0" w:color="auto"/>
        <w:bottom w:val="none" w:sz="0" w:space="0" w:color="auto"/>
        <w:right w:val="none" w:sz="0" w:space="0" w:color="auto"/>
      </w:divBdr>
    </w:div>
    <w:div w:id="1560677127">
      <w:bodyDiv w:val="1"/>
      <w:marLeft w:val="0"/>
      <w:marRight w:val="0"/>
      <w:marTop w:val="0"/>
      <w:marBottom w:val="0"/>
      <w:divBdr>
        <w:top w:val="none" w:sz="0" w:space="0" w:color="auto"/>
        <w:left w:val="none" w:sz="0" w:space="0" w:color="auto"/>
        <w:bottom w:val="none" w:sz="0" w:space="0" w:color="auto"/>
        <w:right w:val="none" w:sz="0" w:space="0" w:color="auto"/>
      </w:divBdr>
    </w:div>
    <w:div w:id="1560750348">
      <w:bodyDiv w:val="1"/>
      <w:marLeft w:val="0"/>
      <w:marRight w:val="0"/>
      <w:marTop w:val="0"/>
      <w:marBottom w:val="0"/>
      <w:divBdr>
        <w:top w:val="none" w:sz="0" w:space="0" w:color="auto"/>
        <w:left w:val="none" w:sz="0" w:space="0" w:color="auto"/>
        <w:bottom w:val="none" w:sz="0" w:space="0" w:color="auto"/>
        <w:right w:val="none" w:sz="0" w:space="0" w:color="auto"/>
      </w:divBdr>
    </w:div>
    <w:div w:id="1562792864">
      <w:bodyDiv w:val="1"/>
      <w:marLeft w:val="0"/>
      <w:marRight w:val="0"/>
      <w:marTop w:val="0"/>
      <w:marBottom w:val="0"/>
      <w:divBdr>
        <w:top w:val="none" w:sz="0" w:space="0" w:color="auto"/>
        <w:left w:val="none" w:sz="0" w:space="0" w:color="auto"/>
        <w:bottom w:val="none" w:sz="0" w:space="0" w:color="auto"/>
        <w:right w:val="none" w:sz="0" w:space="0" w:color="auto"/>
      </w:divBdr>
    </w:div>
    <w:div w:id="1563835517">
      <w:bodyDiv w:val="1"/>
      <w:marLeft w:val="0"/>
      <w:marRight w:val="0"/>
      <w:marTop w:val="0"/>
      <w:marBottom w:val="0"/>
      <w:divBdr>
        <w:top w:val="none" w:sz="0" w:space="0" w:color="auto"/>
        <w:left w:val="none" w:sz="0" w:space="0" w:color="auto"/>
        <w:bottom w:val="none" w:sz="0" w:space="0" w:color="auto"/>
        <w:right w:val="none" w:sz="0" w:space="0" w:color="auto"/>
      </w:divBdr>
    </w:div>
    <w:div w:id="1564633597">
      <w:bodyDiv w:val="1"/>
      <w:marLeft w:val="0"/>
      <w:marRight w:val="0"/>
      <w:marTop w:val="0"/>
      <w:marBottom w:val="0"/>
      <w:divBdr>
        <w:top w:val="none" w:sz="0" w:space="0" w:color="auto"/>
        <w:left w:val="none" w:sz="0" w:space="0" w:color="auto"/>
        <w:bottom w:val="none" w:sz="0" w:space="0" w:color="auto"/>
        <w:right w:val="none" w:sz="0" w:space="0" w:color="auto"/>
      </w:divBdr>
    </w:div>
    <w:div w:id="1565487773">
      <w:bodyDiv w:val="1"/>
      <w:marLeft w:val="0"/>
      <w:marRight w:val="0"/>
      <w:marTop w:val="0"/>
      <w:marBottom w:val="0"/>
      <w:divBdr>
        <w:top w:val="none" w:sz="0" w:space="0" w:color="auto"/>
        <w:left w:val="none" w:sz="0" w:space="0" w:color="auto"/>
        <w:bottom w:val="none" w:sz="0" w:space="0" w:color="auto"/>
        <w:right w:val="none" w:sz="0" w:space="0" w:color="auto"/>
      </w:divBdr>
    </w:div>
    <w:div w:id="1565723050">
      <w:bodyDiv w:val="1"/>
      <w:marLeft w:val="0"/>
      <w:marRight w:val="0"/>
      <w:marTop w:val="0"/>
      <w:marBottom w:val="0"/>
      <w:divBdr>
        <w:top w:val="none" w:sz="0" w:space="0" w:color="auto"/>
        <w:left w:val="none" w:sz="0" w:space="0" w:color="auto"/>
        <w:bottom w:val="none" w:sz="0" w:space="0" w:color="auto"/>
        <w:right w:val="none" w:sz="0" w:space="0" w:color="auto"/>
      </w:divBdr>
    </w:div>
    <w:div w:id="1566145557">
      <w:bodyDiv w:val="1"/>
      <w:marLeft w:val="0"/>
      <w:marRight w:val="0"/>
      <w:marTop w:val="0"/>
      <w:marBottom w:val="0"/>
      <w:divBdr>
        <w:top w:val="none" w:sz="0" w:space="0" w:color="auto"/>
        <w:left w:val="none" w:sz="0" w:space="0" w:color="auto"/>
        <w:bottom w:val="none" w:sz="0" w:space="0" w:color="auto"/>
        <w:right w:val="none" w:sz="0" w:space="0" w:color="auto"/>
      </w:divBdr>
    </w:div>
    <w:div w:id="1572229374">
      <w:bodyDiv w:val="1"/>
      <w:marLeft w:val="0"/>
      <w:marRight w:val="0"/>
      <w:marTop w:val="0"/>
      <w:marBottom w:val="0"/>
      <w:divBdr>
        <w:top w:val="none" w:sz="0" w:space="0" w:color="auto"/>
        <w:left w:val="none" w:sz="0" w:space="0" w:color="auto"/>
        <w:bottom w:val="none" w:sz="0" w:space="0" w:color="auto"/>
        <w:right w:val="none" w:sz="0" w:space="0" w:color="auto"/>
      </w:divBdr>
    </w:div>
    <w:div w:id="1573738120">
      <w:bodyDiv w:val="1"/>
      <w:marLeft w:val="0"/>
      <w:marRight w:val="0"/>
      <w:marTop w:val="0"/>
      <w:marBottom w:val="0"/>
      <w:divBdr>
        <w:top w:val="none" w:sz="0" w:space="0" w:color="auto"/>
        <w:left w:val="none" w:sz="0" w:space="0" w:color="auto"/>
        <w:bottom w:val="none" w:sz="0" w:space="0" w:color="auto"/>
        <w:right w:val="none" w:sz="0" w:space="0" w:color="auto"/>
      </w:divBdr>
    </w:div>
    <w:div w:id="1574195531">
      <w:bodyDiv w:val="1"/>
      <w:marLeft w:val="0"/>
      <w:marRight w:val="0"/>
      <w:marTop w:val="0"/>
      <w:marBottom w:val="0"/>
      <w:divBdr>
        <w:top w:val="none" w:sz="0" w:space="0" w:color="auto"/>
        <w:left w:val="none" w:sz="0" w:space="0" w:color="auto"/>
        <w:bottom w:val="none" w:sz="0" w:space="0" w:color="auto"/>
        <w:right w:val="none" w:sz="0" w:space="0" w:color="auto"/>
      </w:divBdr>
    </w:div>
    <w:div w:id="1575116637">
      <w:bodyDiv w:val="1"/>
      <w:marLeft w:val="0"/>
      <w:marRight w:val="0"/>
      <w:marTop w:val="0"/>
      <w:marBottom w:val="0"/>
      <w:divBdr>
        <w:top w:val="none" w:sz="0" w:space="0" w:color="auto"/>
        <w:left w:val="none" w:sz="0" w:space="0" w:color="auto"/>
        <w:bottom w:val="none" w:sz="0" w:space="0" w:color="auto"/>
        <w:right w:val="none" w:sz="0" w:space="0" w:color="auto"/>
      </w:divBdr>
    </w:div>
    <w:div w:id="1580600718">
      <w:bodyDiv w:val="1"/>
      <w:marLeft w:val="0"/>
      <w:marRight w:val="0"/>
      <w:marTop w:val="0"/>
      <w:marBottom w:val="0"/>
      <w:divBdr>
        <w:top w:val="none" w:sz="0" w:space="0" w:color="auto"/>
        <w:left w:val="none" w:sz="0" w:space="0" w:color="auto"/>
        <w:bottom w:val="none" w:sz="0" w:space="0" w:color="auto"/>
        <w:right w:val="none" w:sz="0" w:space="0" w:color="auto"/>
      </w:divBdr>
    </w:div>
    <w:div w:id="1582376015">
      <w:bodyDiv w:val="1"/>
      <w:marLeft w:val="0"/>
      <w:marRight w:val="0"/>
      <w:marTop w:val="0"/>
      <w:marBottom w:val="0"/>
      <w:divBdr>
        <w:top w:val="none" w:sz="0" w:space="0" w:color="auto"/>
        <w:left w:val="none" w:sz="0" w:space="0" w:color="auto"/>
        <w:bottom w:val="none" w:sz="0" w:space="0" w:color="auto"/>
        <w:right w:val="none" w:sz="0" w:space="0" w:color="auto"/>
      </w:divBdr>
    </w:div>
    <w:div w:id="1585645084">
      <w:bodyDiv w:val="1"/>
      <w:marLeft w:val="0"/>
      <w:marRight w:val="0"/>
      <w:marTop w:val="0"/>
      <w:marBottom w:val="0"/>
      <w:divBdr>
        <w:top w:val="none" w:sz="0" w:space="0" w:color="auto"/>
        <w:left w:val="none" w:sz="0" w:space="0" w:color="auto"/>
        <w:bottom w:val="none" w:sz="0" w:space="0" w:color="auto"/>
        <w:right w:val="none" w:sz="0" w:space="0" w:color="auto"/>
      </w:divBdr>
    </w:div>
    <w:div w:id="1586378319">
      <w:bodyDiv w:val="1"/>
      <w:marLeft w:val="0"/>
      <w:marRight w:val="0"/>
      <w:marTop w:val="0"/>
      <w:marBottom w:val="0"/>
      <w:divBdr>
        <w:top w:val="none" w:sz="0" w:space="0" w:color="auto"/>
        <w:left w:val="none" w:sz="0" w:space="0" w:color="auto"/>
        <w:bottom w:val="none" w:sz="0" w:space="0" w:color="auto"/>
        <w:right w:val="none" w:sz="0" w:space="0" w:color="auto"/>
      </w:divBdr>
    </w:div>
    <w:div w:id="1586454020">
      <w:bodyDiv w:val="1"/>
      <w:marLeft w:val="0"/>
      <w:marRight w:val="0"/>
      <w:marTop w:val="0"/>
      <w:marBottom w:val="0"/>
      <w:divBdr>
        <w:top w:val="none" w:sz="0" w:space="0" w:color="auto"/>
        <w:left w:val="none" w:sz="0" w:space="0" w:color="auto"/>
        <w:bottom w:val="none" w:sz="0" w:space="0" w:color="auto"/>
        <w:right w:val="none" w:sz="0" w:space="0" w:color="auto"/>
      </w:divBdr>
    </w:div>
    <w:div w:id="1586454093">
      <w:bodyDiv w:val="1"/>
      <w:marLeft w:val="0"/>
      <w:marRight w:val="0"/>
      <w:marTop w:val="0"/>
      <w:marBottom w:val="0"/>
      <w:divBdr>
        <w:top w:val="none" w:sz="0" w:space="0" w:color="auto"/>
        <w:left w:val="none" w:sz="0" w:space="0" w:color="auto"/>
        <w:bottom w:val="none" w:sz="0" w:space="0" w:color="auto"/>
        <w:right w:val="none" w:sz="0" w:space="0" w:color="auto"/>
      </w:divBdr>
    </w:div>
    <w:div w:id="1588267874">
      <w:bodyDiv w:val="1"/>
      <w:marLeft w:val="0"/>
      <w:marRight w:val="0"/>
      <w:marTop w:val="0"/>
      <w:marBottom w:val="0"/>
      <w:divBdr>
        <w:top w:val="none" w:sz="0" w:space="0" w:color="auto"/>
        <w:left w:val="none" w:sz="0" w:space="0" w:color="auto"/>
        <w:bottom w:val="none" w:sz="0" w:space="0" w:color="auto"/>
        <w:right w:val="none" w:sz="0" w:space="0" w:color="auto"/>
      </w:divBdr>
    </w:div>
    <w:div w:id="1590502438">
      <w:bodyDiv w:val="1"/>
      <w:marLeft w:val="0"/>
      <w:marRight w:val="0"/>
      <w:marTop w:val="0"/>
      <w:marBottom w:val="0"/>
      <w:divBdr>
        <w:top w:val="none" w:sz="0" w:space="0" w:color="auto"/>
        <w:left w:val="none" w:sz="0" w:space="0" w:color="auto"/>
        <w:bottom w:val="none" w:sz="0" w:space="0" w:color="auto"/>
        <w:right w:val="none" w:sz="0" w:space="0" w:color="auto"/>
      </w:divBdr>
    </w:div>
    <w:div w:id="1594432550">
      <w:bodyDiv w:val="1"/>
      <w:marLeft w:val="0"/>
      <w:marRight w:val="0"/>
      <w:marTop w:val="0"/>
      <w:marBottom w:val="0"/>
      <w:divBdr>
        <w:top w:val="none" w:sz="0" w:space="0" w:color="auto"/>
        <w:left w:val="none" w:sz="0" w:space="0" w:color="auto"/>
        <w:bottom w:val="none" w:sz="0" w:space="0" w:color="auto"/>
        <w:right w:val="none" w:sz="0" w:space="0" w:color="auto"/>
      </w:divBdr>
    </w:div>
    <w:div w:id="1595671657">
      <w:bodyDiv w:val="1"/>
      <w:marLeft w:val="0"/>
      <w:marRight w:val="0"/>
      <w:marTop w:val="0"/>
      <w:marBottom w:val="0"/>
      <w:divBdr>
        <w:top w:val="none" w:sz="0" w:space="0" w:color="auto"/>
        <w:left w:val="none" w:sz="0" w:space="0" w:color="auto"/>
        <w:bottom w:val="none" w:sz="0" w:space="0" w:color="auto"/>
        <w:right w:val="none" w:sz="0" w:space="0" w:color="auto"/>
      </w:divBdr>
    </w:div>
    <w:div w:id="1595741257">
      <w:bodyDiv w:val="1"/>
      <w:marLeft w:val="0"/>
      <w:marRight w:val="0"/>
      <w:marTop w:val="0"/>
      <w:marBottom w:val="0"/>
      <w:divBdr>
        <w:top w:val="none" w:sz="0" w:space="0" w:color="auto"/>
        <w:left w:val="none" w:sz="0" w:space="0" w:color="auto"/>
        <w:bottom w:val="none" w:sz="0" w:space="0" w:color="auto"/>
        <w:right w:val="none" w:sz="0" w:space="0" w:color="auto"/>
      </w:divBdr>
    </w:div>
    <w:div w:id="1596206773">
      <w:bodyDiv w:val="1"/>
      <w:marLeft w:val="0"/>
      <w:marRight w:val="0"/>
      <w:marTop w:val="0"/>
      <w:marBottom w:val="0"/>
      <w:divBdr>
        <w:top w:val="none" w:sz="0" w:space="0" w:color="auto"/>
        <w:left w:val="none" w:sz="0" w:space="0" w:color="auto"/>
        <w:bottom w:val="none" w:sz="0" w:space="0" w:color="auto"/>
        <w:right w:val="none" w:sz="0" w:space="0" w:color="auto"/>
      </w:divBdr>
    </w:div>
    <w:div w:id="1597975454">
      <w:bodyDiv w:val="1"/>
      <w:marLeft w:val="0"/>
      <w:marRight w:val="0"/>
      <w:marTop w:val="0"/>
      <w:marBottom w:val="0"/>
      <w:divBdr>
        <w:top w:val="none" w:sz="0" w:space="0" w:color="auto"/>
        <w:left w:val="none" w:sz="0" w:space="0" w:color="auto"/>
        <w:bottom w:val="none" w:sz="0" w:space="0" w:color="auto"/>
        <w:right w:val="none" w:sz="0" w:space="0" w:color="auto"/>
      </w:divBdr>
    </w:div>
    <w:div w:id="1601834507">
      <w:bodyDiv w:val="1"/>
      <w:marLeft w:val="0"/>
      <w:marRight w:val="0"/>
      <w:marTop w:val="0"/>
      <w:marBottom w:val="0"/>
      <w:divBdr>
        <w:top w:val="none" w:sz="0" w:space="0" w:color="auto"/>
        <w:left w:val="none" w:sz="0" w:space="0" w:color="auto"/>
        <w:bottom w:val="none" w:sz="0" w:space="0" w:color="auto"/>
        <w:right w:val="none" w:sz="0" w:space="0" w:color="auto"/>
      </w:divBdr>
    </w:div>
    <w:div w:id="1602568012">
      <w:bodyDiv w:val="1"/>
      <w:marLeft w:val="0"/>
      <w:marRight w:val="0"/>
      <w:marTop w:val="0"/>
      <w:marBottom w:val="0"/>
      <w:divBdr>
        <w:top w:val="none" w:sz="0" w:space="0" w:color="auto"/>
        <w:left w:val="none" w:sz="0" w:space="0" w:color="auto"/>
        <w:bottom w:val="none" w:sz="0" w:space="0" w:color="auto"/>
        <w:right w:val="none" w:sz="0" w:space="0" w:color="auto"/>
      </w:divBdr>
    </w:div>
    <w:div w:id="1604726926">
      <w:bodyDiv w:val="1"/>
      <w:marLeft w:val="0"/>
      <w:marRight w:val="0"/>
      <w:marTop w:val="0"/>
      <w:marBottom w:val="0"/>
      <w:divBdr>
        <w:top w:val="none" w:sz="0" w:space="0" w:color="auto"/>
        <w:left w:val="none" w:sz="0" w:space="0" w:color="auto"/>
        <w:bottom w:val="none" w:sz="0" w:space="0" w:color="auto"/>
        <w:right w:val="none" w:sz="0" w:space="0" w:color="auto"/>
      </w:divBdr>
    </w:div>
    <w:div w:id="1606158837">
      <w:bodyDiv w:val="1"/>
      <w:marLeft w:val="0"/>
      <w:marRight w:val="0"/>
      <w:marTop w:val="0"/>
      <w:marBottom w:val="0"/>
      <w:divBdr>
        <w:top w:val="none" w:sz="0" w:space="0" w:color="auto"/>
        <w:left w:val="none" w:sz="0" w:space="0" w:color="auto"/>
        <w:bottom w:val="none" w:sz="0" w:space="0" w:color="auto"/>
        <w:right w:val="none" w:sz="0" w:space="0" w:color="auto"/>
      </w:divBdr>
    </w:div>
    <w:div w:id="1608655614">
      <w:bodyDiv w:val="1"/>
      <w:marLeft w:val="0"/>
      <w:marRight w:val="0"/>
      <w:marTop w:val="0"/>
      <w:marBottom w:val="0"/>
      <w:divBdr>
        <w:top w:val="none" w:sz="0" w:space="0" w:color="auto"/>
        <w:left w:val="none" w:sz="0" w:space="0" w:color="auto"/>
        <w:bottom w:val="none" w:sz="0" w:space="0" w:color="auto"/>
        <w:right w:val="none" w:sz="0" w:space="0" w:color="auto"/>
      </w:divBdr>
    </w:div>
    <w:div w:id="1609699626">
      <w:bodyDiv w:val="1"/>
      <w:marLeft w:val="0"/>
      <w:marRight w:val="0"/>
      <w:marTop w:val="0"/>
      <w:marBottom w:val="0"/>
      <w:divBdr>
        <w:top w:val="none" w:sz="0" w:space="0" w:color="auto"/>
        <w:left w:val="none" w:sz="0" w:space="0" w:color="auto"/>
        <w:bottom w:val="none" w:sz="0" w:space="0" w:color="auto"/>
        <w:right w:val="none" w:sz="0" w:space="0" w:color="auto"/>
      </w:divBdr>
    </w:div>
    <w:div w:id="1610507552">
      <w:bodyDiv w:val="1"/>
      <w:marLeft w:val="0"/>
      <w:marRight w:val="0"/>
      <w:marTop w:val="0"/>
      <w:marBottom w:val="0"/>
      <w:divBdr>
        <w:top w:val="none" w:sz="0" w:space="0" w:color="auto"/>
        <w:left w:val="none" w:sz="0" w:space="0" w:color="auto"/>
        <w:bottom w:val="none" w:sz="0" w:space="0" w:color="auto"/>
        <w:right w:val="none" w:sz="0" w:space="0" w:color="auto"/>
      </w:divBdr>
    </w:div>
    <w:div w:id="1611157731">
      <w:bodyDiv w:val="1"/>
      <w:marLeft w:val="0"/>
      <w:marRight w:val="0"/>
      <w:marTop w:val="0"/>
      <w:marBottom w:val="0"/>
      <w:divBdr>
        <w:top w:val="none" w:sz="0" w:space="0" w:color="auto"/>
        <w:left w:val="none" w:sz="0" w:space="0" w:color="auto"/>
        <w:bottom w:val="none" w:sz="0" w:space="0" w:color="auto"/>
        <w:right w:val="none" w:sz="0" w:space="0" w:color="auto"/>
      </w:divBdr>
    </w:div>
    <w:div w:id="1617979330">
      <w:bodyDiv w:val="1"/>
      <w:marLeft w:val="0"/>
      <w:marRight w:val="0"/>
      <w:marTop w:val="0"/>
      <w:marBottom w:val="0"/>
      <w:divBdr>
        <w:top w:val="none" w:sz="0" w:space="0" w:color="auto"/>
        <w:left w:val="none" w:sz="0" w:space="0" w:color="auto"/>
        <w:bottom w:val="none" w:sz="0" w:space="0" w:color="auto"/>
        <w:right w:val="none" w:sz="0" w:space="0" w:color="auto"/>
      </w:divBdr>
    </w:div>
    <w:div w:id="1622953737">
      <w:bodyDiv w:val="1"/>
      <w:marLeft w:val="0"/>
      <w:marRight w:val="0"/>
      <w:marTop w:val="0"/>
      <w:marBottom w:val="0"/>
      <w:divBdr>
        <w:top w:val="none" w:sz="0" w:space="0" w:color="auto"/>
        <w:left w:val="none" w:sz="0" w:space="0" w:color="auto"/>
        <w:bottom w:val="none" w:sz="0" w:space="0" w:color="auto"/>
        <w:right w:val="none" w:sz="0" w:space="0" w:color="auto"/>
      </w:divBdr>
    </w:div>
    <w:div w:id="1624117369">
      <w:bodyDiv w:val="1"/>
      <w:marLeft w:val="0"/>
      <w:marRight w:val="0"/>
      <w:marTop w:val="0"/>
      <w:marBottom w:val="0"/>
      <w:divBdr>
        <w:top w:val="none" w:sz="0" w:space="0" w:color="auto"/>
        <w:left w:val="none" w:sz="0" w:space="0" w:color="auto"/>
        <w:bottom w:val="none" w:sz="0" w:space="0" w:color="auto"/>
        <w:right w:val="none" w:sz="0" w:space="0" w:color="auto"/>
      </w:divBdr>
    </w:div>
    <w:div w:id="1624120101">
      <w:bodyDiv w:val="1"/>
      <w:marLeft w:val="0"/>
      <w:marRight w:val="0"/>
      <w:marTop w:val="0"/>
      <w:marBottom w:val="0"/>
      <w:divBdr>
        <w:top w:val="none" w:sz="0" w:space="0" w:color="auto"/>
        <w:left w:val="none" w:sz="0" w:space="0" w:color="auto"/>
        <w:bottom w:val="none" w:sz="0" w:space="0" w:color="auto"/>
        <w:right w:val="none" w:sz="0" w:space="0" w:color="auto"/>
      </w:divBdr>
    </w:div>
    <w:div w:id="1626423773">
      <w:bodyDiv w:val="1"/>
      <w:marLeft w:val="0"/>
      <w:marRight w:val="0"/>
      <w:marTop w:val="0"/>
      <w:marBottom w:val="0"/>
      <w:divBdr>
        <w:top w:val="none" w:sz="0" w:space="0" w:color="auto"/>
        <w:left w:val="none" w:sz="0" w:space="0" w:color="auto"/>
        <w:bottom w:val="none" w:sz="0" w:space="0" w:color="auto"/>
        <w:right w:val="none" w:sz="0" w:space="0" w:color="auto"/>
      </w:divBdr>
    </w:div>
    <w:div w:id="1627421868">
      <w:bodyDiv w:val="1"/>
      <w:marLeft w:val="0"/>
      <w:marRight w:val="0"/>
      <w:marTop w:val="0"/>
      <w:marBottom w:val="0"/>
      <w:divBdr>
        <w:top w:val="none" w:sz="0" w:space="0" w:color="auto"/>
        <w:left w:val="none" w:sz="0" w:space="0" w:color="auto"/>
        <w:bottom w:val="none" w:sz="0" w:space="0" w:color="auto"/>
        <w:right w:val="none" w:sz="0" w:space="0" w:color="auto"/>
      </w:divBdr>
    </w:div>
    <w:div w:id="1628853788">
      <w:bodyDiv w:val="1"/>
      <w:marLeft w:val="0"/>
      <w:marRight w:val="0"/>
      <w:marTop w:val="0"/>
      <w:marBottom w:val="0"/>
      <w:divBdr>
        <w:top w:val="none" w:sz="0" w:space="0" w:color="auto"/>
        <w:left w:val="none" w:sz="0" w:space="0" w:color="auto"/>
        <w:bottom w:val="none" w:sz="0" w:space="0" w:color="auto"/>
        <w:right w:val="none" w:sz="0" w:space="0" w:color="auto"/>
      </w:divBdr>
    </w:div>
    <w:div w:id="1629622326">
      <w:bodyDiv w:val="1"/>
      <w:marLeft w:val="0"/>
      <w:marRight w:val="0"/>
      <w:marTop w:val="0"/>
      <w:marBottom w:val="0"/>
      <w:divBdr>
        <w:top w:val="none" w:sz="0" w:space="0" w:color="auto"/>
        <w:left w:val="none" w:sz="0" w:space="0" w:color="auto"/>
        <w:bottom w:val="none" w:sz="0" w:space="0" w:color="auto"/>
        <w:right w:val="none" w:sz="0" w:space="0" w:color="auto"/>
      </w:divBdr>
    </w:div>
    <w:div w:id="1632053545">
      <w:bodyDiv w:val="1"/>
      <w:marLeft w:val="0"/>
      <w:marRight w:val="0"/>
      <w:marTop w:val="0"/>
      <w:marBottom w:val="0"/>
      <w:divBdr>
        <w:top w:val="none" w:sz="0" w:space="0" w:color="auto"/>
        <w:left w:val="none" w:sz="0" w:space="0" w:color="auto"/>
        <w:bottom w:val="none" w:sz="0" w:space="0" w:color="auto"/>
        <w:right w:val="none" w:sz="0" w:space="0" w:color="auto"/>
      </w:divBdr>
    </w:div>
    <w:div w:id="1632860426">
      <w:bodyDiv w:val="1"/>
      <w:marLeft w:val="0"/>
      <w:marRight w:val="0"/>
      <w:marTop w:val="0"/>
      <w:marBottom w:val="0"/>
      <w:divBdr>
        <w:top w:val="none" w:sz="0" w:space="0" w:color="auto"/>
        <w:left w:val="none" w:sz="0" w:space="0" w:color="auto"/>
        <w:bottom w:val="none" w:sz="0" w:space="0" w:color="auto"/>
        <w:right w:val="none" w:sz="0" w:space="0" w:color="auto"/>
      </w:divBdr>
    </w:div>
    <w:div w:id="1633711302">
      <w:bodyDiv w:val="1"/>
      <w:marLeft w:val="0"/>
      <w:marRight w:val="0"/>
      <w:marTop w:val="0"/>
      <w:marBottom w:val="0"/>
      <w:divBdr>
        <w:top w:val="none" w:sz="0" w:space="0" w:color="auto"/>
        <w:left w:val="none" w:sz="0" w:space="0" w:color="auto"/>
        <w:bottom w:val="none" w:sz="0" w:space="0" w:color="auto"/>
        <w:right w:val="none" w:sz="0" w:space="0" w:color="auto"/>
      </w:divBdr>
    </w:div>
    <w:div w:id="1634410836">
      <w:bodyDiv w:val="1"/>
      <w:marLeft w:val="0"/>
      <w:marRight w:val="0"/>
      <w:marTop w:val="0"/>
      <w:marBottom w:val="0"/>
      <w:divBdr>
        <w:top w:val="none" w:sz="0" w:space="0" w:color="auto"/>
        <w:left w:val="none" w:sz="0" w:space="0" w:color="auto"/>
        <w:bottom w:val="none" w:sz="0" w:space="0" w:color="auto"/>
        <w:right w:val="none" w:sz="0" w:space="0" w:color="auto"/>
      </w:divBdr>
    </w:div>
    <w:div w:id="1636524072">
      <w:bodyDiv w:val="1"/>
      <w:marLeft w:val="0"/>
      <w:marRight w:val="0"/>
      <w:marTop w:val="0"/>
      <w:marBottom w:val="0"/>
      <w:divBdr>
        <w:top w:val="none" w:sz="0" w:space="0" w:color="auto"/>
        <w:left w:val="none" w:sz="0" w:space="0" w:color="auto"/>
        <w:bottom w:val="none" w:sz="0" w:space="0" w:color="auto"/>
        <w:right w:val="none" w:sz="0" w:space="0" w:color="auto"/>
      </w:divBdr>
    </w:div>
    <w:div w:id="1636789720">
      <w:bodyDiv w:val="1"/>
      <w:marLeft w:val="0"/>
      <w:marRight w:val="0"/>
      <w:marTop w:val="0"/>
      <w:marBottom w:val="0"/>
      <w:divBdr>
        <w:top w:val="none" w:sz="0" w:space="0" w:color="auto"/>
        <w:left w:val="none" w:sz="0" w:space="0" w:color="auto"/>
        <w:bottom w:val="none" w:sz="0" w:space="0" w:color="auto"/>
        <w:right w:val="none" w:sz="0" w:space="0" w:color="auto"/>
      </w:divBdr>
    </w:div>
    <w:div w:id="1637025093">
      <w:bodyDiv w:val="1"/>
      <w:marLeft w:val="0"/>
      <w:marRight w:val="0"/>
      <w:marTop w:val="0"/>
      <w:marBottom w:val="0"/>
      <w:divBdr>
        <w:top w:val="none" w:sz="0" w:space="0" w:color="auto"/>
        <w:left w:val="none" w:sz="0" w:space="0" w:color="auto"/>
        <w:bottom w:val="none" w:sz="0" w:space="0" w:color="auto"/>
        <w:right w:val="none" w:sz="0" w:space="0" w:color="auto"/>
      </w:divBdr>
    </w:div>
    <w:div w:id="1639065608">
      <w:bodyDiv w:val="1"/>
      <w:marLeft w:val="0"/>
      <w:marRight w:val="0"/>
      <w:marTop w:val="0"/>
      <w:marBottom w:val="0"/>
      <w:divBdr>
        <w:top w:val="none" w:sz="0" w:space="0" w:color="auto"/>
        <w:left w:val="none" w:sz="0" w:space="0" w:color="auto"/>
        <w:bottom w:val="none" w:sz="0" w:space="0" w:color="auto"/>
        <w:right w:val="none" w:sz="0" w:space="0" w:color="auto"/>
      </w:divBdr>
    </w:div>
    <w:div w:id="1641035390">
      <w:bodyDiv w:val="1"/>
      <w:marLeft w:val="0"/>
      <w:marRight w:val="0"/>
      <w:marTop w:val="0"/>
      <w:marBottom w:val="0"/>
      <w:divBdr>
        <w:top w:val="none" w:sz="0" w:space="0" w:color="auto"/>
        <w:left w:val="none" w:sz="0" w:space="0" w:color="auto"/>
        <w:bottom w:val="none" w:sz="0" w:space="0" w:color="auto"/>
        <w:right w:val="none" w:sz="0" w:space="0" w:color="auto"/>
      </w:divBdr>
    </w:div>
    <w:div w:id="1642078244">
      <w:bodyDiv w:val="1"/>
      <w:marLeft w:val="0"/>
      <w:marRight w:val="0"/>
      <w:marTop w:val="0"/>
      <w:marBottom w:val="0"/>
      <w:divBdr>
        <w:top w:val="none" w:sz="0" w:space="0" w:color="auto"/>
        <w:left w:val="none" w:sz="0" w:space="0" w:color="auto"/>
        <w:bottom w:val="none" w:sz="0" w:space="0" w:color="auto"/>
        <w:right w:val="none" w:sz="0" w:space="0" w:color="auto"/>
      </w:divBdr>
    </w:div>
    <w:div w:id="1645887762">
      <w:bodyDiv w:val="1"/>
      <w:marLeft w:val="0"/>
      <w:marRight w:val="0"/>
      <w:marTop w:val="0"/>
      <w:marBottom w:val="0"/>
      <w:divBdr>
        <w:top w:val="none" w:sz="0" w:space="0" w:color="auto"/>
        <w:left w:val="none" w:sz="0" w:space="0" w:color="auto"/>
        <w:bottom w:val="none" w:sz="0" w:space="0" w:color="auto"/>
        <w:right w:val="none" w:sz="0" w:space="0" w:color="auto"/>
      </w:divBdr>
    </w:div>
    <w:div w:id="1646665404">
      <w:bodyDiv w:val="1"/>
      <w:marLeft w:val="0"/>
      <w:marRight w:val="0"/>
      <w:marTop w:val="0"/>
      <w:marBottom w:val="0"/>
      <w:divBdr>
        <w:top w:val="none" w:sz="0" w:space="0" w:color="auto"/>
        <w:left w:val="none" w:sz="0" w:space="0" w:color="auto"/>
        <w:bottom w:val="none" w:sz="0" w:space="0" w:color="auto"/>
        <w:right w:val="none" w:sz="0" w:space="0" w:color="auto"/>
      </w:divBdr>
    </w:div>
    <w:div w:id="1646885908">
      <w:bodyDiv w:val="1"/>
      <w:marLeft w:val="0"/>
      <w:marRight w:val="0"/>
      <w:marTop w:val="0"/>
      <w:marBottom w:val="0"/>
      <w:divBdr>
        <w:top w:val="none" w:sz="0" w:space="0" w:color="auto"/>
        <w:left w:val="none" w:sz="0" w:space="0" w:color="auto"/>
        <w:bottom w:val="none" w:sz="0" w:space="0" w:color="auto"/>
        <w:right w:val="none" w:sz="0" w:space="0" w:color="auto"/>
      </w:divBdr>
    </w:div>
    <w:div w:id="1652296920">
      <w:bodyDiv w:val="1"/>
      <w:marLeft w:val="0"/>
      <w:marRight w:val="0"/>
      <w:marTop w:val="0"/>
      <w:marBottom w:val="0"/>
      <w:divBdr>
        <w:top w:val="none" w:sz="0" w:space="0" w:color="auto"/>
        <w:left w:val="none" w:sz="0" w:space="0" w:color="auto"/>
        <w:bottom w:val="none" w:sz="0" w:space="0" w:color="auto"/>
        <w:right w:val="none" w:sz="0" w:space="0" w:color="auto"/>
      </w:divBdr>
    </w:div>
    <w:div w:id="1657144416">
      <w:bodyDiv w:val="1"/>
      <w:marLeft w:val="0"/>
      <w:marRight w:val="0"/>
      <w:marTop w:val="0"/>
      <w:marBottom w:val="0"/>
      <w:divBdr>
        <w:top w:val="none" w:sz="0" w:space="0" w:color="auto"/>
        <w:left w:val="none" w:sz="0" w:space="0" w:color="auto"/>
        <w:bottom w:val="none" w:sz="0" w:space="0" w:color="auto"/>
        <w:right w:val="none" w:sz="0" w:space="0" w:color="auto"/>
      </w:divBdr>
    </w:div>
    <w:div w:id="1658267072">
      <w:bodyDiv w:val="1"/>
      <w:marLeft w:val="0"/>
      <w:marRight w:val="0"/>
      <w:marTop w:val="0"/>
      <w:marBottom w:val="0"/>
      <w:divBdr>
        <w:top w:val="none" w:sz="0" w:space="0" w:color="auto"/>
        <w:left w:val="none" w:sz="0" w:space="0" w:color="auto"/>
        <w:bottom w:val="none" w:sz="0" w:space="0" w:color="auto"/>
        <w:right w:val="none" w:sz="0" w:space="0" w:color="auto"/>
      </w:divBdr>
    </w:div>
    <w:div w:id="1659112477">
      <w:bodyDiv w:val="1"/>
      <w:marLeft w:val="0"/>
      <w:marRight w:val="0"/>
      <w:marTop w:val="0"/>
      <w:marBottom w:val="0"/>
      <w:divBdr>
        <w:top w:val="none" w:sz="0" w:space="0" w:color="auto"/>
        <w:left w:val="none" w:sz="0" w:space="0" w:color="auto"/>
        <w:bottom w:val="none" w:sz="0" w:space="0" w:color="auto"/>
        <w:right w:val="none" w:sz="0" w:space="0" w:color="auto"/>
      </w:divBdr>
    </w:div>
    <w:div w:id="1667829334">
      <w:bodyDiv w:val="1"/>
      <w:marLeft w:val="0"/>
      <w:marRight w:val="0"/>
      <w:marTop w:val="0"/>
      <w:marBottom w:val="0"/>
      <w:divBdr>
        <w:top w:val="none" w:sz="0" w:space="0" w:color="auto"/>
        <w:left w:val="none" w:sz="0" w:space="0" w:color="auto"/>
        <w:bottom w:val="none" w:sz="0" w:space="0" w:color="auto"/>
        <w:right w:val="none" w:sz="0" w:space="0" w:color="auto"/>
      </w:divBdr>
    </w:div>
    <w:div w:id="1668049115">
      <w:bodyDiv w:val="1"/>
      <w:marLeft w:val="0"/>
      <w:marRight w:val="0"/>
      <w:marTop w:val="0"/>
      <w:marBottom w:val="0"/>
      <w:divBdr>
        <w:top w:val="none" w:sz="0" w:space="0" w:color="auto"/>
        <w:left w:val="none" w:sz="0" w:space="0" w:color="auto"/>
        <w:bottom w:val="none" w:sz="0" w:space="0" w:color="auto"/>
        <w:right w:val="none" w:sz="0" w:space="0" w:color="auto"/>
      </w:divBdr>
    </w:div>
    <w:div w:id="1668246335">
      <w:bodyDiv w:val="1"/>
      <w:marLeft w:val="0"/>
      <w:marRight w:val="0"/>
      <w:marTop w:val="0"/>
      <w:marBottom w:val="0"/>
      <w:divBdr>
        <w:top w:val="none" w:sz="0" w:space="0" w:color="auto"/>
        <w:left w:val="none" w:sz="0" w:space="0" w:color="auto"/>
        <w:bottom w:val="none" w:sz="0" w:space="0" w:color="auto"/>
        <w:right w:val="none" w:sz="0" w:space="0" w:color="auto"/>
      </w:divBdr>
    </w:div>
    <w:div w:id="1671054878">
      <w:bodyDiv w:val="1"/>
      <w:marLeft w:val="0"/>
      <w:marRight w:val="0"/>
      <w:marTop w:val="0"/>
      <w:marBottom w:val="0"/>
      <w:divBdr>
        <w:top w:val="none" w:sz="0" w:space="0" w:color="auto"/>
        <w:left w:val="none" w:sz="0" w:space="0" w:color="auto"/>
        <w:bottom w:val="none" w:sz="0" w:space="0" w:color="auto"/>
        <w:right w:val="none" w:sz="0" w:space="0" w:color="auto"/>
      </w:divBdr>
    </w:div>
    <w:div w:id="1672488606">
      <w:bodyDiv w:val="1"/>
      <w:marLeft w:val="0"/>
      <w:marRight w:val="0"/>
      <w:marTop w:val="0"/>
      <w:marBottom w:val="0"/>
      <w:divBdr>
        <w:top w:val="none" w:sz="0" w:space="0" w:color="auto"/>
        <w:left w:val="none" w:sz="0" w:space="0" w:color="auto"/>
        <w:bottom w:val="none" w:sz="0" w:space="0" w:color="auto"/>
        <w:right w:val="none" w:sz="0" w:space="0" w:color="auto"/>
      </w:divBdr>
    </w:div>
    <w:div w:id="1675300573">
      <w:bodyDiv w:val="1"/>
      <w:marLeft w:val="0"/>
      <w:marRight w:val="0"/>
      <w:marTop w:val="0"/>
      <w:marBottom w:val="0"/>
      <w:divBdr>
        <w:top w:val="none" w:sz="0" w:space="0" w:color="auto"/>
        <w:left w:val="none" w:sz="0" w:space="0" w:color="auto"/>
        <w:bottom w:val="none" w:sz="0" w:space="0" w:color="auto"/>
        <w:right w:val="none" w:sz="0" w:space="0" w:color="auto"/>
      </w:divBdr>
    </w:div>
    <w:div w:id="1676374672">
      <w:bodyDiv w:val="1"/>
      <w:marLeft w:val="0"/>
      <w:marRight w:val="0"/>
      <w:marTop w:val="0"/>
      <w:marBottom w:val="0"/>
      <w:divBdr>
        <w:top w:val="none" w:sz="0" w:space="0" w:color="auto"/>
        <w:left w:val="none" w:sz="0" w:space="0" w:color="auto"/>
        <w:bottom w:val="none" w:sz="0" w:space="0" w:color="auto"/>
        <w:right w:val="none" w:sz="0" w:space="0" w:color="auto"/>
      </w:divBdr>
    </w:div>
    <w:div w:id="1678271872">
      <w:bodyDiv w:val="1"/>
      <w:marLeft w:val="0"/>
      <w:marRight w:val="0"/>
      <w:marTop w:val="0"/>
      <w:marBottom w:val="0"/>
      <w:divBdr>
        <w:top w:val="none" w:sz="0" w:space="0" w:color="auto"/>
        <w:left w:val="none" w:sz="0" w:space="0" w:color="auto"/>
        <w:bottom w:val="none" w:sz="0" w:space="0" w:color="auto"/>
        <w:right w:val="none" w:sz="0" w:space="0" w:color="auto"/>
      </w:divBdr>
    </w:div>
    <w:div w:id="1680162186">
      <w:bodyDiv w:val="1"/>
      <w:marLeft w:val="0"/>
      <w:marRight w:val="0"/>
      <w:marTop w:val="0"/>
      <w:marBottom w:val="0"/>
      <w:divBdr>
        <w:top w:val="none" w:sz="0" w:space="0" w:color="auto"/>
        <w:left w:val="none" w:sz="0" w:space="0" w:color="auto"/>
        <w:bottom w:val="none" w:sz="0" w:space="0" w:color="auto"/>
        <w:right w:val="none" w:sz="0" w:space="0" w:color="auto"/>
      </w:divBdr>
    </w:div>
    <w:div w:id="1681933892">
      <w:bodyDiv w:val="1"/>
      <w:marLeft w:val="0"/>
      <w:marRight w:val="0"/>
      <w:marTop w:val="0"/>
      <w:marBottom w:val="0"/>
      <w:divBdr>
        <w:top w:val="none" w:sz="0" w:space="0" w:color="auto"/>
        <w:left w:val="none" w:sz="0" w:space="0" w:color="auto"/>
        <w:bottom w:val="none" w:sz="0" w:space="0" w:color="auto"/>
        <w:right w:val="none" w:sz="0" w:space="0" w:color="auto"/>
      </w:divBdr>
    </w:div>
    <w:div w:id="1683555972">
      <w:bodyDiv w:val="1"/>
      <w:marLeft w:val="0"/>
      <w:marRight w:val="0"/>
      <w:marTop w:val="0"/>
      <w:marBottom w:val="0"/>
      <w:divBdr>
        <w:top w:val="none" w:sz="0" w:space="0" w:color="auto"/>
        <w:left w:val="none" w:sz="0" w:space="0" w:color="auto"/>
        <w:bottom w:val="none" w:sz="0" w:space="0" w:color="auto"/>
        <w:right w:val="none" w:sz="0" w:space="0" w:color="auto"/>
      </w:divBdr>
    </w:div>
    <w:div w:id="1683773478">
      <w:bodyDiv w:val="1"/>
      <w:marLeft w:val="0"/>
      <w:marRight w:val="0"/>
      <w:marTop w:val="0"/>
      <w:marBottom w:val="0"/>
      <w:divBdr>
        <w:top w:val="none" w:sz="0" w:space="0" w:color="auto"/>
        <w:left w:val="none" w:sz="0" w:space="0" w:color="auto"/>
        <w:bottom w:val="none" w:sz="0" w:space="0" w:color="auto"/>
        <w:right w:val="none" w:sz="0" w:space="0" w:color="auto"/>
      </w:divBdr>
    </w:div>
    <w:div w:id="1685669014">
      <w:bodyDiv w:val="1"/>
      <w:marLeft w:val="0"/>
      <w:marRight w:val="0"/>
      <w:marTop w:val="0"/>
      <w:marBottom w:val="0"/>
      <w:divBdr>
        <w:top w:val="none" w:sz="0" w:space="0" w:color="auto"/>
        <w:left w:val="none" w:sz="0" w:space="0" w:color="auto"/>
        <w:bottom w:val="none" w:sz="0" w:space="0" w:color="auto"/>
        <w:right w:val="none" w:sz="0" w:space="0" w:color="auto"/>
      </w:divBdr>
    </w:div>
    <w:div w:id="1689670809">
      <w:bodyDiv w:val="1"/>
      <w:marLeft w:val="0"/>
      <w:marRight w:val="0"/>
      <w:marTop w:val="0"/>
      <w:marBottom w:val="0"/>
      <w:divBdr>
        <w:top w:val="none" w:sz="0" w:space="0" w:color="auto"/>
        <w:left w:val="none" w:sz="0" w:space="0" w:color="auto"/>
        <w:bottom w:val="none" w:sz="0" w:space="0" w:color="auto"/>
        <w:right w:val="none" w:sz="0" w:space="0" w:color="auto"/>
      </w:divBdr>
    </w:div>
    <w:div w:id="1691104851">
      <w:bodyDiv w:val="1"/>
      <w:marLeft w:val="0"/>
      <w:marRight w:val="0"/>
      <w:marTop w:val="0"/>
      <w:marBottom w:val="0"/>
      <w:divBdr>
        <w:top w:val="none" w:sz="0" w:space="0" w:color="auto"/>
        <w:left w:val="none" w:sz="0" w:space="0" w:color="auto"/>
        <w:bottom w:val="none" w:sz="0" w:space="0" w:color="auto"/>
        <w:right w:val="none" w:sz="0" w:space="0" w:color="auto"/>
      </w:divBdr>
    </w:div>
    <w:div w:id="1693149765">
      <w:bodyDiv w:val="1"/>
      <w:marLeft w:val="0"/>
      <w:marRight w:val="0"/>
      <w:marTop w:val="0"/>
      <w:marBottom w:val="0"/>
      <w:divBdr>
        <w:top w:val="none" w:sz="0" w:space="0" w:color="auto"/>
        <w:left w:val="none" w:sz="0" w:space="0" w:color="auto"/>
        <w:bottom w:val="none" w:sz="0" w:space="0" w:color="auto"/>
        <w:right w:val="none" w:sz="0" w:space="0" w:color="auto"/>
      </w:divBdr>
    </w:div>
    <w:div w:id="1694452414">
      <w:bodyDiv w:val="1"/>
      <w:marLeft w:val="0"/>
      <w:marRight w:val="0"/>
      <w:marTop w:val="0"/>
      <w:marBottom w:val="0"/>
      <w:divBdr>
        <w:top w:val="none" w:sz="0" w:space="0" w:color="auto"/>
        <w:left w:val="none" w:sz="0" w:space="0" w:color="auto"/>
        <w:bottom w:val="none" w:sz="0" w:space="0" w:color="auto"/>
        <w:right w:val="none" w:sz="0" w:space="0" w:color="auto"/>
      </w:divBdr>
    </w:div>
    <w:div w:id="1695695619">
      <w:bodyDiv w:val="1"/>
      <w:marLeft w:val="0"/>
      <w:marRight w:val="0"/>
      <w:marTop w:val="0"/>
      <w:marBottom w:val="0"/>
      <w:divBdr>
        <w:top w:val="none" w:sz="0" w:space="0" w:color="auto"/>
        <w:left w:val="none" w:sz="0" w:space="0" w:color="auto"/>
        <w:bottom w:val="none" w:sz="0" w:space="0" w:color="auto"/>
        <w:right w:val="none" w:sz="0" w:space="0" w:color="auto"/>
      </w:divBdr>
    </w:div>
    <w:div w:id="1696542839">
      <w:bodyDiv w:val="1"/>
      <w:marLeft w:val="0"/>
      <w:marRight w:val="0"/>
      <w:marTop w:val="0"/>
      <w:marBottom w:val="0"/>
      <w:divBdr>
        <w:top w:val="none" w:sz="0" w:space="0" w:color="auto"/>
        <w:left w:val="none" w:sz="0" w:space="0" w:color="auto"/>
        <w:bottom w:val="none" w:sz="0" w:space="0" w:color="auto"/>
        <w:right w:val="none" w:sz="0" w:space="0" w:color="auto"/>
      </w:divBdr>
    </w:div>
    <w:div w:id="1696955469">
      <w:bodyDiv w:val="1"/>
      <w:marLeft w:val="0"/>
      <w:marRight w:val="0"/>
      <w:marTop w:val="0"/>
      <w:marBottom w:val="0"/>
      <w:divBdr>
        <w:top w:val="none" w:sz="0" w:space="0" w:color="auto"/>
        <w:left w:val="none" w:sz="0" w:space="0" w:color="auto"/>
        <w:bottom w:val="none" w:sz="0" w:space="0" w:color="auto"/>
        <w:right w:val="none" w:sz="0" w:space="0" w:color="auto"/>
      </w:divBdr>
    </w:div>
    <w:div w:id="1697196120">
      <w:bodyDiv w:val="1"/>
      <w:marLeft w:val="0"/>
      <w:marRight w:val="0"/>
      <w:marTop w:val="0"/>
      <w:marBottom w:val="0"/>
      <w:divBdr>
        <w:top w:val="none" w:sz="0" w:space="0" w:color="auto"/>
        <w:left w:val="none" w:sz="0" w:space="0" w:color="auto"/>
        <w:bottom w:val="none" w:sz="0" w:space="0" w:color="auto"/>
        <w:right w:val="none" w:sz="0" w:space="0" w:color="auto"/>
      </w:divBdr>
    </w:div>
    <w:div w:id="1698391128">
      <w:bodyDiv w:val="1"/>
      <w:marLeft w:val="0"/>
      <w:marRight w:val="0"/>
      <w:marTop w:val="0"/>
      <w:marBottom w:val="0"/>
      <w:divBdr>
        <w:top w:val="none" w:sz="0" w:space="0" w:color="auto"/>
        <w:left w:val="none" w:sz="0" w:space="0" w:color="auto"/>
        <w:bottom w:val="none" w:sz="0" w:space="0" w:color="auto"/>
        <w:right w:val="none" w:sz="0" w:space="0" w:color="auto"/>
      </w:divBdr>
    </w:div>
    <w:div w:id="1702703314">
      <w:bodyDiv w:val="1"/>
      <w:marLeft w:val="0"/>
      <w:marRight w:val="0"/>
      <w:marTop w:val="0"/>
      <w:marBottom w:val="0"/>
      <w:divBdr>
        <w:top w:val="none" w:sz="0" w:space="0" w:color="auto"/>
        <w:left w:val="none" w:sz="0" w:space="0" w:color="auto"/>
        <w:bottom w:val="none" w:sz="0" w:space="0" w:color="auto"/>
        <w:right w:val="none" w:sz="0" w:space="0" w:color="auto"/>
      </w:divBdr>
    </w:div>
    <w:div w:id="1702709248">
      <w:bodyDiv w:val="1"/>
      <w:marLeft w:val="0"/>
      <w:marRight w:val="0"/>
      <w:marTop w:val="0"/>
      <w:marBottom w:val="0"/>
      <w:divBdr>
        <w:top w:val="none" w:sz="0" w:space="0" w:color="auto"/>
        <w:left w:val="none" w:sz="0" w:space="0" w:color="auto"/>
        <w:bottom w:val="none" w:sz="0" w:space="0" w:color="auto"/>
        <w:right w:val="none" w:sz="0" w:space="0" w:color="auto"/>
      </w:divBdr>
    </w:div>
    <w:div w:id="1703627826">
      <w:bodyDiv w:val="1"/>
      <w:marLeft w:val="0"/>
      <w:marRight w:val="0"/>
      <w:marTop w:val="0"/>
      <w:marBottom w:val="0"/>
      <w:divBdr>
        <w:top w:val="none" w:sz="0" w:space="0" w:color="auto"/>
        <w:left w:val="none" w:sz="0" w:space="0" w:color="auto"/>
        <w:bottom w:val="none" w:sz="0" w:space="0" w:color="auto"/>
        <w:right w:val="none" w:sz="0" w:space="0" w:color="auto"/>
      </w:divBdr>
    </w:div>
    <w:div w:id="1704018679">
      <w:bodyDiv w:val="1"/>
      <w:marLeft w:val="0"/>
      <w:marRight w:val="0"/>
      <w:marTop w:val="0"/>
      <w:marBottom w:val="0"/>
      <w:divBdr>
        <w:top w:val="none" w:sz="0" w:space="0" w:color="auto"/>
        <w:left w:val="none" w:sz="0" w:space="0" w:color="auto"/>
        <w:bottom w:val="none" w:sz="0" w:space="0" w:color="auto"/>
        <w:right w:val="none" w:sz="0" w:space="0" w:color="auto"/>
      </w:divBdr>
    </w:div>
    <w:div w:id="1704136700">
      <w:bodyDiv w:val="1"/>
      <w:marLeft w:val="0"/>
      <w:marRight w:val="0"/>
      <w:marTop w:val="0"/>
      <w:marBottom w:val="0"/>
      <w:divBdr>
        <w:top w:val="none" w:sz="0" w:space="0" w:color="auto"/>
        <w:left w:val="none" w:sz="0" w:space="0" w:color="auto"/>
        <w:bottom w:val="none" w:sz="0" w:space="0" w:color="auto"/>
        <w:right w:val="none" w:sz="0" w:space="0" w:color="auto"/>
      </w:divBdr>
    </w:div>
    <w:div w:id="1705448861">
      <w:bodyDiv w:val="1"/>
      <w:marLeft w:val="0"/>
      <w:marRight w:val="0"/>
      <w:marTop w:val="0"/>
      <w:marBottom w:val="0"/>
      <w:divBdr>
        <w:top w:val="none" w:sz="0" w:space="0" w:color="auto"/>
        <w:left w:val="none" w:sz="0" w:space="0" w:color="auto"/>
        <w:bottom w:val="none" w:sz="0" w:space="0" w:color="auto"/>
        <w:right w:val="none" w:sz="0" w:space="0" w:color="auto"/>
      </w:divBdr>
    </w:div>
    <w:div w:id="1705665765">
      <w:bodyDiv w:val="1"/>
      <w:marLeft w:val="0"/>
      <w:marRight w:val="0"/>
      <w:marTop w:val="0"/>
      <w:marBottom w:val="0"/>
      <w:divBdr>
        <w:top w:val="none" w:sz="0" w:space="0" w:color="auto"/>
        <w:left w:val="none" w:sz="0" w:space="0" w:color="auto"/>
        <w:bottom w:val="none" w:sz="0" w:space="0" w:color="auto"/>
        <w:right w:val="none" w:sz="0" w:space="0" w:color="auto"/>
      </w:divBdr>
    </w:div>
    <w:div w:id="1710102244">
      <w:bodyDiv w:val="1"/>
      <w:marLeft w:val="0"/>
      <w:marRight w:val="0"/>
      <w:marTop w:val="0"/>
      <w:marBottom w:val="0"/>
      <w:divBdr>
        <w:top w:val="none" w:sz="0" w:space="0" w:color="auto"/>
        <w:left w:val="none" w:sz="0" w:space="0" w:color="auto"/>
        <w:bottom w:val="none" w:sz="0" w:space="0" w:color="auto"/>
        <w:right w:val="none" w:sz="0" w:space="0" w:color="auto"/>
      </w:divBdr>
    </w:div>
    <w:div w:id="1712000669">
      <w:bodyDiv w:val="1"/>
      <w:marLeft w:val="0"/>
      <w:marRight w:val="0"/>
      <w:marTop w:val="0"/>
      <w:marBottom w:val="0"/>
      <w:divBdr>
        <w:top w:val="none" w:sz="0" w:space="0" w:color="auto"/>
        <w:left w:val="none" w:sz="0" w:space="0" w:color="auto"/>
        <w:bottom w:val="none" w:sz="0" w:space="0" w:color="auto"/>
        <w:right w:val="none" w:sz="0" w:space="0" w:color="auto"/>
      </w:divBdr>
    </w:div>
    <w:div w:id="1712194964">
      <w:bodyDiv w:val="1"/>
      <w:marLeft w:val="0"/>
      <w:marRight w:val="0"/>
      <w:marTop w:val="0"/>
      <w:marBottom w:val="0"/>
      <w:divBdr>
        <w:top w:val="none" w:sz="0" w:space="0" w:color="auto"/>
        <w:left w:val="none" w:sz="0" w:space="0" w:color="auto"/>
        <w:bottom w:val="none" w:sz="0" w:space="0" w:color="auto"/>
        <w:right w:val="none" w:sz="0" w:space="0" w:color="auto"/>
      </w:divBdr>
    </w:div>
    <w:div w:id="1715495668">
      <w:bodyDiv w:val="1"/>
      <w:marLeft w:val="0"/>
      <w:marRight w:val="0"/>
      <w:marTop w:val="0"/>
      <w:marBottom w:val="0"/>
      <w:divBdr>
        <w:top w:val="none" w:sz="0" w:space="0" w:color="auto"/>
        <w:left w:val="none" w:sz="0" w:space="0" w:color="auto"/>
        <w:bottom w:val="none" w:sz="0" w:space="0" w:color="auto"/>
        <w:right w:val="none" w:sz="0" w:space="0" w:color="auto"/>
      </w:divBdr>
    </w:div>
    <w:div w:id="1715693139">
      <w:bodyDiv w:val="1"/>
      <w:marLeft w:val="0"/>
      <w:marRight w:val="0"/>
      <w:marTop w:val="0"/>
      <w:marBottom w:val="0"/>
      <w:divBdr>
        <w:top w:val="none" w:sz="0" w:space="0" w:color="auto"/>
        <w:left w:val="none" w:sz="0" w:space="0" w:color="auto"/>
        <w:bottom w:val="none" w:sz="0" w:space="0" w:color="auto"/>
        <w:right w:val="none" w:sz="0" w:space="0" w:color="auto"/>
      </w:divBdr>
    </w:div>
    <w:div w:id="1716729853">
      <w:bodyDiv w:val="1"/>
      <w:marLeft w:val="0"/>
      <w:marRight w:val="0"/>
      <w:marTop w:val="0"/>
      <w:marBottom w:val="0"/>
      <w:divBdr>
        <w:top w:val="none" w:sz="0" w:space="0" w:color="auto"/>
        <w:left w:val="none" w:sz="0" w:space="0" w:color="auto"/>
        <w:bottom w:val="none" w:sz="0" w:space="0" w:color="auto"/>
        <w:right w:val="none" w:sz="0" w:space="0" w:color="auto"/>
      </w:divBdr>
    </w:div>
    <w:div w:id="1716735618">
      <w:bodyDiv w:val="1"/>
      <w:marLeft w:val="0"/>
      <w:marRight w:val="0"/>
      <w:marTop w:val="0"/>
      <w:marBottom w:val="0"/>
      <w:divBdr>
        <w:top w:val="none" w:sz="0" w:space="0" w:color="auto"/>
        <w:left w:val="none" w:sz="0" w:space="0" w:color="auto"/>
        <w:bottom w:val="none" w:sz="0" w:space="0" w:color="auto"/>
        <w:right w:val="none" w:sz="0" w:space="0" w:color="auto"/>
      </w:divBdr>
    </w:div>
    <w:div w:id="1719163359">
      <w:bodyDiv w:val="1"/>
      <w:marLeft w:val="0"/>
      <w:marRight w:val="0"/>
      <w:marTop w:val="0"/>
      <w:marBottom w:val="0"/>
      <w:divBdr>
        <w:top w:val="none" w:sz="0" w:space="0" w:color="auto"/>
        <w:left w:val="none" w:sz="0" w:space="0" w:color="auto"/>
        <w:bottom w:val="none" w:sz="0" w:space="0" w:color="auto"/>
        <w:right w:val="none" w:sz="0" w:space="0" w:color="auto"/>
      </w:divBdr>
    </w:div>
    <w:div w:id="1719282963">
      <w:bodyDiv w:val="1"/>
      <w:marLeft w:val="0"/>
      <w:marRight w:val="0"/>
      <w:marTop w:val="0"/>
      <w:marBottom w:val="0"/>
      <w:divBdr>
        <w:top w:val="none" w:sz="0" w:space="0" w:color="auto"/>
        <w:left w:val="none" w:sz="0" w:space="0" w:color="auto"/>
        <w:bottom w:val="none" w:sz="0" w:space="0" w:color="auto"/>
        <w:right w:val="none" w:sz="0" w:space="0" w:color="auto"/>
      </w:divBdr>
    </w:div>
    <w:div w:id="1720127684">
      <w:bodyDiv w:val="1"/>
      <w:marLeft w:val="0"/>
      <w:marRight w:val="0"/>
      <w:marTop w:val="0"/>
      <w:marBottom w:val="0"/>
      <w:divBdr>
        <w:top w:val="none" w:sz="0" w:space="0" w:color="auto"/>
        <w:left w:val="none" w:sz="0" w:space="0" w:color="auto"/>
        <w:bottom w:val="none" w:sz="0" w:space="0" w:color="auto"/>
        <w:right w:val="none" w:sz="0" w:space="0" w:color="auto"/>
      </w:divBdr>
    </w:div>
    <w:div w:id="1720975604">
      <w:bodyDiv w:val="1"/>
      <w:marLeft w:val="0"/>
      <w:marRight w:val="0"/>
      <w:marTop w:val="0"/>
      <w:marBottom w:val="0"/>
      <w:divBdr>
        <w:top w:val="none" w:sz="0" w:space="0" w:color="auto"/>
        <w:left w:val="none" w:sz="0" w:space="0" w:color="auto"/>
        <w:bottom w:val="none" w:sz="0" w:space="0" w:color="auto"/>
        <w:right w:val="none" w:sz="0" w:space="0" w:color="auto"/>
      </w:divBdr>
    </w:div>
    <w:div w:id="1721637619">
      <w:bodyDiv w:val="1"/>
      <w:marLeft w:val="0"/>
      <w:marRight w:val="0"/>
      <w:marTop w:val="0"/>
      <w:marBottom w:val="0"/>
      <w:divBdr>
        <w:top w:val="none" w:sz="0" w:space="0" w:color="auto"/>
        <w:left w:val="none" w:sz="0" w:space="0" w:color="auto"/>
        <w:bottom w:val="none" w:sz="0" w:space="0" w:color="auto"/>
        <w:right w:val="none" w:sz="0" w:space="0" w:color="auto"/>
      </w:divBdr>
    </w:div>
    <w:div w:id="1726562688">
      <w:bodyDiv w:val="1"/>
      <w:marLeft w:val="0"/>
      <w:marRight w:val="0"/>
      <w:marTop w:val="0"/>
      <w:marBottom w:val="0"/>
      <w:divBdr>
        <w:top w:val="none" w:sz="0" w:space="0" w:color="auto"/>
        <w:left w:val="none" w:sz="0" w:space="0" w:color="auto"/>
        <w:bottom w:val="none" w:sz="0" w:space="0" w:color="auto"/>
        <w:right w:val="none" w:sz="0" w:space="0" w:color="auto"/>
      </w:divBdr>
    </w:div>
    <w:div w:id="1727100694">
      <w:bodyDiv w:val="1"/>
      <w:marLeft w:val="0"/>
      <w:marRight w:val="0"/>
      <w:marTop w:val="0"/>
      <w:marBottom w:val="0"/>
      <w:divBdr>
        <w:top w:val="none" w:sz="0" w:space="0" w:color="auto"/>
        <w:left w:val="none" w:sz="0" w:space="0" w:color="auto"/>
        <w:bottom w:val="none" w:sz="0" w:space="0" w:color="auto"/>
        <w:right w:val="none" w:sz="0" w:space="0" w:color="auto"/>
      </w:divBdr>
    </w:div>
    <w:div w:id="1728264111">
      <w:bodyDiv w:val="1"/>
      <w:marLeft w:val="0"/>
      <w:marRight w:val="0"/>
      <w:marTop w:val="0"/>
      <w:marBottom w:val="0"/>
      <w:divBdr>
        <w:top w:val="none" w:sz="0" w:space="0" w:color="auto"/>
        <w:left w:val="none" w:sz="0" w:space="0" w:color="auto"/>
        <w:bottom w:val="none" w:sz="0" w:space="0" w:color="auto"/>
        <w:right w:val="none" w:sz="0" w:space="0" w:color="auto"/>
      </w:divBdr>
    </w:div>
    <w:div w:id="1728412619">
      <w:bodyDiv w:val="1"/>
      <w:marLeft w:val="0"/>
      <w:marRight w:val="0"/>
      <w:marTop w:val="0"/>
      <w:marBottom w:val="0"/>
      <w:divBdr>
        <w:top w:val="none" w:sz="0" w:space="0" w:color="auto"/>
        <w:left w:val="none" w:sz="0" w:space="0" w:color="auto"/>
        <w:bottom w:val="none" w:sz="0" w:space="0" w:color="auto"/>
        <w:right w:val="none" w:sz="0" w:space="0" w:color="auto"/>
      </w:divBdr>
    </w:div>
    <w:div w:id="1732116811">
      <w:bodyDiv w:val="1"/>
      <w:marLeft w:val="0"/>
      <w:marRight w:val="0"/>
      <w:marTop w:val="0"/>
      <w:marBottom w:val="0"/>
      <w:divBdr>
        <w:top w:val="none" w:sz="0" w:space="0" w:color="auto"/>
        <w:left w:val="none" w:sz="0" w:space="0" w:color="auto"/>
        <w:bottom w:val="none" w:sz="0" w:space="0" w:color="auto"/>
        <w:right w:val="none" w:sz="0" w:space="0" w:color="auto"/>
      </w:divBdr>
    </w:div>
    <w:div w:id="1733309086">
      <w:bodyDiv w:val="1"/>
      <w:marLeft w:val="0"/>
      <w:marRight w:val="0"/>
      <w:marTop w:val="0"/>
      <w:marBottom w:val="0"/>
      <w:divBdr>
        <w:top w:val="none" w:sz="0" w:space="0" w:color="auto"/>
        <w:left w:val="none" w:sz="0" w:space="0" w:color="auto"/>
        <w:bottom w:val="none" w:sz="0" w:space="0" w:color="auto"/>
        <w:right w:val="none" w:sz="0" w:space="0" w:color="auto"/>
      </w:divBdr>
    </w:div>
    <w:div w:id="1733967400">
      <w:bodyDiv w:val="1"/>
      <w:marLeft w:val="0"/>
      <w:marRight w:val="0"/>
      <w:marTop w:val="0"/>
      <w:marBottom w:val="0"/>
      <w:divBdr>
        <w:top w:val="none" w:sz="0" w:space="0" w:color="auto"/>
        <w:left w:val="none" w:sz="0" w:space="0" w:color="auto"/>
        <w:bottom w:val="none" w:sz="0" w:space="0" w:color="auto"/>
        <w:right w:val="none" w:sz="0" w:space="0" w:color="auto"/>
      </w:divBdr>
    </w:div>
    <w:div w:id="1735010016">
      <w:bodyDiv w:val="1"/>
      <w:marLeft w:val="0"/>
      <w:marRight w:val="0"/>
      <w:marTop w:val="0"/>
      <w:marBottom w:val="0"/>
      <w:divBdr>
        <w:top w:val="none" w:sz="0" w:space="0" w:color="auto"/>
        <w:left w:val="none" w:sz="0" w:space="0" w:color="auto"/>
        <w:bottom w:val="none" w:sz="0" w:space="0" w:color="auto"/>
        <w:right w:val="none" w:sz="0" w:space="0" w:color="auto"/>
      </w:divBdr>
    </w:div>
    <w:div w:id="1735469176">
      <w:bodyDiv w:val="1"/>
      <w:marLeft w:val="0"/>
      <w:marRight w:val="0"/>
      <w:marTop w:val="0"/>
      <w:marBottom w:val="0"/>
      <w:divBdr>
        <w:top w:val="none" w:sz="0" w:space="0" w:color="auto"/>
        <w:left w:val="none" w:sz="0" w:space="0" w:color="auto"/>
        <w:bottom w:val="none" w:sz="0" w:space="0" w:color="auto"/>
        <w:right w:val="none" w:sz="0" w:space="0" w:color="auto"/>
      </w:divBdr>
    </w:div>
    <w:div w:id="1736008983">
      <w:bodyDiv w:val="1"/>
      <w:marLeft w:val="0"/>
      <w:marRight w:val="0"/>
      <w:marTop w:val="0"/>
      <w:marBottom w:val="0"/>
      <w:divBdr>
        <w:top w:val="none" w:sz="0" w:space="0" w:color="auto"/>
        <w:left w:val="none" w:sz="0" w:space="0" w:color="auto"/>
        <w:bottom w:val="none" w:sz="0" w:space="0" w:color="auto"/>
        <w:right w:val="none" w:sz="0" w:space="0" w:color="auto"/>
      </w:divBdr>
    </w:div>
    <w:div w:id="1736081271">
      <w:bodyDiv w:val="1"/>
      <w:marLeft w:val="0"/>
      <w:marRight w:val="0"/>
      <w:marTop w:val="0"/>
      <w:marBottom w:val="0"/>
      <w:divBdr>
        <w:top w:val="none" w:sz="0" w:space="0" w:color="auto"/>
        <w:left w:val="none" w:sz="0" w:space="0" w:color="auto"/>
        <w:bottom w:val="none" w:sz="0" w:space="0" w:color="auto"/>
        <w:right w:val="none" w:sz="0" w:space="0" w:color="auto"/>
      </w:divBdr>
    </w:div>
    <w:div w:id="1736390455">
      <w:bodyDiv w:val="1"/>
      <w:marLeft w:val="0"/>
      <w:marRight w:val="0"/>
      <w:marTop w:val="0"/>
      <w:marBottom w:val="0"/>
      <w:divBdr>
        <w:top w:val="none" w:sz="0" w:space="0" w:color="auto"/>
        <w:left w:val="none" w:sz="0" w:space="0" w:color="auto"/>
        <w:bottom w:val="none" w:sz="0" w:space="0" w:color="auto"/>
        <w:right w:val="none" w:sz="0" w:space="0" w:color="auto"/>
      </w:divBdr>
    </w:div>
    <w:div w:id="1740399591">
      <w:bodyDiv w:val="1"/>
      <w:marLeft w:val="0"/>
      <w:marRight w:val="0"/>
      <w:marTop w:val="0"/>
      <w:marBottom w:val="0"/>
      <w:divBdr>
        <w:top w:val="none" w:sz="0" w:space="0" w:color="auto"/>
        <w:left w:val="none" w:sz="0" w:space="0" w:color="auto"/>
        <w:bottom w:val="none" w:sz="0" w:space="0" w:color="auto"/>
        <w:right w:val="none" w:sz="0" w:space="0" w:color="auto"/>
      </w:divBdr>
    </w:div>
    <w:div w:id="1745562670">
      <w:bodyDiv w:val="1"/>
      <w:marLeft w:val="0"/>
      <w:marRight w:val="0"/>
      <w:marTop w:val="0"/>
      <w:marBottom w:val="0"/>
      <w:divBdr>
        <w:top w:val="none" w:sz="0" w:space="0" w:color="auto"/>
        <w:left w:val="none" w:sz="0" w:space="0" w:color="auto"/>
        <w:bottom w:val="none" w:sz="0" w:space="0" w:color="auto"/>
        <w:right w:val="none" w:sz="0" w:space="0" w:color="auto"/>
      </w:divBdr>
    </w:div>
    <w:div w:id="1747529472">
      <w:bodyDiv w:val="1"/>
      <w:marLeft w:val="0"/>
      <w:marRight w:val="0"/>
      <w:marTop w:val="0"/>
      <w:marBottom w:val="0"/>
      <w:divBdr>
        <w:top w:val="none" w:sz="0" w:space="0" w:color="auto"/>
        <w:left w:val="none" w:sz="0" w:space="0" w:color="auto"/>
        <w:bottom w:val="none" w:sz="0" w:space="0" w:color="auto"/>
        <w:right w:val="none" w:sz="0" w:space="0" w:color="auto"/>
      </w:divBdr>
    </w:div>
    <w:div w:id="1750301582">
      <w:bodyDiv w:val="1"/>
      <w:marLeft w:val="0"/>
      <w:marRight w:val="0"/>
      <w:marTop w:val="0"/>
      <w:marBottom w:val="0"/>
      <w:divBdr>
        <w:top w:val="none" w:sz="0" w:space="0" w:color="auto"/>
        <w:left w:val="none" w:sz="0" w:space="0" w:color="auto"/>
        <w:bottom w:val="none" w:sz="0" w:space="0" w:color="auto"/>
        <w:right w:val="none" w:sz="0" w:space="0" w:color="auto"/>
      </w:divBdr>
    </w:div>
    <w:div w:id="1751000606">
      <w:bodyDiv w:val="1"/>
      <w:marLeft w:val="0"/>
      <w:marRight w:val="0"/>
      <w:marTop w:val="0"/>
      <w:marBottom w:val="0"/>
      <w:divBdr>
        <w:top w:val="none" w:sz="0" w:space="0" w:color="auto"/>
        <w:left w:val="none" w:sz="0" w:space="0" w:color="auto"/>
        <w:bottom w:val="none" w:sz="0" w:space="0" w:color="auto"/>
        <w:right w:val="none" w:sz="0" w:space="0" w:color="auto"/>
      </w:divBdr>
    </w:div>
    <w:div w:id="1754234457">
      <w:bodyDiv w:val="1"/>
      <w:marLeft w:val="0"/>
      <w:marRight w:val="0"/>
      <w:marTop w:val="0"/>
      <w:marBottom w:val="0"/>
      <w:divBdr>
        <w:top w:val="none" w:sz="0" w:space="0" w:color="auto"/>
        <w:left w:val="none" w:sz="0" w:space="0" w:color="auto"/>
        <w:bottom w:val="none" w:sz="0" w:space="0" w:color="auto"/>
        <w:right w:val="none" w:sz="0" w:space="0" w:color="auto"/>
      </w:divBdr>
    </w:div>
    <w:div w:id="1759327725">
      <w:bodyDiv w:val="1"/>
      <w:marLeft w:val="0"/>
      <w:marRight w:val="0"/>
      <w:marTop w:val="0"/>
      <w:marBottom w:val="0"/>
      <w:divBdr>
        <w:top w:val="none" w:sz="0" w:space="0" w:color="auto"/>
        <w:left w:val="none" w:sz="0" w:space="0" w:color="auto"/>
        <w:bottom w:val="none" w:sz="0" w:space="0" w:color="auto"/>
        <w:right w:val="none" w:sz="0" w:space="0" w:color="auto"/>
      </w:divBdr>
    </w:div>
    <w:div w:id="1764450455">
      <w:bodyDiv w:val="1"/>
      <w:marLeft w:val="0"/>
      <w:marRight w:val="0"/>
      <w:marTop w:val="0"/>
      <w:marBottom w:val="0"/>
      <w:divBdr>
        <w:top w:val="none" w:sz="0" w:space="0" w:color="auto"/>
        <w:left w:val="none" w:sz="0" w:space="0" w:color="auto"/>
        <w:bottom w:val="none" w:sz="0" w:space="0" w:color="auto"/>
        <w:right w:val="none" w:sz="0" w:space="0" w:color="auto"/>
      </w:divBdr>
    </w:div>
    <w:div w:id="1767798520">
      <w:bodyDiv w:val="1"/>
      <w:marLeft w:val="0"/>
      <w:marRight w:val="0"/>
      <w:marTop w:val="0"/>
      <w:marBottom w:val="0"/>
      <w:divBdr>
        <w:top w:val="none" w:sz="0" w:space="0" w:color="auto"/>
        <w:left w:val="none" w:sz="0" w:space="0" w:color="auto"/>
        <w:bottom w:val="none" w:sz="0" w:space="0" w:color="auto"/>
        <w:right w:val="none" w:sz="0" w:space="0" w:color="auto"/>
      </w:divBdr>
    </w:div>
    <w:div w:id="1768110941">
      <w:bodyDiv w:val="1"/>
      <w:marLeft w:val="0"/>
      <w:marRight w:val="0"/>
      <w:marTop w:val="0"/>
      <w:marBottom w:val="0"/>
      <w:divBdr>
        <w:top w:val="none" w:sz="0" w:space="0" w:color="auto"/>
        <w:left w:val="none" w:sz="0" w:space="0" w:color="auto"/>
        <w:bottom w:val="none" w:sz="0" w:space="0" w:color="auto"/>
        <w:right w:val="none" w:sz="0" w:space="0" w:color="auto"/>
      </w:divBdr>
    </w:div>
    <w:div w:id="1768303388">
      <w:bodyDiv w:val="1"/>
      <w:marLeft w:val="0"/>
      <w:marRight w:val="0"/>
      <w:marTop w:val="0"/>
      <w:marBottom w:val="0"/>
      <w:divBdr>
        <w:top w:val="none" w:sz="0" w:space="0" w:color="auto"/>
        <w:left w:val="none" w:sz="0" w:space="0" w:color="auto"/>
        <w:bottom w:val="none" w:sz="0" w:space="0" w:color="auto"/>
        <w:right w:val="none" w:sz="0" w:space="0" w:color="auto"/>
      </w:divBdr>
    </w:div>
    <w:div w:id="1769347442">
      <w:bodyDiv w:val="1"/>
      <w:marLeft w:val="0"/>
      <w:marRight w:val="0"/>
      <w:marTop w:val="0"/>
      <w:marBottom w:val="0"/>
      <w:divBdr>
        <w:top w:val="none" w:sz="0" w:space="0" w:color="auto"/>
        <w:left w:val="none" w:sz="0" w:space="0" w:color="auto"/>
        <w:bottom w:val="none" w:sz="0" w:space="0" w:color="auto"/>
        <w:right w:val="none" w:sz="0" w:space="0" w:color="auto"/>
      </w:divBdr>
    </w:div>
    <w:div w:id="1770156114">
      <w:bodyDiv w:val="1"/>
      <w:marLeft w:val="0"/>
      <w:marRight w:val="0"/>
      <w:marTop w:val="0"/>
      <w:marBottom w:val="0"/>
      <w:divBdr>
        <w:top w:val="none" w:sz="0" w:space="0" w:color="auto"/>
        <w:left w:val="none" w:sz="0" w:space="0" w:color="auto"/>
        <w:bottom w:val="none" w:sz="0" w:space="0" w:color="auto"/>
        <w:right w:val="none" w:sz="0" w:space="0" w:color="auto"/>
      </w:divBdr>
    </w:div>
    <w:div w:id="1770588259">
      <w:bodyDiv w:val="1"/>
      <w:marLeft w:val="0"/>
      <w:marRight w:val="0"/>
      <w:marTop w:val="0"/>
      <w:marBottom w:val="0"/>
      <w:divBdr>
        <w:top w:val="none" w:sz="0" w:space="0" w:color="auto"/>
        <w:left w:val="none" w:sz="0" w:space="0" w:color="auto"/>
        <w:bottom w:val="none" w:sz="0" w:space="0" w:color="auto"/>
        <w:right w:val="none" w:sz="0" w:space="0" w:color="auto"/>
      </w:divBdr>
    </w:div>
    <w:div w:id="1771006455">
      <w:bodyDiv w:val="1"/>
      <w:marLeft w:val="0"/>
      <w:marRight w:val="0"/>
      <w:marTop w:val="0"/>
      <w:marBottom w:val="0"/>
      <w:divBdr>
        <w:top w:val="none" w:sz="0" w:space="0" w:color="auto"/>
        <w:left w:val="none" w:sz="0" w:space="0" w:color="auto"/>
        <w:bottom w:val="none" w:sz="0" w:space="0" w:color="auto"/>
        <w:right w:val="none" w:sz="0" w:space="0" w:color="auto"/>
      </w:divBdr>
    </w:div>
    <w:div w:id="1773434911">
      <w:bodyDiv w:val="1"/>
      <w:marLeft w:val="0"/>
      <w:marRight w:val="0"/>
      <w:marTop w:val="0"/>
      <w:marBottom w:val="0"/>
      <w:divBdr>
        <w:top w:val="none" w:sz="0" w:space="0" w:color="auto"/>
        <w:left w:val="none" w:sz="0" w:space="0" w:color="auto"/>
        <w:bottom w:val="none" w:sz="0" w:space="0" w:color="auto"/>
        <w:right w:val="none" w:sz="0" w:space="0" w:color="auto"/>
      </w:divBdr>
    </w:div>
    <w:div w:id="1775322817">
      <w:bodyDiv w:val="1"/>
      <w:marLeft w:val="0"/>
      <w:marRight w:val="0"/>
      <w:marTop w:val="0"/>
      <w:marBottom w:val="0"/>
      <w:divBdr>
        <w:top w:val="none" w:sz="0" w:space="0" w:color="auto"/>
        <w:left w:val="none" w:sz="0" w:space="0" w:color="auto"/>
        <w:bottom w:val="none" w:sz="0" w:space="0" w:color="auto"/>
        <w:right w:val="none" w:sz="0" w:space="0" w:color="auto"/>
      </w:divBdr>
    </w:div>
    <w:div w:id="1781606352">
      <w:bodyDiv w:val="1"/>
      <w:marLeft w:val="0"/>
      <w:marRight w:val="0"/>
      <w:marTop w:val="0"/>
      <w:marBottom w:val="0"/>
      <w:divBdr>
        <w:top w:val="none" w:sz="0" w:space="0" w:color="auto"/>
        <w:left w:val="none" w:sz="0" w:space="0" w:color="auto"/>
        <w:bottom w:val="none" w:sz="0" w:space="0" w:color="auto"/>
        <w:right w:val="none" w:sz="0" w:space="0" w:color="auto"/>
      </w:divBdr>
    </w:div>
    <w:div w:id="1782722608">
      <w:bodyDiv w:val="1"/>
      <w:marLeft w:val="0"/>
      <w:marRight w:val="0"/>
      <w:marTop w:val="0"/>
      <w:marBottom w:val="0"/>
      <w:divBdr>
        <w:top w:val="none" w:sz="0" w:space="0" w:color="auto"/>
        <w:left w:val="none" w:sz="0" w:space="0" w:color="auto"/>
        <w:bottom w:val="none" w:sz="0" w:space="0" w:color="auto"/>
        <w:right w:val="none" w:sz="0" w:space="0" w:color="auto"/>
      </w:divBdr>
    </w:div>
    <w:div w:id="1783185029">
      <w:bodyDiv w:val="1"/>
      <w:marLeft w:val="0"/>
      <w:marRight w:val="0"/>
      <w:marTop w:val="0"/>
      <w:marBottom w:val="0"/>
      <w:divBdr>
        <w:top w:val="none" w:sz="0" w:space="0" w:color="auto"/>
        <w:left w:val="none" w:sz="0" w:space="0" w:color="auto"/>
        <w:bottom w:val="none" w:sz="0" w:space="0" w:color="auto"/>
        <w:right w:val="none" w:sz="0" w:space="0" w:color="auto"/>
      </w:divBdr>
    </w:div>
    <w:div w:id="1783187176">
      <w:bodyDiv w:val="1"/>
      <w:marLeft w:val="0"/>
      <w:marRight w:val="0"/>
      <w:marTop w:val="0"/>
      <w:marBottom w:val="0"/>
      <w:divBdr>
        <w:top w:val="none" w:sz="0" w:space="0" w:color="auto"/>
        <w:left w:val="none" w:sz="0" w:space="0" w:color="auto"/>
        <w:bottom w:val="none" w:sz="0" w:space="0" w:color="auto"/>
        <w:right w:val="none" w:sz="0" w:space="0" w:color="auto"/>
      </w:divBdr>
    </w:div>
    <w:div w:id="1784836544">
      <w:bodyDiv w:val="1"/>
      <w:marLeft w:val="0"/>
      <w:marRight w:val="0"/>
      <w:marTop w:val="0"/>
      <w:marBottom w:val="0"/>
      <w:divBdr>
        <w:top w:val="none" w:sz="0" w:space="0" w:color="auto"/>
        <w:left w:val="none" w:sz="0" w:space="0" w:color="auto"/>
        <w:bottom w:val="none" w:sz="0" w:space="0" w:color="auto"/>
        <w:right w:val="none" w:sz="0" w:space="0" w:color="auto"/>
      </w:divBdr>
    </w:div>
    <w:div w:id="1786196833">
      <w:bodyDiv w:val="1"/>
      <w:marLeft w:val="0"/>
      <w:marRight w:val="0"/>
      <w:marTop w:val="0"/>
      <w:marBottom w:val="0"/>
      <w:divBdr>
        <w:top w:val="none" w:sz="0" w:space="0" w:color="auto"/>
        <w:left w:val="none" w:sz="0" w:space="0" w:color="auto"/>
        <w:bottom w:val="none" w:sz="0" w:space="0" w:color="auto"/>
        <w:right w:val="none" w:sz="0" w:space="0" w:color="auto"/>
      </w:divBdr>
    </w:div>
    <w:div w:id="1789932275">
      <w:bodyDiv w:val="1"/>
      <w:marLeft w:val="0"/>
      <w:marRight w:val="0"/>
      <w:marTop w:val="0"/>
      <w:marBottom w:val="0"/>
      <w:divBdr>
        <w:top w:val="none" w:sz="0" w:space="0" w:color="auto"/>
        <w:left w:val="none" w:sz="0" w:space="0" w:color="auto"/>
        <w:bottom w:val="none" w:sz="0" w:space="0" w:color="auto"/>
        <w:right w:val="none" w:sz="0" w:space="0" w:color="auto"/>
      </w:divBdr>
    </w:div>
    <w:div w:id="1792237080">
      <w:bodyDiv w:val="1"/>
      <w:marLeft w:val="0"/>
      <w:marRight w:val="0"/>
      <w:marTop w:val="0"/>
      <w:marBottom w:val="0"/>
      <w:divBdr>
        <w:top w:val="none" w:sz="0" w:space="0" w:color="auto"/>
        <w:left w:val="none" w:sz="0" w:space="0" w:color="auto"/>
        <w:bottom w:val="none" w:sz="0" w:space="0" w:color="auto"/>
        <w:right w:val="none" w:sz="0" w:space="0" w:color="auto"/>
      </w:divBdr>
    </w:div>
    <w:div w:id="1795442398">
      <w:bodyDiv w:val="1"/>
      <w:marLeft w:val="0"/>
      <w:marRight w:val="0"/>
      <w:marTop w:val="0"/>
      <w:marBottom w:val="0"/>
      <w:divBdr>
        <w:top w:val="none" w:sz="0" w:space="0" w:color="auto"/>
        <w:left w:val="none" w:sz="0" w:space="0" w:color="auto"/>
        <w:bottom w:val="none" w:sz="0" w:space="0" w:color="auto"/>
        <w:right w:val="none" w:sz="0" w:space="0" w:color="auto"/>
      </w:divBdr>
    </w:div>
    <w:div w:id="1796679637">
      <w:bodyDiv w:val="1"/>
      <w:marLeft w:val="0"/>
      <w:marRight w:val="0"/>
      <w:marTop w:val="0"/>
      <w:marBottom w:val="0"/>
      <w:divBdr>
        <w:top w:val="none" w:sz="0" w:space="0" w:color="auto"/>
        <w:left w:val="none" w:sz="0" w:space="0" w:color="auto"/>
        <w:bottom w:val="none" w:sz="0" w:space="0" w:color="auto"/>
        <w:right w:val="none" w:sz="0" w:space="0" w:color="auto"/>
      </w:divBdr>
    </w:div>
    <w:div w:id="1798404352">
      <w:bodyDiv w:val="1"/>
      <w:marLeft w:val="0"/>
      <w:marRight w:val="0"/>
      <w:marTop w:val="0"/>
      <w:marBottom w:val="0"/>
      <w:divBdr>
        <w:top w:val="none" w:sz="0" w:space="0" w:color="auto"/>
        <w:left w:val="none" w:sz="0" w:space="0" w:color="auto"/>
        <w:bottom w:val="none" w:sz="0" w:space="0" w:color="auto"/>
        <w:right w:val="none" w:sz="0" w:space="0" w:color="auto"/>
      </w:divBdr>
    </w:div>
    <w:div w:id="1798986642">
      <w:bodyDiv w:val="1"/>
      <w:marLeft w:val="0"/>
      <w:marRight w:val="0"/>
      <w:marTop w:val="0"/>
      <w:marBottom w:val="0"/>
      <w:divBdr>
        <w:top w:val="none" w:sz="0" w:space="0" w:color="auto"/>
        <w:left w:val="none" w:sz="0" w:space="0" w:color="auto"/>
        <w:bottom w:val="none" w:sz="0" w:space="0" w:color="auto"/>
        <w:right w:val="none" w:sz="0" w:space="0" w:color="auto"/>
      </w:divBdr>
    </w:div>
    <w:div w:id="1800757786">
      <w:bodyDiv w:val="1"/>
      <w:marLeft w:val="0"/>
      <w:marRight w:val="0"/>
      <w:marTop w:val="0"/>
      <w:marBottom w:val="0"/>
      <w:divBdr>
        <w:top w:val="none" w:sz="0" w:space="0" w:color="auto"/>
        <w:left w:val="none" w:sz="0" w:space="0" w:color="auto"/>
        <w:bottom w:val="none" w:sz="0" w:space="0" w:color="auto"/>
        <w:right w:val="none" w:sz="0" w:space="0" w:color="auto"/>
      </w:divBdr>
    </w:div>
    <w:div w:id="1805736027">
      <w:bodyDiv w:val="1"/>
      <w:marLeft w:val="0"/>
      <w:marRight w:val="0"/>
      <w:marTop w:val="0"/>
      <w:marBottom w:val="0"/>
      <w:divBdr>
        <w:top w:val="none" w:sz="0" w:space="0" w:color="auto"/>
        <w:left w:val="none" w:sz="0" w:space="0" w:color="auto"/>
        <w:bottom w:val="none" w:sz="0" w:space="0" w:color="auto"/>
        <w:right w:val="none" w:sz="0" w:space="0" w:color="auto"/>
      </w:divBdr>
    </w:div>
    <w:div w:id="1807622893">
      <w:bodyDiv w:val="1"/>
      <w:marLeft w:val="0"/>
      <w:marRight w:val="0"/>
      <w:marTop w:val="0"/>
      <w:marBottom w:val="0"/>
      <w:divBdr>
        <w:top w:val="none" w:sz="0" w:space="0" w:color="auto"/>
        <w:left w:val="none" w:sz="0" w:space="0" w:color="auto"/>
        <w:bottom w:val="none" w:sz="0" w:space="0" w:color="auto"/>
        <w:right w:val="none" w:sz="0" w:space="0" w:color="auto"/>
      </w:divBdr>
    </w:div>
    <w:div w:id="1808279386">
      <w:bodyDiv w:val="1"/>
      <w:marLeft w:val="0"/>
      <w:marRight w:val="0"/>
      <w:marTop w:val="0"/>
      <w:marBottom w:val="0"/>
      <w:divBdr>
        <w:top w:val="none" w:sz="0" w:space="0" w:color="auto"/>
        <w:left w:val="none" w:sz="0" w:space="0" w:color="auto"/>
        <w:bottom w:val="none" w:sz="0" w:space="0" w:color="auto"/>
        <w:right w:val="none" w:sz="0" w:space="0" w:color="auto"/>
      </w:divBdr>
    </w:div>
    <w:div w:id="1809397029">
      <w:bodyDiv w:val="1"/>
      <w:marLeft w:val="0"/>
      <w:marRight w:val="0"/>
      <w:marTop w:val="0"/>
      <w:marBottom w:val="0"/>
      <w:divBdr>
        <w:top w:val="none" w:sz="0" w:space="0" w:color="auto"/>
        <w:left w:val="none" w:sz="0" w:space="0" w:color="auto"/>
        <w:bottom w:val="none" w:sz="0" w:space="0" w:color="auto"/>
        <w:right w:val="none" w:sz="0" w:space="0" w:color="auto"/>
      </w:divBdr>
    </w:div>
    <w:div w:id="1809591016">
      <w:bodyDiv w:val="1"/>
      <w:marLeft w:val="0"/>
      <w:marRight w:val="0"/>
      <w:marTop w:val="0"/>
      <w:marBottom w:val="0"/>
      <w:divBdr>
        <w:top w:val="none" w:sz="0" w:space="0" w:color="auto"/>
        <w:left w:val="none" w:sz="0" w:space="0" w:color="auto"/>
        <w:bottom w:val="none" w:sz="0" w:space="0" w:color="auto"/>
        <w:right w:val="none" w:sz="0" w:space="0" w:color="auto"/>
      </w:divBdr>
    </w:div>
    <w:div w:id="1809860458">
      <w:bodyDiv w:val="1"/>
      <w:marLeft w:val="0"/>
      <w:marRight w:val="0"/>
      <w:marTop w:val="0"/>
      <w:marBottom w:val="0"/>
      <w:divBdr>
        <w:top w:val="none" w:sz="0" w:space="0" w:color="auto"/>
        <w:left w:val="none" w:sz="0" w:space="0" w:color="auto"/>
        <w:bottom w:val="none" w:sz="0" w:space="0" w:color="auto"/>
        <w:right w:val="none" w:sz="0" w:space="0" w:color="auto"/>
      </w:divBdr>
    </w:div>
    <w:div w:id="1811167648">
      <w:bodyDiv w:val="1"/>
      <w:marLeft w:val="0"/>
      <w:marRight w:val="0"/>
      <w:marTop w:val="0"/>
      <w:marBottom w:val="0"/>
      <w:divBdr>
        <w:top w:val="none" w:sz="0" w:space="0" w:color="auto"/>
        <w:left w:val="none" w:sz="0" w:space="0" w:color="auto"/>
        <w:bottom w:val="none" w:sz="0" w:space="0" w:color="auto"/>
        <w:right w:val="none" w:sz="0" w:space="0" w:color="auto"/>
      </w:divBdr>
    </w:div>
    <w:div w:id="1812289992">
      <w:bodyDiv w:val="1"/>
      <w:marLeft w:val="0"/>
      <w:marRight w:val="0"/>
      <w:marTop w:val="0"/>
      <w:marBottom w:val="0"/>
      <w:divBdr>
        <w:top w:val="none" w:sz="0" w:space="0" w:color="auto"/>
        <w:left w:val="none" w:sz="0" w:space="0" w:color="auto"/>
        <w:bottom w:val="none" w:sz="0" w:space="0" w:color="auto"/>
        <w:right w:val="none" w:sz="0" w:space="0" w:color="auto"/>
      </w:divBdr>
    </w:div>
    <w:div w:id="1813524243">
      <w:bodyDiv w:val="1"/>
      <w:marLeft w:val="0"/>
      <w:marRight w:val="0"/>
      <w:marTop w:val="0"/>
      <w:marBottom w:val="0"/>
      <w:divBdr>
        <w:top w:val="none" w:sz="0" w:space="0" w:color="auto"/>
        <w:left w:val="none" w:sz="0" w:space="0" w:color="auto"/>
        <w:bottom w:val="none" w:sz="0" w:space="0" w:color="auto"/>
        <w:right w:val="none" w:sz="0" w:space="0" w:color="auto"/>
      </w:divBdr>
    </w:div>
    <w:div w:id="1815248702">
      <w:bodyDiv w:val="1"/>
      <w:marLeft w:val="0"/>
      <w:marRight w:val="0"/>
      <w:marTop w:val="0"/>
      <w:marBottom w:val="0"/>
      <w:divBdr>
        <w:top w:val="none" w:sz="0" w:space="0" w:color="auto"/>
        <w:left w:val="none" w:sz="0" w:space="0" w:color="auto"/>
        <w:bottom w:val="none" w:sz="0" w:space="0" w:color="auto"/>
        <w:right w:val="none" w:sz="0" w:space="0" w:color="auto"/>
      </w:divBdr>
    </w:div>
    <w:div w:id="1817065411">
      <w:bodyDiv w:val="1"/>
      <w:marLeft w:val="0"/>
      <w:marRight w:val="0"/>
      <w:marTop w:val="0"/>
      <w:marBottom w:val="0"/>
      <w:divBdr>
        <w:top w:val="none" w:sz="0" w:space="0" w:color="auto"/>
        <w:left w:val="none" w:sz="0" w:space="0" w:color="auto"/>
        <w:bottom w:val="none" w:sz="0" w:space="0" w:color="auto"/>
        <w:right w:val="none" w:sz="0" w:space="0" w:color="auto"/>
      </w:divBdr>
    </w:div>
    <w:div w:id="1817334072">
      <w:bodyDiv w:val="1"/>
      <w:marLeft w:val="0"/>
      <w:marRight w:val="0"/>
      <w:marTop w:val="0"/>
      <w:marBottom w:val="0"/>
      <w:divBdr>
        <w:top w:val="none" w:sz="0" w:space="0" w:color="auto"/>
        <w:left w:val="none" w:sz="0" w:space="0" w:color="auto"/>
        <w:bottom w:val="none" w:sz="0" w:space="0" w:color="auto"/>
        <w:right w:val="none" w:sz="0" w:space="0" w:color="auto"/>
      </w:divBdr>
    </w:div>
    <w:div w:id="1818183854">
      <w:bodyDiv w:val="1"/>
      <w:marLeft w:val="0"/>
      <w:marRight w:val="0"/>
      <w:marTop w:val="0"/>
      <w:marBottom w:val="0"/>
      <w:divBdr>
        <w:top w:val="none" w:sz="0" w:space="0" w:color="auto"/>
        <w:left w:val="none" w:sz="0" w:space="0" w:color="auto"/>
        <w:bottom w:val="none" w:sz="0" w:space="0" w:color="auto"/>
        <w:right w:val="none" w:sz="0" w:space="0" w:color="auto"/>
      </w:divBdr>
    </w:div>
    <w:div w:id="1819759155">
      <w:bodyDiv w:val="1"/>
      <w:marLeft w:val="0"/>
      <w:marRight w:val="0"/>
      <w:marTop w:val="0"/>
      <w:marBottom w:val="0"/>
      <w:divBdr>
        <w:top w:val="none" w:sz="0" w:space="0" w:color="auto"/>
        <w:left w:val="none" w:sz="0" w:space="0" w:color="auto"/>
        <w:bottom w:val="none" w:sz="0" w:space="0" w:color="auto"/>
        <w:right w:val="none" w:sz="0" w:space="0" w:color="auto"/>
      </w:divBdr>
    </w:div>
    <w:div w:id="1825463284">
      <w:bodyDiv w:val="1"/>
      <w:marLeft w:val="0"/>
      <w:marRight w:val="0"/>
      <w:marTop w:val="0"/>
      <w:marBottom w:val="0"/>
      <w:divBdr>
        <w:top w:val="none" w:sz="0" w:space="0" w:color="auto"/>
        <w:left w:val="none" w:sz="0" w:space="0" w:color="auto"/>
        <w:bottom w:val="none" w:sz="0" w:space="0" w:color="auto"/>
        <w:right w:val="none" w:sz="0" w:space="0" w:color="auto"/>
      </w:divBdr>
    </w:div>
    <w:div w:id="1830169243">
      <w:bodyDiv w:val="1"/>
      <w:marLeft w:val="0"/>
      <w:marRight w:val="0"/>
      <w:marTop w:val="0"/>
      <w:marBottom w:val="0"/>
      <w:divBdr>
        <w:top w:val="none" w:sz="0" w:space="0" w:color="auto"/>
        <w:left w:val="none" w:sz="0" w:space="0" w:color="auto"/>
        <w:bottom w:val="none" w:sz="0" w:space="0" w:color="auto"/>
        <w:right w:val="none" w:sz="0" w:space="0" w:color="auto"/>
      </w:divBdr>
    </w:div>
    <w:div w:id="1830438886">
      <w:bodyDiv w:val="1"/>
      <w:marLeft w:val="0"/>
      <w:marRight w:val="0"/>
      <w:marTop w:val="0"/>
      <w:marBottom w:val="0"/>
      <w:divBdr>
        <w:top w:val="none" w:sz="0" w:space="0" w:color="auto"/>
        <w:left w:val="none" w:sz="0" w:space="0" w:color="auto"/>
        <w:bottom w:val="none" w:sz="0" w:space="0" w:color="auto"/>
        <w:right w:val="none" w:sz="0" w:space="0" w:color="auto"/>
      </w:divBdr>
    </w:div>
    <w:div w:id="1830515848">
      <w:bodyDiv w:val="1"/>
      <w:marLeft w:val="0"/>
      <w:marRight w:val="0"/>
      <w:marTop w:val="0"/>
      <w:marBottom w:val="0"/>
      <w:divBdr>
        <w:top w:val="none" w:sz="0" w:space="0" w:color="auto"/>
        <w:left w:val="none" w:sz="0" w:space="0" w:color="auto"/>
        <w:bottom w:val="none" w:sz="0" w:space="0" w:color="auto"/>
        <w:right w:val="none" w:sz="0" w:space="0" w:color="auto"/>
      </w:divBdr>
    </w:div>
    <w:div w:id="1832982635">
      <w:bodyDiv w:val="1"/>
      <w:marLeft w:val="0"/>
      <w:marRight w:val="0"/>
      <w:marTop w:val="0"/>
      <w:marBottom w:val="0"/>
      <w:divBdr>
        <w:top w:val="none" w:sz="0" w:space="0" w:color="auto"/>
        <w:left w:val="none" w:sz="0" w:space="0" w:color="auto"/>
        <w:bottom w:val="none" w:sz="0" w:space="0" w:color="auto"/>
        <w:right w:val="none" w:sz="0" w:space="0" w:color="auto"/>
      </w:divBdr>
    </w:div>
    <w:div w:id="1836917572">
      <w:bodyDiv w:val="1"/>
      <w:marLeft w:val="0"/>
      <w:marRight w:val="0"/>
      <w:marTop w:val="0"/>
      <w:marBottom w:val="0"/>
      <w:divBdr>
        <w:top w:val="none" w:sz="0" w:space="0" w:color="auto"/>
        <w:left w:val="none" w:sz="0" w:space="0" w:color="auto"/>
        <w:bottom w:val="none" w:sz="0" w:space="0" w:color="auto"/>
        <w:right w:val="none" w:sz="0" w:space="0" w:color="auto"/>
      </w:divBdr>
    </w:div>
    <w:div w:id="1839492379">
      <w:bodyDiv w:val="1"/>
      <w:marLeft w:val="0"/>
      <w:marRight w:val="0"/>
      <w:marTop w:val="0"/>
      <w:marBottom w:val="0"/>
      <w:divBdr>
        <w:top w:val="none" w:sz="0" w:space="0" w:color="auto"/>
        <w:left w:val="none" w:sz="0" w:space="0" w:color="auto"/>
        <w:bottom w:val="none" w:sz="0" w:space="0" w:color="auto"/>
        <w:right w:val="none" w:sz="0" w:space="0" w:color="auto"/>
      </w:divBdr>
    </w:div>
    <w:div w:id="1839926719">
      <w:bodyDiv w:val="1"/>
      <w:marLeft w:val="0"/>
      <w:marRight w:val="0"/>
      <w:marTop w:val="0"/>
      <w:marBottom w:val="0"/>
      <w:divBdr>
        <w:top w:val="none" w:sz="0" w:space="0" w:color="auto"/>
        <w:left w:val="none" w:sz="0" w:space="0" w:color="auto"/>
        <w:bottom w:val="none" w:sz="0" w:space="0" w:color="auto"/>
        <w:right w:val="none" w:sz="0" w:space="0" w:color="auto"/>
      </w:divBdr>
    </w:div>
    <w:div w:id="1843855462">
      <w:bodyDiv w:val="1"/>
      <w:marLeft w:val="0"/>
      <w:marRight w:val="0"/>
      <w:marTop w:val="0"/>
      <w:marBottom w:val="0"/>
      <w:divBdr>
        <w:top w:val="none" w:sz="0" w:space="0" w:color="auto"/>
        <w:left w:val="none" w:sz="0" w:space="0" w:color="auto"/>
        <w:bottom w:val="none" w:sz="0" w:space="0" w:color="auto"/>
        <w:right w:val="none" w:sz="0" w:space="0" w:color="auto"/>
      </w:divBdr>
    </w:div>
    <w:div w:id="1843859426">
      <w:bodyDiv w:val="1"/>
      <w:marLeft w:val="0"/>
      <w:marRight w:val="0"/>
      <w:marTop w:val="0"/>
      <w:marBottom w:val="0"/>
      <w:divBdr>
        <w:top w:val="none" w:sz="0" w:space="0" w:color="auto"/>
        <w:left w:val="none" w:sz="0" w:space="0" w:color="auto"/>
        <w:bottom w:val="none" w:sz="0" w:space="0" w:color="auto"/>
        <w:right w:val="none" w:sz="0" w:space="0" w:color="auto"/>
      </w:divBdr>
    </w:div>
    <w:div w:id="1844465742">
      <w:bodyDiv w:val="1"/>
      <w:marLeft w:val="0"/>
      <w:marRight w:val="0"/>
      <w:marTop w:val="0"/>
      <w:marBottom w:val="0"/>
      <w:divBdr>
        <w:top w:val="none" w:sz="0" w:space="0" w:color="auto"/>
        <w:left w:val="none" w:sz="0" w:space="0" w:color="auto"/>
        <w:bottom w:val="none" w:sz="0" w:space="0" w:color="auto"/>
        <w:right w:val="none" w:sz="0" w:space="0" w:color="auto"/>
      </w:divBdr>
    </w:div>
    <w:div w:id="1848448214">
      <w:bodyDiv w:val="1"/>
      <w:marLeft w:val="0"/>
      <w:marRight w:val="0"/>
      <w:marTop w:val="0"/>
      <w:marBottom w:val="0"/>
      <w:divBdr>
        <w:top w:val="none" w:sz="0" w:space="0" w:color="auto"/>
        <w:left w:val="none" w:sz="0" w:space="0" w:color="auto"/>
        <w:bottom w:val="none" w:sz="0" w:space="0" w:color="auto"/>
        <w:right w:val="none" w:sz="0" w:space="0" w:color="auto"/>
      </w:divBdr>
    </w:div>
    <w:div w:id="1855265273">
      <w:bodyDiv w:val="1"/>
      <w:marLeft w:val="0"/>
      <w:marRight w:val="0"/>
      <w:marTop w:val="0"/>
      <w:marBottom w:val="0"/>
      <w:divBdr>
        <w:top w:val="none" w:sz="0" w:space="0" w:color="auto"/>
        <w:left w:val="none" w:sz="0" w:space="0" w:color="auto"/>
        <w:bottom w:val="none" w:sz="0" w:space="0" w:color="auto"/>
        <w:right w:val="none" w:sz="0" w:space="0" w:color="auto"/>
      </w:divBdr>
    </w:div>
    <w:div w:id="1856572026">
      <w:bodyDiv w:val="1"/>
      <w:marLeft w:val="0"/>
      <w:marRight w:val="0"/>
      <w:marTop w:val="0"/>
      <w:marBottom w:val="0"/>
      <w:divBdr>
        <w:top w:val="none" w:sz="0" w:space="0" w:color="auto"/>
        <w:left w:val="none" w:sz="0" w:space="0" w:color="auto"/>
        <w:bottom w:val="none" w:sz="0" w:space="0" w:color="auto"/>
        <w:right w:val="none" w:sz="0" w:space="0" w:color="auto"/>
      </w:divBdr>
    </w:div>
    <w:div w:id="1858156817">
      <w:bodyDiv w:val="1"/>
      <w:marLeft w:val="0"/>
      <w:marRight w:val="0"/>
      <w:marTop w:val="0"/>
      <w:marBottom w:val="0"/>
      <w:divBdr>
        <w:top w:val="none" w:sz="0" w:space="0" w:color="auto"/>
        <w:left w:val="none" w:sz="0" w:space="0" w:color="auto"/>
        <w:bottom w:val="none" w:sz="0" w:space="0" w:color="auto"/>
        <w:right w:val="none" w:sz="0" w:space="0" w:color="auto"/>
      </w:divBdr>
    </w:div>
    <w:div w:id="1860459895">
      <w:bodyDiv w:val="1"/>
      <w:marLeft w:val="0"/>
      <w:marRight w:val="0"/>
      <w:marTop w:val="0"/>
      <w:marBottom w:val="0"/>
      <w:divBdr>
        <w:top w:val="none" w:sz="0" w:space="0" w:color="auto"/>
        <w:left w:val="none" w:sz="0" w:space="0" w:color="auto"/>
        <w:bottom w:val="none" w:sz="0" w:space="0" w:color="auto"/>
        <w:right w:val="none" w:sz="0" w:space="0" w:color="auto"/>
      </w:divBdr>
    </w:div>
    <w:div w:id="1862433074">
      <w:bodyDiv w:val="1"/>
      <w:marLeft w:val="0"/>
      <w:marRight w:val="0"/>
      <w:marTop w:val="0"/>
      <w:marBottom w:val="0"/>
      <w:divBdr>
        <w:top w:val="none" w:sz="0" w:space="0" w:color="auto"/>
        <w:left w:val="none" w:sz="0" w:space="0" w:color="auto"/>
        <w:bottom w:val="none" w:sz="0" w:space="0" w:color="auto"/>
        <w:right w:val="none" w:sz="0" w:space="0" w:color="auto"/>
      </w:divBdr>
    </w:div>
    <w:div w:id="1863587637">
      <w:bodyDiv w:val="1"/>
      <w:marLeft w:val="0"/>
      <w:marRight w:val="0"/>
      <w:marTop w:val="0"/>
      <w:marBottom w:val="0"/>
      <w:divBdr>
        <w:top w:val="none" w:sz="0" w:space="0" w:color="auto"/>
        <w:left w:val="none" w:sz="0" w:space="0" w:color="auto"/>
        <w:bottom w:val="none" w:sz="0" w:space="0" w:color="auto"/>
        <w:right w:val="none" w:sz="0" w:space="0" w:color="auto"/>
      </w:divBdr>
    </w:div>
    <w:div w:id="1863782430">
      <w:bodyDiv w:val="1"/>
      <w:marLeft w:val="0"/>
      <w:marRight w:val="0"/>
      <w:marTop w:val="0"/>
      <w:marBottom w:val="0"/>
      <w:divBdr>
        <w:top w:val="none" w:sz="0" w:space="0" w:color="auto"/>
        <w:left w:val="none" w:sz="0" w:space="0" w:color="auto"/>
        <w:bottom w:val="none" w:sz="0" w:space="0" w:color="auto"/>
        <w:right w:val="none" w:sz="0" w:space="0" w:color="auto"/>
      </w:divBdr>
    </w:div>
    <w:div w:id="1866097923">
      <w:bodyDiv w:val="1"/>
      <w:marLeft w:val="0"/>
      <w:marRight w:val="0"/>
      <w:marTop w:val="0"/>
      <w:marBottom w:val="0"/>
      <w:divBdr>
        <w:top w:val="none" w:sz="0" w:space="0" w:color="auto"/>
        <w:left w:val="none" w:sz="0" w:space="0" w:color="auto"/>
        <w:bottom w:val="none" w:sz="0" w:space="0" w:color="auto"/>
        <w:right w:val="none" w:sz="0" w:space="0" w:color="auto"/>
      </w:divBdr>
    </w:div>
    <w:div w:id="1868370295">
      <w:bodyDiv w:val="1"/>
      <w:marLeft w:val="0"/>
      <w:marRight w:val="0"/>
      <w:marTop w:val="0"/>
      <w:marBottom w:val="0"/>
      <w:divBdr>
        <w:top w:val="none" w:sz="0" w:space="0" w:color="auto"/>
        <w:left w:val="none" w:sz="0" w:space="0" w:color="auto"/>
        <w:bottom w:val="none" w:sz="0" w:space="0" w:color="auto"/>
        <w:right w:val="none" w:sz="0" w:space="0" w:color="auto"/>
      </w:divBdr>
      <w:divsChild>
        <w:div w:id="1308627705">
          <w:marLeft w:val="0"/>
          <w:marRight w:val="0"/>
          <w:marTop w:val="0"/>
          <w:marBottom w:val="0"/>
          <w:divBdr>
            <w:top w:val="none" w:sz="0" w:space="0" w:color="auto"/>
            <w:left w:val="none" w:sz="0" w:space="0" w:color="auto"/>
            <w:bottom w:val="none" w:sz="0" w:space="0" w:color="auto"/>
            <w:right w:val="none" w:sz="0" w:space="0" w:color="auto"/>
          </w:divBdr>
          <w:divsChild>
            <w:div w:id="4883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31781">
      <w:bodyDiv w:val="1"/>
      <w:marLeft w:val="0"/>
      <w:marRight w:val="0"/>
      <w:marTop w:val="0"/>
      <w:marBottom w:val="0"/>
      <w:divBdr>
        <w:top w:val="none" w:sz="0" w:space="0" w:color="auto"/>
        <w:left w:val="none" w:sz="0" w:space="0" w:color="auto"/>
        <w:bottom w:val="none" w:sz="0" w:space="0" w:color="auto"/>
        <w:right w:val="none" w:sz="0" w:space="0" w:color="auto"/>
      </w:divBdr>
    </w:div>
    <w:div w:id="1868836297">
      <w:bodyDiv w:val="1"/>
      <w:marLeft w:val="0"/>
      <w:marRight w:val="0"/>
      <w:marTop w:val="0"/>
      <w:marBottom w:val="0"/>
      <w:divBdr>
        <w:top w:val="none" w:sz="0" w:space="0" w:color="auto"/>
        <w:left w:val="none" w:sz="0" w:space="0" w:color="auto"/>
        <w:bottom w:val="none" w:sz="0" w:space="0" w:color="auto"/>
        <w:right w:val="none" w:sz="0" w:space="0" w:color="auto"/>
      </w:divBdr>
    </w:div>
    <w:div w:id="1869491984">
      <w:bodyDiv w:val="1"/>
      <w:marLeft w:val="0"/>
      <w:marRight w:val="0"/>
      <w:marTop w:val="0"/>
      <w:marBottom w:val="0"/>
      <w:divBdr>
        <w:top w:val="none" w:sz="0" w:space="0" w:color="auto"/>
        <w:left w:val="none" w:sz="0" w:space="0" w:color="auto"/>
        <w:bottom w:val="none" w:sz="0" w:space="0" w:color="auto"/>
        <w:right w:val="none" w:sz="0" w:space="0" w:color="auto"/>
      </w:divBdr>
    </w:div>
    <w:div w:id="1872108871">
      <w:bodyDiv w:val="1"/>
      <w:marLeft w:val="0"/>
      <w:marRight w:val="0"/>
      <w:marTop w:val="0"/>
      <w:marBottom w:val="0"/>
      <w:divBdr>
        <w:top w:val="none" w:sz="0" w:space="0" w:color="auto"/>
        <w:left w:val="none" w:sz="0" w:space="0" w:color="auto"/>
        <w:bottom w:val="none" w:sz="0" w:space="0" w:color="auto"/>
        <w:right w:val="none" w:sz="0" w:space="0" w:color="auto"/>
      </w:divBdr>
    </w:div>
    <w:div w:id="1877037710">
      <w:bodyDiv w:val="1"/>
      <w:marLeft w:val="0"/>
      <w:marRight w:val="0"/>
      <w:marTop w:val="0"/>
      <w:marBottom w:val="0"/>
      <w:divBdr>
        <w:top w:val="none" w:sz="0" w:space="0" w:color="auto"/>
        <w:left w:val="none" w:sz="0" w:space="0" w:color="auto"/>
        <w:bottom w:val="none" w:sz="0" w:space="0" w:color="auto"/>
        <w:right w:val="none" w:sz="0" w:space="0" w:color="auto"/>
      </w:divBdr>
    </w:div>
    <w:div w:id="1877237621">
      <w:bodyDiv w:val="1"/>
      <w:marLeft w:val="0"/>
      <w:marRight w:val="0"/>
      <w:marTop w:val="0"/>
      <w:marBottom w:val="0"/>
      <w:divBdr>
        <w:top w:val="none" w:sz="0" w:space="0" w:color="auto"/>
        <w:left w:val="none" w:sz="0" w:space="0" w:color="auto"/>
        <w:bottom w:val="none" w:sz="0" w:space="0" w:color="auto"/>
        <w:right w:val="none" w:sz="0" w:space="0" w:color="auto"/>
      </w:divBdr>
    </w:div>
    <w:div w:id="1877429435">
      <w:bodyDiv w:val="1"/>
      <w:marLeft w:val="0"/>
      <w:marRight w:val="0"/>
      <w:marTop w:val="0"/>
      <w:marBottom w:val="0"/>
      <w:divBdr>
        <w:top w:val="none" w:sz="0" w:space="0" w:color="auto"/>
        <w:left w:val="none" w:sz="0" w:space="0" w:color="auto"/>
        <w:bottom w:val="none" w:sz="0" w:space="0" w:color="auto"/>
        <w:right w:val="none" w:sz="0" w:space="0" w:color="auto"/>
      </w:divBdr>
    </w:div>
    <w:div w:id="1877889400">
      <w:bodyDiv w:val="1"/>
      <w:marLeft w:val="0"/>
      <w:marRight w:val="0"/>
      <w:marTop w:val="0"/>
      <w:marBottom w:val="0"/>
      <w:divBdr>
        <w:top w:val="none" w:sz="0" w:space="0" w:color="auto"/>
        <w:left w:val="none" w:sz="0" w:space="0" w:color="auto"/>
        <w:bottom w:val="none" w:sz="0" w:space="0" w:color="auto"/>
        <w:right w:val="none" w:sz="0" w:space="0" w:color="auto"/>
      </w:divBdr>
    </w:div>
    <w:div w:id="1879583435">
      <w:bodyDiv w:val="1"/>
      <w:marLeft w:val="0"/>
      <w:marRight w:val="0"/>
      <w:marTop w:val="0"/>
      <w:marBottom w:val="0"/>
      <w:divBdr>
        <w:top w:val="none" w:sz="0" w:space="0" w:color="auto"/>
        <w:left w:val="none" w:sz="0" w:space="0" w:color="auto"/>
        <w:bottom w:val="none" w:sz="0" w:space="0" w:color="auto"/>
        <w:right w:val="none" w:sz="0" w:space="0" w:color="auto"/>
      </w:divBdr>
    </w:div>
    <w:div w:id="1880511934">
      <w:bodyDiv w:val="1"/>
      <w:marLeft w:val="0"/>
      <w:marRight w:val="0"/>
      <w:marTop w:val="0"/>
      <w:marBottom w:val="0"/>
      <w:divBdr>
        <w:top w:val="none" w:sz="0" w:space="0" w:color="auto"/>
        <w:left w:val="none" w:sz="0" w:space="0" w:color="auto"/>
        <w:bottom w:val="none" w:sz="0" w:space="0" w:color="auto"/>
        <w:right w:val="none" w:sz="0" w:space="0" w:color="auto"/>
      </w:divBdr>
    </w:div>
    <w:div w:id="1881740036">
      <w:bodyDiv w:val="1"/>
      <w:marLeft w:val="0"/>
      <w:marRight w:val="0"/>
      <w:marTop w:val="0"/>
      <w:marBottom w:val="0"/>
      <w:divBdr>
        <w:top w:val="none" w:sz="0" w:space="0" w:color="auto"/>
        <w:left w:val="none" w:sz="0" w:space="0" w:color="auto"/>
        <w:bottom w:val="none" w:sz="0" w:space="0" w:color="auto"/>
        <w:right w:val="none" w:sz="0" w:space="0" w:color="auto"/>
      </w:divBdr>
    </w:div>
    <w:div w:id="1882983034">
      <w:bodyDiv w:val="1"/>
      <w:marLeft w:val="0"/>
      <w:marRight w:val="0"/>
      <w:marTop w:val="0"/>
      <w:marBottom w:val="0"/>
      <w:divBdr>
        <w:top w:val="none" w:sz="0" w:space="0" w:color="auto"/>
        <w:left w:val="none" w:sz="0" w:space="0" w:color="auto"/>
        <w:bottom w:val="none" w:sz="0" w:space="0" w:color="auto"/>
        <w:right w:val="none" w:sz="0" w:space="0" w:color="auto"/>
      </w:divBdr>
    </w:div>
    <w:div w:id="1883514156">
      <w:bodyDiv w:val="1"/>
      <w:marLeft w:val="0"/>
      <w:marRight w:val="0"/>
      <w:marTop w:val="0"/>
      <w:marBottom w:val="0"/>
      <w:divBdr>
        <w:top w:val="none" w:sz="0" w:space="0" w:color="auto"/>
        <w:left w:val="none" w:sz="0" w:space="0" w:color="auto"/>
        <w:bottom w:val="none" w:sz="0" w:space="0" w:color="auto"/>
        <w:right w:val="none" w:sz="0" w:space="0" w:color="auto"/>
      </w:divBdr>
    </w:div>
    <w:div w:id="1884754175">
      <w:bodyDiv w:val="1"/>
      <w:marLeft w:val="0"/>
      <w:marRight w:val="0"/>
      <w:marTop w:val="0"/>
      <w:marBottom w:val="0"/>
      <w:divBdr>
        <w:top w:val="none" w:sz="0" w:space="0" w:color="auto"/>
        <w:left w:val="none" w:sz="0" w:space="0" w:color="auto"/>
        <w:bottom w:val="none" w:sz="0" w:space="0" w:color="auto"/>
        <w:right w:val="none" w:sz="0" w:space="0" w:color="auto"/>
      </w:divBdr>
    </w:div>
    <w:div w:id="1885020965">
      <w:bodyDiv w:val="1"/>
      <w:marLeft w:val="0"/>
      <w:marRight w:val="0"/>
      <w:marTop w:val="0"/>
      <w:marBottom w:val="0"/>
      <w:divBdr>
        <w:top w:val="none" w:sz="0" w:space="0" w:color="auto"/>
        <w:left w:val="none" w:sz="0" w:space="0" w:color="auto"/>
        <w:bottom w:val="none" w:sz="0" w:space="0" w:color="auto"/>
        <w:right w:val="none" w:sz="0" w:space="0" w:color="auto"/>
      </w:divBdr>
    </w:div>
    <w:div w:id="1887062526">
      <w:bodyDiv w:val="1"/>
      <w:marLeft w:val="0"/>
      <w:marRight w:val="0"/>
      <w:marTop w:val="0"/>
      <w:marBottom w:val="0"/>
      <w:divBdr>
        <w:top w:val="none" w:sz="0" w:space="0" w:color="auto"/>
        <w:left w:val="none" w:sz="0" w:space="0" w:color="auto"/>
        <w:bottom w:val="none" w:sz="0" w:space="0" w:color="auto"/>
        <w:right w:val="none" w:sz="0" w:space="0" w:color="auto"/>
      </w:divBdr>
    </w:div>
    <w:div w:id="1888491642">
      <w:bodyDiv w:val="1"/>
      <w:marLeft w:val="0"/>
      <w:marRight w:val="0"/>
      <w:marTop w:val="0"/>
      <w:marBottom w:val="0"/>
      <w:divBdr>
        <w:top w:val="none" w:sz="0" w:space="0" w:color="auto"/>
        <w:left w:val="none" w:sz="0" w:space="0" w:color="auto"/>
        <w:bottom w:val="none" w:sz="0" w:space="0" w:color="auto"/>
        <w:right w:val="none" w:sz="0" w:space="0" w:color="auto"/>
      </w:divBdr>
    </w:div>
    <w:div w:id="1888830667">
      <w:bodyDiv w:val="1"/>
      <w:marLeft w:val="0"/>
      <w:marRight w:val="0"/>
      <w:marTop w:val="0"/>
      <w:marBottom w:val="0"/>
      <w:divBdr>
        <w:top w:val="none" w:sz="0" w:space="0" w:color="auto"/>
        <w:left w:val="none" w:sz="0" w:space="0" w:color="auto"/>
        <w:bottom w:val="none" w:sz="0" w:space="0" w:color="auto"/>
        <w:right w:val="none" w:sz="0" w:space="0" w:color="auto"/>
      </w:divBdr>
    </w:div>
    <w:div w:id="1889805669">
      <w:bodyDiv w:val="1"/>
      <w:marLeft w:val="0"/>
      <w:marRight w:val="0"/>
      <w:marTop w:val="0"/>
      <w:marBottom w:val="0"/>
      <w:divBdr>
        <w:top w:val="none" w:sz="0" w:space="0" w:color="auto"/>
        <w:left w:val="none" w:sz="0" w:space="0" w:color="auto"/>
        <w:bottom w:val="none" w:sz="0" w:space="0" w:color="auto"/>
        <w:right w:val="none" w:sz="0" w:space="0" w:color="auto"/>
      </w:divBdr>
    </w:div>
    <w:div w:id="1890679035">
      <w:bodyDiv w:val="1"/>
      <w:marLeft w:val="0"/>
      <w:marRight w:val="0"/>
      <w:marTop w:val="0"/>
      <w:marBottom w:val="0"/>
      <w:divBdr>
        <w:top w:val="none" w:sz="0" w:space="0" w:color="auto"/>
        <w:left w:val="none" w:sz="0" w:space="0" w:color="auto"/>
        <w:bottom w:val="none" w:sz="0" w:space="0" w:color="auto"/>
        <w:right w:val="none" w:sz="0" w:space="0" w:color="auto"/>
      </w:divBdr>
    </w:div>
    <w:div w:id="1891108844">
      <w:bodyDiv w:val="1"/>
      <w:marLeft w:val="0"/>
      <w:marRight w:val="0"/>
      <w:marTop w:val="0"/>
      <w:marBottom w:val="0"/>
      <w:divBdr>
        <w:top w:val="none" w:sz="0" w:space="0" w:color="auto"/>
        <w:left w:val="none" w:sz="0" w:space="0" w:color="auto"/>
        <w:bottom w:val="none" w:sz="0" w:space="0" w:color="auto"/>
        <w:right w:val="none" w:sz="0" w:space="0" w:color="auto"/>
      </w:divBdr>
    </w:div>
    <w:div w:id="1893274128">
      <w:bodyDiv w:val="1"/>
      <w:marLeft w:val="0"/>
      <w:marRight w:val="0"/>
      <w:marTop w:val="0"/>
      <w:marBottom w:val="0"/>
      <w:divBdr>
        <w:top w:val="none" w:sz="0" w:space="0" w:color="auto"/>
        <w:left w:val="none" w:sz="0" w:space="0" w:color="auto"/>
        <w:bottom w:val="none" w:sz="0" w:space="0" w:color="auto"/>
        <w:right w:val="none" w:sz="0" w:space="0" w:color="auto"/>
      </w:divBdr>
    </w:div>
    <w:div w:id="1895307459">
      <w:bodyDiv w:val="1"/>
      <w:marLeft w:val="0"/>
      <w:marRight w:val="0"/>
      <w:marTop w:val="0"/>
      <w:marBottom w:val="0"/>
      <w:divBdr>
        <w:top w:val="none" w:sz="0" w:space="0" w:color="auto"/>
        <w:left w:val="none" w:sz="0" w:space="0" w:color="auto"/>
        <w:bottom w:val="none" w:sz="0" w:space="0" w:color="auto"/>
        <w:right w:val="none" w:sz="0" w:space="0" w:color="auto"/>
      </w:divBdr>
    </w:div>
    <w:div w:id="1899170795">
      <w:bodyDiv w:val="1"/>
      <w:marLeft w:val="0"/>
      <w:marRight w:val="0"/>
      <w:marTop w:val="0"/>
      <w:marBottom w:val="0"/>
      <w:divBdr>
        <w:top w:val="none" w:sz="0" w:space="0" w:color="auto"/>
        <w:left w:val="none" w:sz="0" w:space="0" w:color="auto"/>
        <w:bottom w:val="none" w:sz="0" w:space="0" w:color="auto"/>
        <w:right w:val="none" w:sz="0" w:space="0" w:color="auto"/>
      </w:divBdr>
    </w:div>
    <w:div w:id="1899976707">
      <w:bodyDiv w:val="1"/>
      <w:marLeft w:val="0"/>
      <w:marRight w:val="0"/>
      <w:marTop w:val="0"/>
      <w:marBottom w:val="0"/>
      <w:divBdr>
        <w:top w:val="none" w:sz="0" w:space="0" w:color="auto"/>
        <w:left w:val="none" w:sz="0" w:space="0" w:color="auto"/>
        <w:bottom w:val="none" w:sz="0" w:space="0" w:color="auto"/>
        <w:right w:val="none" w:sz="0" w:space="0" w:color="auto"/>
      </w:divBdr>
    </w:div>
    <w:div w:id="1902790804">
      <w:bodyDiv w:val="1"/>
      <w:marLeft w:val="0"/>
      <w:marRight w:val="0"/>
      <w:marTop w:val="0"/>
      <w:marBottom w:val="0"/>
      <w:divBdr>
        <w:top w:val="none" w:sz="0" w:space="0" w:color="auto"/>
        <w:left w:val="none" w:sz="0" w:space="0" w:color="auto"/>
        <w:bottom w:val="none" w:sz="0" w:space="0" w:color="auto"/>
        <w:right w:val="none" w:sz="0" w:space="0" w:color="auto"/>
      </w:divBdr>
    </w:div>
    <w:div w:id="1902906152">
      <w:bodyDiv w:val="1"/>
      <w:marLeft w:val="0"/>
      <w:marRight w:val="0"/>
      <w:marTop w:val="0"/>
      <w:marBottom w:val="0"/>
      <w:divBdr>
        <w:top w:val="none" w:sz="0" w:space="0" w:color="auto"/>
        <w:left w:val="none" w:sz="0" w:space="0" w:color="auto"/>
        <w:bottom w:val="none" w:sz="0" w:space="0" w:color="auto"/>
        <w:right w:val="none" w:sz="0" w:space="0" w:color="auto"/>
      </w:divBdr>
    </w:div>
    <w:div w:id="1905141222">
      <w:bodyDiv w:val="1"/>
      <w:marLeft w:val="0"/>
      <w:marRight w:val="0"/>
      <w:marTop w:val="0"/>
      <w:marBottom w:val="0"/>
      <w:divBdr>
        <w:top w:val="none" w:sz="0" w:space="0" w:color="auto"/>
        <w:left w:val="none" w:sz="0" w:space="0" w:color="auto"/>
        <w:bottom w:val="none" w:sz="0" w:space="0" w:color="auto"/>
        <w:right w:val="none" w:sz="0" w:space="0" w:color="auto"/>
      </w:divBdr>
    </w:div>
    <w:div w:id="1905796686">
      <w:bodyDiv w:val="1"/>
      <w:marLeft w:val="0"/>
      <w:marRight w:val="0"/>
      <w:marTop w:val="0"/>
      <w:marBottom w:val="0"/>
      <w:divBdr>
        <w:top w:val="none" w:sz="0" w:space="0" w:color="auto"/>
        <w:left w:val="none" w:sz="0" w:space="0" w:color="auto"/>
        <w:bottom w:val="none" w:sz="0" w:space="0" w:color="auto"/>
        <w:right w:val="none" w:sz="0" w:space="0" w:color="auto"/>
      </w:divBdr>
    </w:div>
    <w:div w:id="1907760497">
      <w:bodyDiv w:val="1"/>
      <w:marLeft w:val="0"/>
      <w:marRight w:val="0"/>
      <w:marTop w:val="0"/>
      <w:marBottom w:val="0"/>
      <w:divBdr>
        <w:top w:val="none" w:sz="0" w:space="0" w:color="auto"/>
        <w:left w:val="none" w:sz="0" w:space="0" w:color="auto"/>
        <w:bottom w:val="none" w:sz="0" w:space="0" w:color="auto"/>
        <w:right w:val="none" w:sz="0" w:space="0" w:color="auto"/>
      </w:divBdr>
    </w:div>
    <w:div w:id="1908344822">
      <w:bodyDiv w:val="1"/>
      <w:marLeft w:val="0"/>
      <w:marRight w:val="0"/>
      <w:marTop w:val="0"/>
      <w:marBottom w:val="0"/>
      <w:divBdr>
        <w:top w:val="none" w:sz="0" w:space="0" w:color="auto"/>
        <w:left w:val="none" w:sz="0" w:space="0" w:color="auto"/>
        <w:bottom w:val="none" w:sz="0" w:space="0" w:color="auto"/>
        <w:right w:val="none" w:sz="0" w:space="0" w:color="auto"/>
      </w:divBdr>
    </w:div>
    <w:div w:id="1909342644">
      <w:bodyDiv w:val="1"/>
      <w:marLeft w:val="0"/>
      <w:marRight w:val="0"/>
      <w:marTop w:val="0"/>
      <w:marBottom w:val="0"/>
      <w:divBdr>
        <w:top w:val="none" w:sz="0" w:space="0" w:color="auto"/>
        <w:left w:val="none" w:sz="0" w:space="0" w:color="auto"/>
        <w:bottom w:val="none" w:sz="0" w:space="0" w:color="auto"/>
        <w:right w:val="none" w:sz="0" w:space="0" w:color="auto"/>
      </w:divBdr>
    </w:div>
    <w:div w:id="1910193723">
      <w:bodyDiv w:val="1"/>
      <w:marLeft w:val="0"/>
      <w:marRight w:val="0"/>
      <w:marTop w:val="0"/>
      <w:marBottom w:val="0"/>
      <w:divBdr>
        <w:top w:val="none" w:sz="0" w:space="0" w:color="auto"/>
        <w:left w:val="none" w:sz="0" w:space="0" w:color="auto"/>
        <w:bottom w:val="none" w:sz="0" w:space="0" w:color="auto"/>
        <w:right w:val="none" w:sz="0" w:space="0" w:color="auto"/>
      </w:divBdr>
    </w:div>
    <w:div w:id="1910725734">
      <w:bodyDiv w:val="1"/>
      <w:marLeft w:val="0"/>
      <w:marRight w:val="0"/>
      <w:marTop w:val="0"/>
      <w:marBottom w:val="0"/>
      <w:divBdr>
        <w:top w:val="none" w:sz="0" w:space="0" w:color="auto"/>
        <w:left w:val="none" w:sz="0" w:space="0" w:color="auto"/>
        <w:bottom w:val="none" w:sz="0" w:space="0" w:color="auto"/>
        <w:right w:val="none" w:sz="0" w:space="0" w:color="auto"/>
      </w:divBdr>
    </w:div>
    <w:div w:id="1911040916">
      <w:bodyDiv w:val="1"/>
      <w:marLeft w:val="0"/>
      <w:marRight w:val="0"/>
      <w:marTop w:val="0"/>
      <w:marBottom w:val="0"/>
      <w:divBdr>
        <w:top w:val="none" w:sz="0" w:space="0" w:color="auto"/>
        <w:left w:val="none" w:sz="0" w:space="0" w:color="auto"/>
        <w:bottom w:val="none" w:sz="0" w:space="0" w:color="auto"/>
        <w:right w:val="none" w:sz="0" w:space="0" w:color="auto"/>
      </w:divBdr>
    </w:div>
    <w:div w:id="1912352967">
      <w:bodyDiv w:val="1"/>
      <w:marLeft w:val="0"/>
      <w:marRight w:val="0"/>
      <w:marTop w:val="0"/>
      <w:marBottom w:val="0"/>
      <w:divBdr>
        <w:top w:val="none" w:sz="0" w:space="0" w:color="auto"/>
        <w:left w:val="none" w:sz="0" w:space="0" w:color="auto"/>
        <w:bottom w:val="none" w:sz="0" w:space="0" w:color="auto"/>
        <w:right w:val="none" w:sz="0" w:space="0" w:color="auto"/>
      </w:divBdr>
    </w:div>
    <w:div w:id="1912691919">
      <w:bodyDiv w:val="1"/>
      <w:marLeft w:val="0"/>
      <w:marRight w:val="0"/>
      <w:marTop w:val="0"/>
      <w:marBottom w:val="0"/>
      <w:divBdr>
        <w:top w:val="none" w:sz="0" w:space="0" w:color="auto"/>
        <w:left w:val="none" w:sz="0" w:space="0" w:color="auto"/>
        <w:bottom w:val="none" w:sz="0" w:space="0" w:color="auto"/>
        <w:right w:val="none" w:sz="0" w:space="0" w:color="auto"/>
      </w:divBdr>
    </w:div>
    <w:div w:id="1916082670">
      <w:bodyDiv w:val="1"/>
      <w:marLeft w:val="0"/>
      <w:marRight w:val="0"/>
      <w:marTop w:val="0"/>
      <w:marBottom w:val="0"/>
      <w:divBdr>
        <w:top w:val="none" w:sz="0" w:space="0" w:color="auto"/>
        <w:left w:val="none" w:sz="0" w:space="0" w:color="auto"/>
        <w:bottom w:val="none" w:sz="0" w:space="0" w:color="auto"/>
        <w:right w:val="none" w:sz="0" w:space="0" w:color="auto"/>
      </w:divBdr>
    </w:div>
    <w:div w:id="1917009000">
      <w:bodyDiv w:val="1"/>
      <w:marLeft w:val="0"/>
      <w:marRight w:val="0"/>
      <w:marTop w:val="0"/>
      <w:marBottom w:val="0"/>
      <w:divBdr>
        <w:top w:val="none" w:sz="0" w:space="0" w:color="auto"/>
        <w:left w:val="none" w:sz="0" w:space="0" w:color="auto"/>
        <w:bottom w:val="none" w:sz="0" w:space="0" w:color="auto"/>
        <w:right w:val="none" w:sz="0" w:space="0" w:color="auto"/>
      </w:divBdr>
    </w:div>
    <w:div w:id="1917010137">
      <w:bodyDiv w:val="1"/>
      <w:marLeft w:val="0"/>
      <w:marRight w:val="0"/>
      <w:marTop w:val="0"/>
      <w:marBottom w:val="0"/>
      <w:divBdr>
        <w:top w:val="none" w:sz="0" w:space="0" w:color="auto"/>
        <w:left w:val="none" w:sz="0" w:space="0" w:color="auto"/>
        <w:bottom w:val="none" w:sz="0" w:space="0" w:color="auto"/>
        <w:right w:val="none" w:sz="0" w:space="0" w:color="auto"/>
      </w:divBdr>
    </w:div>
    <w:div w:id="1917207017">
      <w:bodyDiv w:val="1"/>
      <w:marLeft w:val="0"/>
      <w:marRight w:val="0"/>
      <w:marTop w:val="0"/>
      <w:marBottom w:val="0"/>
      <w:divBdr>
        <w:top w:val="none" w:sz="0" w:space="0" w:color="auto"/>
        <w:left w:val="none" w:sz="0" w:space="0" w:color="auto"/>
        <w:bottom w:val="none" w:sz="0" w:space="0" w:color="auto"/>
        <w:right w:val="none" w:sz="0" w:space="0" w:color="auto"/>
      </w:divBdr>
    </w:div>
    <w:div w:id="1917932677">
      <w:bodyDiv w:val="1"/>
      <w:marLeft w:val="0"/>
      <w:marRight w:val="0"/>
      <w:marTop w:val="0"/>
      <w:marBottom w:val="0"/>
      <w:divBdr>
        <w:top w:val="none" w:sz="0" w:space="0" w:color="auto"/>
        <w:left w:val="none" w:sz="0" w:space="0" w:color="auto"/>
        <w:bottom w:val="none" w:sz="0" w:space="0" w:color="auto"/>
        <w:right w:val="none" w:sz="0" w:space="0" w:color="auto"/>
      </w:divBdr>
    </w:div>
    <w:div w:id="1918973476">
      <w:bodyDiv w:val="1"/>
      <w:marLeft w:val="0"/>
      <w:marRight w:val="0"/>
      <w:marTop w:val="0"/>
      <w:marBottom w:val="0"/>
      <w:divBdr>
        <w:top w:val="none" w:sz="0" w:space="0" w:color="auto"/>
        <w:left w:val="none" w:sz="0" w:space="0" w:color="auto"/>
        <w:bottom w:val="none" w:sz="0" w:space="0" w:color="auto"/>
        <w:right w:val="none" w:sz="0" w:space="0" w:color="auto"/>
      </w:divBdr>
    </w:div>
    <w:div w:id="1920093575">
      <w:bodyDiv w:val="1"/>
      <w:marLeft w:val="0"/>
      <w:marRight w:val="0"/>
      <w:marTop w:val="0"/>
      <w:marBottom w:val="0"/>
      <w:divBdr>
        <w:top w:val="none" w:sz="0" w:space="0" w:color="auto"/>
        <w:left w:val="none" w:sz="0" w:space="0" w:color="auto"/>
        <w:bottom w:val="none" w:sz="0" w:space="0" w:color="auto"/>
        <w:right w:val="none" w:sz="0" w:space="0" w:color="auto"/>
      </w:divBdr>
    </w:div>
    <w:div w:id="1920940136">
      <w:bodyDiv w:val="1"/>
      <w:marLeft w:val="0"/>
      <w:marRight w:val="0"/>
      <w:marTop w:val="0"/>
      <w:marBottom w:val="0"/>
      <w:divBdr>
        <w:top w:val="none" w:sz="0" w:space="0" w:color="auto"/>
        <w:left w:val="none" w:sz="0" w:space="0" w:color="auto"/>
        <w:bottom w:val="none" w:sz="0" w:space="0" w:color="auto"/>
        <w:right w:val="none" w:sz="0" w:space="0" w:color="auto"/>
      </w:divBdr>
    </w:div>
    <w:div w:id="1922326379">
      <w:bodyDiv w:val="1"/>
      <w:marLeft w:val="0"/>
      <w:marRight w:val="0"/>
      <w:marTop w:val="0"/>
      <w:marBottom w:val="0"/>
      <w:divBdr>
        <w:top w:val="none" w:sz="0" w:space="0" w:color="auto"/>
        <w:left w:val="none" w:sz="0" w:space="0" w:color="auto"/>
        <w:bottom w:val="none" w:sz="0" w:space="0" w:color="auto"/>
        <w:right w:val="none" w:sz="0" w:space="0" w:color="auto"/>
      </w:divBdr>
    </w:div>
    <w:div w:id="1925063617">
      <w:bodyDiv w:val="1"/>
      <w:marLeft w:val="0"/>
      <w:marRight w:val="0"/>
      <w:marTop w:val="0"/>
      <w:marBottom w:val="0"/>
      <w:divBdr>
        <w:top w:val="none" w:sz="0" w:space="0" w:color="auto"/>
        <w:left w:val="none" w:sz="0" w:space="0" w:color="auto"/>
        <w:bottom w:val="none" w:sz="0" w:space="0" w:color="auto"/>
        <w:right w:val="none" w:sz="0" w:space="0" w:color="auto"/>
      </w:divBdr>
    </w:div>
    <w:div w:id="1926066736">
      <w:bodyDiv w:val="1"/>
      <w:marLeft w:val="0"/>
      <w:marRight w:val="0"/>
      <w:marTop w:val="0"/>
      <w:marBottom w:val="0"/>
      <w:divBdr>
        <w:top w:val="none" w:sz="0" w:space="0" w:color="auto"/>
        <w:left w:val="none" w:sz="0" w:space="0" w:color="auto"/>
        <w:bottom w:val="none" w:sz="0" w:space="0" w:color="auto"/>
        <w:right w:val="none" w:sz="0" w:space="0" w:color="auto"/>
      </w:divBdr>
    </w:div>
    <w:div w:id="1927104700">
      <w:bodyDiv w:val="1"/>
      <w:marLeft w:val="0"/>
      <w:marRight w:val="0"/>
      <w:marTop w:val="0"/>
      <w:marBottom w:val="0"/>
      <w:divBdr>
        <w:top w:val="none" w:sz="0" w:space="0" w:color="auto"/>
        <w:left w:val="none" w:sz="0" w:space="0" w:color="auto"/>
        <w:bottom w:val="none" w:sz="0" w:space="0" w:color="auto"/>
        <w:right w:val="none" w:sz="0" w:space="0" w:color="auto"/>
      </w:divBdr>
    </w:div>
    <w:div w:id="1928532803">
      <w:bodyDiv w:val="1"/>
      <w:marLeft w:val="0"/>
      <w:marRight w:val="0"/>
      <w:marTop w:val="0"/>
      <w:marBottom w:val="0"/>
      <w:divBdr>
        <w:top w:val="none" w:sz="0" w:space="0" w:color="auto"/>
        <w:left w:val="none" w:sz="0" w:space="0" w:color="auto"/>
        <w:bottom w:val="none" w:sz="0" w:space="0" w:color="auto"/>
        <w:right w:val="none" w:sz="0" w:space="0" w:color="auto"/>
      </w:divBdr>
    </w:div>
    <w:div w:id="1928615094">
      <w:bodyDiv w:val="1"/>
      <w:marLeft w:val="0"/>
      <w:marRight w:val="0"/>
      <w:marTop w:val="0"/>
      <w:marBottom w:val="0"/>
      <w:divBdr>
        <w:top w:val="none" w:sz="0" w:space="0" w:color="auto"/>
        <w:left w:val="none" w:sz="0" w:space="0" w:color="auto"/>
        <w:bottom w:val="none" w:sz="0" w:space="0" w:color="auto"/>
        <w:right w:val="none" w:sz="0" w:space="0" w:color="auto"/>
      </w:divBdr>
    </w:div>
    <w:div w:id="1929191804">
      <w:bodyDiv w:val="1"/>
      <w:marLeft w:val="0"/>
      <w:marRight w:val="0"/>
      <w:marTop w:val="0"/>
      <w:marBottom w:val="0"/>
      <w:divBdr>
        <w:top w:val="none" w:sz="0" w:space="0" w:color="auto"/>
        <w:left w:val="none" w:sz="0" w:space="0" w:color="auto"/>
        <w:bottom w:val="none" w:sz="0" w:space="0" w:color="auto"/>
        <w:right w:val="none" w:sz="0" w:space="0" w:color="auto"/>
      </w:divBdr>
    </w:div>
    <w:div w:id="1930847406">
      <w:bodyDiv w:val="1"/>
      <w:marLeft w:val="0"/>
      <w:marRight w:val="0"/>
      <w:marTop w:val="0"/>
      <w:marBottom w:val="0"/>
      <w:divBdr>
        <w:top w:val="none" w:sz="0" w:space="0" w:color="auto"/>
        <w:left w:val="none" w:sz="0" w:space="0" w:color="auto"/>
        <w:bottom w:val="none" w:sz="0" w:space="0" w:color="auto"/>
        <w:right w:val="none" w:sz="0" w:space="0" w:color="auto"/>
      </w:divBdr>
    </w:div>
    <w:div w:id="1930891677">
      <w:bodyDiv w:val="1"/>
      <w:marLeft w:val="0"/>
      <w:marRight w:val="0"/>
      <w:marTop w:val="0"/>
      <w:marBottom w:val="0"/>
      <w:divBdr>
        <w:top w:val="none" w:sz="0" w:space="0" w:color="auto"/>
        <w:left w:val="none" w:sz="0" w:space="0" w:color="auto"/>
        <w:bottom w:val="none" w:sz="0" w:space="0" w:color="auto"/>
        <w:right w:val="none" w:sz="0" w:space="0" w:color="auto"/>
      </w:divBdr>
    </w:div>
    <w:div w:id="1934891816">
      <w:bodyDiv w:val="1"/>
      <w:marLeft w:val="0"/>
      <w:marRight w:val="0"/>
      <w:marTop w:val="0"/>
      <w:marBottom w:val="0"/>
      <w:divBdr>
        <w:top w:val="none" w:sz="0" w:space="0" w:color="auto"/>
        <w:left w:val="none" w:sz="0" w:space="0" w:color="auto"/>
        <w:bottom w:val="none" w:sz="0" w:space="0" w:color="auto"/>
        <w:right w:val="none" w:sz="0" w:space="0" w:color="auto"/>
      </w:divBdr>
    </w:div>
    <w:div w:id="1936013194">
      <w:bodyDiv w:val="1"/>
      <w:marLeft w:val="0"/>
      <w:marRight w:val="0"/>
      <w:marTop w:val="0"/>
      <w:marBottom w:val="0"/>
      <w:divBdr>
        <w:top w:val="none" w:sz="0" w:space="0" w:color="auto"/>
        <w:left w:val="none" w:sz="0" w:space="0" w:color="auto"/>
        <w:bottom w:val="none" w:sz="0" w:space="0" w:color="auto"/>
        <w:right w:val="none" w:sz="0" w:space="0" w:color="auto"/>
      </w:divBdr>
    </w:div>
    <w:div w:id="1937210662">
      <w:bodyDiv w:val="1"/>
      <w:marLeft w:val="0"/>
      <w:marRight w:val="0"/>
      <w:marTop w:val="0"/>
      <w:marBottom w:val="0"/>
      <w:divBdr>
        <w:top w:val="none" w:sz="0" w:space="0" w:color="auto"/>
        <w:left w:val="none" w:sz="0" w:space="0" w:color="auto"/>
        <w:bottom w:val="none" w:sz="0" w:space="0" w:color="auto"/>
        <w:right w:val="none" w:sz="0" w:space="0" w:color="auto"/>
      </w:divBdr>
    </w:div>
    <w:div w:id="1937857390">
      <w:bodyDiv w:val="1"/>
      <w:marLeft w:val="0"/>
      <w:marRight w:val="0"/>
      <w:marTop w:val="0"/>
      <w:marBottom w:val="0"/>
      <w:divBdr>
        <w:top w:val="none" w:sz="0" w:space="0" w:color="auto"/>
        <w:left w:val="none" w:sz="0" w:space="0" w:color="auto"/>
        <w:bottom w:val="none" w:sz="0" w:space="0" w:color="auto"/>
        <w:right w:val="none" w:sz="0" w:space="0" w:color="auto"/>
      </w:divBdr>
    </w:div>
    <w:div w:id="1940482893">
      <w:bodyDiv w:val="1"/>
      <w:marLeft w:val="0"/>
      <w:marRight w:val="0"/>
      <w:marTop w:val="0"/>
      <w:marBottom w:val="0"/>
      <w:divBdr>
        <w:top w:val="none" w:sz="0" w:space="0" w:color="auto"/>
        <w:left w:val="none" w:sz="0" w:space="0" w:color="auto"/>
        <w:bottom w:val="none" w:sz="0" w:space="0" w:color="auto"/>
        <w:right w:val="none" w:sz="0" w:space="0" w:color="auto"/>
      </w:divBdr>
    </w:div>
    <w:div w:id="1941329102">
      <w:bodyDiv w:val="1"/>
      <w:marLeft w:val="0"/>
      <w:marRight w:val="0"/>
      <w:marTop w:val="0"/>
      <w:marBottom w:val="0"/>
      <w:divBdr>
        <w:top w:val="none" w:sz="0" w:space="0" w:color="auto"/>
        <w:left w:val="none" w:sz="0" w:space="0" w:color="auto"/>
        <w:bottom w:val="none" w:sz="0" w:space="0" w:color="auto"/>
        <w:right w:val="none" w:sz="0" w:space="0" w:color="auto"/>
      </w:divBdr>
    </w:div>
    <w:div w:id="1941601337">
      <w:bodyDiv w:val="1"/>
      <w:marLeft w:val="0"/>
      <w:marRight w:val="0"/>
      <w:marTop w:val="0"/>
      <w:marBottom w:val="0"/>
      <w:divBdr>
        <w:top w:val="none" w:sz="0" w:space="0" w:color="auto"/>
        <w:left w:val="none" w:sz="0" w:space="0" w:color="auto"/>
        <w:bottom w:val="none" w:sz="0" w:space="0" w:color="auto"/>
        <w:right w:val="none" w:sz="0" w:space="0" w:color="auto"/>
      </w:divBdr>
    </w:div>
    <w:div w:id="1944608110">
      <w:bodyDiv w:val="1"/>
      <w:marLeft w:val="0"/>
      <w:marRight w:val="0"/>
      <w:marTop w:val="0"/>
      <w:marBottom w:val="0"/>
      <w:divBdr>
        <w:top w:val="none" w:sz="0" w:space="0" w:color="auto"/>
        <w:left w:val="none" w:sz="0" w:space="0" w:color="auto"/>
        <w:bottom w:val="none" w:sz="0" w:space="0" w:color="auto"/>
        <w:right w:val="none" w:sz="0" w:space="0" w:color="auto"/>
      </w:divBdr>
    </w:div>
    <w:div w:id="1947616171">
      <w:bodyDiv w:val="1"/>
      <w:marLeft w:val="0"/>
      <w:marRight w:val="0"/>
      <w:marTop w:val="0"/>
      <w:marBottom w:val="0"/>
      <w:divBdr>
        <w:top w:val="none" w:sz="0" w:space="0" w:color="auto"/>
        <w:left w:val="none" w:sz="0" w:space="0" w:color="auto"/>
        <w:bottom w:val="none" w:sz="0" w:space="0" w:color="auto"/>
        <w:right w:val="none" w:sz="0" w:space="0" w:color="auto"/>
      </w:divBdr>
    </w:div>
    <w:div w:id="1949584494">
      <w:bodyDiv w:val="1"/>
      <w:marLeft w:val="0"/>
      <w:marRight w:val="0"/>
      <w:marTop w:val="0"/>
      <w:marBottom w:val="0"/>
      <w:divBdr>
        <w:top w:val="none" w:sz="0" w:space="0" w:color="auto"/>
        <w:left w:val="none" w:sz="0" w:space="0" w:color="auto"/>
        <w:bottom w:val="none" w:sz="0" w:space="0" w:color="auto"/>
        <w:right w:val="none" w:sz="0" w:space="0" w:color="auto"/>
      </w:divBdr>
    </w:div>
    <w:div w:id="1951165136">
      <w:bodyDiv w:val="1"/>
      <w:marLeft w:val="0"/>
      <w:marRight w:val="0"/>
      <w:marTop w:val="0"/>
      <w:marBottom w:val="0"/>
      <w:divBdr>
        <w:top w:val="none" w:sz="0" w:space="0" w:color="auto"/>
        <w:left w:val="none" w:sz="0" w:space="0" w:color="auto"/>
        <w:bottom w:val="none" w:sz="0" w:space="0" w:color="auto"/>
        <w:right w:val="none" w:sz="0" w:space="0" w:color="auto"/>
      </w:divBdr>
    </w:div>
    <w:div w:id="1954290596">
      <w:bodyDiv w:val="1"/>
      <w:marLeft w:val="0"/>
      <w:marRight w:val="0"/>
      <w:marTop w:val="0"/>
      <w:marBottom w:val="0"/>
      <w:divBdr>
        <w:top w:val="none" w:sz="0" w:space="0" w:color="auto"/>
        <w:left w:val="none" w:sz="0" w:space="0" w:color="auto"/>
        <w:bottom w:val="none" w:sz="0" w:space="0" w:color="auto"/>
        <w:right w:val="none" w:sz="0" w:space="0" w:color="auto"/>
      </w:divBdr>
    </w:div>
    <w:div w:id="1956402415">
      <w:bodyDiv w:val="1"/>
      <w:marLeft w:val="0"/>
      <w:marRight w:val="0"/>
      <w:marTop w:val="0"/>
      <w:marBottom w:val="0"/>
      <w:divBdr>
        <w:top w:val="none" w:sz="0" w:space="0" w:color="auto"/>
        <w:left w:val="none" w:sz="0" w:space="0" w:color="auto"/>
        <w:bottom w:val="none" w:sz="0" w:space="0" w:color="auto"/>
        <w:right w:val="none" w:sz="0" w:space="0" w:color="auto"/>
      </w:divBdr>
    </w:div>
    <w:div w:id="1958295821">
      <w:bodyDiv w:val="1"/>
      <w:marLeft w:val="0"/>
      <w:marRight w:val="0"/>
      <w:marTop w:val="0"/>
      <w:marBottom w:val="0"/>
      <w:divBdr>
        <w:top w:val="none" w:sz="0" w:space="0" w:color="auto"/>
        <w:left w:val="none" w:sz="0" w:space="0" w:color="auto"/>
        <w:bottom w:val="none" w:sz="0" w:space="0" w:color="auto"/>
        <w:right w:val="none" w:sz="0" w:space="0" w:color="auto"/>
      </w:divBdr>
    </w:div>
    <w:div w:id="1959027378">
      <w:bodyDiv w:val="1"/>
      <w:marLeft w:val="0"/>
      <w:marRight w:val="0"/>
      <w:marTop w:val="0"/>
      <w:marBottom w:val="0"/>
      <w:divBdr>
        <w:top w:val="none" w:sz="0" w:space="0" w:color="auto"/>
        <w:left w:val="none" w:sz="0" w:space="0" w:color="auto"/>
        <w:bottom w:val="none" w:sz="0" w:space="0" w:color="auto"/>
        <w:right w:val="none" w:sz="0" w:space="0" w:color="auto"/>
      </w:divBdr>
    </w:div>
    <w:div w:id="1959949419">
      <w:bodyDiv w:val="1"/>
      <w:marLeft w:val="0"/>
      <w:marRight w:val="0"/>
      <w:marTop w:val="0"/>
      <w:marBottom w:val="0"/>
      <w:divBdr>
        <w:top w:val="none" w:sz="0" w:space="0" w:color="auto"/>
        <w:left w:val="none" w:sz="0" w:space="0" w:color="auto"/>
        <w:bottom w:val="none" w:sz="0" w:space="0" w:color="auto"/>
        <w:right w:val="none" w:sz="0" w:space="0" w:color="auto"/>
      </w:divBdr>
    </w:div>
    <w:div w:id="1961642074">
      <w:bodyDiv w:val="1"/>
      <w:marLeft w:val="0"/>
      <w:marRight w:val="0"/>
      <w:marTop w:val="0"/>
      <w:marBottom w:val="0"/>
      <w:divBdr>
        <w:top w:val="none" w:sz="0" w:space="0" w:color="auto"/>
        <w:left w:val="none" w:sz="0" w:space="0" w:color="auto"/>
        <w:bottom w:val="none" w:sz="0" w:space="0" w:color="auto"/>
        <w:right w:val="none" w:sz="0" w:space="0" w:color="auto"/>
      </w:divBdr>
    </w:div>
    <w:div w:id="1961691136">
      <w:bodyDiv w:val="1"/>
      <w:marLeft w:val="0"/>
      <w:marRight w:val="0"/>
      <w:marTop w:val="0"/>
      <w:marBottom w:val="0"/>
      <w:divBdr>
        <w:top w:val="none" w:sz="0" w:space="0" w:color="auto"/>
        <w:left w:val="none" w:sz="0" w:space="0" w:color="auto"/>
        <w:bottom w:val="none" w:sz="0" w:space="0" w:color="auto"/>
        <w:right w:val="none" w:sz="0" w:space="0" w:color="auto"/>
      </w:divBdr>
    </w:div>
    <w:div w:id="1961953340">
      <w:bodyDiv w:val="1"/>
      <w:marLeft w:val="0"/>
      <w:marRight w:val="0"/>
      <w:marTop w:val="0"/>
      <w:marBottom w:val="0"/>
      <w:divBdr>
        <w:top w:val="none" w:sz="0" w:space="0" w:color="auto"/>
        <w:left w:val="none" w:sz="0" w:space="0" w:color="auto"/>
        <w:bottom w:val="none" w:sz="0" w:space="0" w:color="auto"/>
        <w:right w:val="none" w:sz="0" w:space="0" w:color="auto"/>
      </w:divBdr>
    </w:div>
    <w:div w:id="1962759544">
      <w:bodyDiv w:val="1"/>
      <w:marLeft w:val="0"/>
      <w:marRight w:val="0"/>
      <w:marTop w:val="0"/>
      <w:marBottom w:val="0"/>
      <w:divBdr>
        <w:top w:val="none" w:sz="0" w:space="0" w:color="auto"/>
        <w:left w:val="none" w:sz="0" w:space="0" w:color="auto"/>
        <w:bottom w:val="none" w:sz="0" w:space="0" w:color="auto"/>
        <w:right w:val="none" w:sz="0" w:space="0" w:color="auto"/>
      </w:divBdr>
    </w:div>
    <w:div w:id="1964337065">
      <w:bodyDiv w:val="1"/>
      <w:marLeft w:val="0"/>
      <w:marRight w:val="0"/>
      <w:marTop w:val="0"/>
      <w:marBottom w:val="0"/>
      <w:divBdr>
        <w:top w:val="none" w:sz="0" w:space="0" w:color="auto"/>
        <w:left w:val="none" w:sz="0" w:space="0" w:color="auto"/>
        <w:bottom w:val="none" w:sz="0" w:space="0" w:color="auto"/>
        <w:right w:val="none" w:sz="0" w:space="0" w:color="auto"/>
      </w:divBdr>
    </w:div>
    <w:div w:id="1965652172">
      <w:bodyDiv w:val="1"/>
      <w:marLeft w:val="0"/>
      <w:marRight w:val="0"/>
      <w:marTop w:val="0"/>
      <w:marBottom w:val="0"/>
      <w:divBdr>
        <w:top w:val="none" w:sz="0" w:space="0" w:color="auto"/>
        <w:left w:val="none" w:sz="0" w:space="0" w:color="auto"/>
        <w:bottom w:val="none" w:sz="0" w:space="0" w:color="auto"/>
        <w:right w:val="none" w:sz="0" w:space="0" w:color="auto"/>
      </w:divBdr>
    </w:div>
    <w:div w:id="1966081018">
      <w:bodyDiv w:val="1"/>
      <w:marLeft w:val="0"/>
      <w:marRight w:val="0"/>
      <w:marTop w:val="0"/>
      <w:marBottom w:val="0"/>
      <w:divBdr>
        <w:top w:val="none" w:sz="0" w:space="0" w:color="auto"/>
        <w:left w:val="none" w:sz="0" w:space="0" w:color="auto"/>
        <w:bottom w:val="none" w:sz="0" w:space="0" w:color="auto"/>
        <w:right w:val="none" w:sz="0" w:space="0" w:color="auto"/>
      </w:divBdr>
    </w:div>
    <w:div w:id="1966543822">
      <w:bodyDiv w:val="1"/>
      <w:marLeft w:val="0"/>
      <w:marRight w:val="0"/>
      <w:marTop w:val="0"/>
      <w:marBottom w:val="0"/>
      <w:divBdr>
        <w:top w:val="none" w:sz="0" w:space="0" w:color="auto"/>
        <w:left w:val="none" w:sz="0" w:space="0" w:color="auto"/>
        <w:bottom w:val="none" w:sz="0" w:space="0" w:color="auto"/>
        <w:right w:val="none" w:sz="0" w:space="0" w:color="auto"/>
      </w:divBdr>
    </w:div>
    <w:div w:id="1966545454">
      <w:bodyDiv w:val="1"/>
      <w:marLeft w:val="0"/>
      <w:marRight w:val="0"/>
      <w:marTop w:val="0"/>
      <w:marBottom w:val="0"/>
      <w:divBdr>
        <w:top w:val="none" w:sz="0" w:space="0" w:color="auto"/>
        <w:left w:val="none" w:sz="0" w:space="0" w:color="auto"/>
        <w:bottom w:val="none" w:sz="0" w:space="0" w:color="auto"/>
        <w:right w:val="none" w:sz="0" w:space="0" w:color="auto"/>
      </w:divBdr>
    </w:div>
    <w:div w:id="1966882181">
      <w:bodyDiv w:val="1"/>
      <w:marLeft w:val="0"/>
      <w:marRight w:val="0"/>
      <w:marTop w:val="0"/>
      <w:marBottom w:val="0"/>
      <w:divBdr>
        <w:top w:val="none" w:sz="0" w:space="0" w:color="auto"/>
        <w:left w:val="none" w:sz="0" w:space="0" w:color="auto"/>
        <w:bottom w:val="none" w:sz="0" w:space="0" w:color="auto"/>
        <w:right w:val="none" w:sz="0" w:space="0" w:color="auto"/>
      </w:divBdr>
    </w:div>
    <w:div w:id="1967661144">
      <w:bodyDiv w:val="1"/>
      <w:marLeft w:val="0"/>
      <w:marRight w:val="0"/>
      <w:marTop w:val="0"/>
      <w:marBottom w:val="0"/>
      <w:divBdr>
        <w:top w:val="none" w:sz="0" w:space="0" w:color="auto"/>
        <w:left w:val="none" w:sz="0" w:space="0" w:color="auto"/>
        <w:bottom w:val="none" w:sz="0" w:space="0" w:color="auto"/>
        <w:right w:val="none" w:sz="0" w:space="0" w:color="auto"/>
      </w:divBdr>
    </w:div>
    <w:div w:id="1968731161">
      <w:bodyDiv w:val="1"/>
      <w:marLeft w:val="0"/>
      <w:marRight w:val="0"/>
      <w:marTop w:val="0"/>
      <w:marBottom w:val="0"/>
      <w:divBdr>
        <w:top w:val="none" w:sz="0" w:space="0" w:color="auto"/>
        <w:left w:val="none" w:sz="0" w:space="0" w:color="auto"/>
        <w:bottom w:val="none" w:sz="0" w:space="0" w:color="auto"/>
        <w:right w:val="none" w:sz="0" w:space="0" w:color="auto"/>
      </w:divBdr>
    </w:div>
    <w:div w:id="1971203506">
      <w:bodyDiv w:val="1"/>
      <w:marLeft w:val="0"/>
      <w:marRight w:val="0"/>
      <w:marTop w:val="0"/>
      <w:marBottom w:val="0"/>
      <w:divBdr>
        <w:top w:val="none" w:sz="0" w:space="0" w:color="auto"/>
        <w:left w:val="none" w:sz="0" w:space="0" w:color="auto"/>
        <w:bottom w:val="none" w:sz="0" w:space="0" w:color="auto"/>
        <w:right w:val="none" w:sz="0" w:space="0" w:color="auto"/>
      </w:divBdr>
    </w:div>
    <w:div w:id="1973629523">
      <w:bodyDiv w:val="1"/>
      <w:marLeft w:val="0"/>
      <w:marRight w:val="0"/>
      <w:marTop w:val="0"/>
      <w:marBottom w:val="0"/>
      <w:divBdr>
        <w:top w:val="none" w:sz="0" w:space="0" w:color="auto"/>
        <w:left w:val="none" w:sz="0" w:space="0" w:color="auto"/>
        <w:bottom w:val="none" w:sz="0" w:space="0" w:color="auto"/>
        <w:right w:val="none" w:sz="0" w:space="0" w:color="auto"/>
      </w:divBdr>
    </w:div>
    <w:div w:id="1975019482">
      <w:bodyDiv w:val="1"/>
      <w:marLeft w:val="0"/>
      <w:marRight w:val="0"/>
      <w:marTop w:val="0"/>
      <w:marBottom w:val="0"/>
      <w:divBdr>
        <w:top w:val="none" w:sz="0" w:space="0" w:color="auto"/>
        <w:left w:val="none" w:sz="0" w:space="0" w:color="auto"/>
        <w:bottom w:val="none" w:sz="0" w:space="0" w:color="auto"/>
        <w:right w:val="none" w:sz="0" w:space="0" w:color="auto"/>
      </w:divBdr>
    </w:div>
    <w:div w:id="1976372181">
      <w:bodyDiv w:val="1"/>
      <w:marLeft w:val="0"/>
      <w:marRight w:val="0"/>
      <w:marTop w:val="0"/>
      <w:marBottom w:val="0"/>
      <w:divBdr>
        <w:top w:val="none" w:sz="0" w:space="0" w:color="auto"/>
        <w:left w:val="none" w:sz="0" w:space="0" w:color="auto"/>
        <w:bottom w:val="none" w:sz="0" w:space="0" w:color="auto"/>
        <w:right w:val="none" w:sz="0" w:space="0" w:color="auto"/>
      </w:divBdr>
    </w:div>
    <w:div w:id="1976595724">
      <w:bodyDiv w:val="1"/>
      <w:marLeft w:val="0"/>
      <w:marRight w:val="0"/>
      <w:marTop w:val="0"/>
      <w:marBottom w:val="0"/>
      <w:divBdr>
        <w:top w:val="none" w:sz="0" w:space="0" w:color="auto"/>
        <w:left w:val="none" w:sz="0" w:space="0" w:color="auto"/>
        <w:bottom w:val="none" w:sz="0" w:space="0" w:color="auto"/>
        <w:right w:val="none" w:sz="0" w:space="0" w:color="auto"/>
      </w:divBdr>
    </w:div>
    <w:div w:id="1978220538">
      <w:bodyDiv w:val="1"/>
      <w:marLeft w:val="0"/>
      <w:marRight w:val="0"/>
      <w:marTop w:val="0"/>
      <w:marBottom w:val="0"/>
      <w:divBdr>
        <w:top w:val="none" w:sz="0" w:space="0" w:color="auto"/>
        <w:left w:val="none" w:sz="0" w:space="0" w:color="auto"/>
        <w:bottom w:val="none" w:sz="0" w:space="0" w:color="auto"/>
        <w:right w:val="none" w:sz="0" w:space="0" w:color="auto"/>
      </w:divBdr>
    </w:div>
    <w:div w:id="1981300566">
      <w:bodyDiv w:val="1"/>
      <w:marLeft w:val="0"/>
      <w:marRight w:val="0"/>
      <w:marTop w:val="0"/>
      <w:marBottom w:val="0"/>
      <w:divBdr>
        <w:top w:val="none" w:sz="0" w:space="0" w:color="auto"/>
        <w:left w:val="none" w:sz="0" w:space="0" w:color="auto"/>
        <w:bottom w:val="none" w:sz="0" w:space="0" w:color="auto"/>
        <w:right w:val="none" w:sz="0" w:space="0" w:color="auto"/>
      </w:divBdr>
    </w:div>
    <w:div w:id="1982686243">
      <w:bodyDiv w:val="1"/>
      <w:marLeft w:val="0"/>
      <w:marRight w:val="0"/>
      <w:marTop w:val="0"/>
      <w:marBottom w:val="0"/>
      <w:divBdr>
        <w:top w:val="none" w:sz="0" w:space="0" w:color="auto"/>
        <w:left w:val="none" w:sz="0" w:space="0" w:color="auto"/>
        <w:bottom w:val="none" w:sz="0" w:space="0" w:color="auto"/>
        <w:right w:val="none" w:sz="0" w:space="0" w:color="auto"/>
      </w:divBdr>
    </w:div>
    <w:div w:id="1984117796">
      <w:bodyDiv w:val="1"/>
      <w:marLeft w:val="0"/>
      <w:marRight w:val="0"/>
      <w:marTop w:val="0"/>
      <w:marBottom w:val="0"/>
      <w:divBdr>
        <w:top w:val="none" w:sz="0" w:space="0" w:color="auto"/>
        <w:left w:val="none" w:sz="0" w:space="0" w:color="auto"/>
        <w:bottom w:val="none" w:sz="0" w:space="0" w:color="auto"/>
        <w:right w:val="none" w:sz="0" w:space="0" w:color="auto"/>
      </w:divBdr>
    </w:div>
    <w:div w:id="1984235830">
      <w:bodyDiv w:val="1"/>
      <w:marLeft w:val="0"/>
      <w:marRight w:val="0"/>
      <w:marTop w:val="0"/>
      <w:marBottom w:val="0"/>
      <w:divBdr>
        <w:top w:val="none" w:sz="0" w:space="0" w:color="auto"/>
        <w:left w:val="none" w:sz="0" w:space="0" w:color="auto"/>
        <w:bottom w:val="none" w:sz="0" w:space="0" w:color="auto"/>
        <w:right w:val="none" w:sz="0" w:space="0" w:color="auto"/>
      </w:divBdr>
    </w:div>
    <w:div w:id="1990281344">
      <w:bodyDiv w:val="1"/>
      <w:marLeft w:val="0"/>
      <w:marRight w:val="0"/>
      <w:marTop w:val="0"/>
      <w:marBottom w:val="0"/>
      <w:divBdr>
        <w:top w:val="none" w:sz="0" w:space="0" w:color="auto"/>
        <w:left w:val="none" w:sz="0" w:space="0" w:color="auto"/>
        <w:bottom w:val="none" w:sz="0" w:space="0" w:color="auto"/>
        <w:right w:val="none" w:sz="0" w:space="0" w:color="auto"/>
      </w:divBdr>
    </w:div>
    <w:div w:id="1990360062">
      <w:bodyDiv w:val="1"/>
      <w:marLeft w:val="0"/>
      <w:marRight w:val="0"/>
      <w:marTop w:val="0"/>
      <w:marBottom w:val="0"/>
      <w:divBdr>
        <w:top w:val="none" w:sz="0" w:space="0" w:color="auto"/>
        <w:left w:val="none" w:sz="0" w:space="0" w:color="auto"/>
        <w:bottom w:val="none" w:sz="0" w:space="0" w:color="auto"/>
        <w:right w:val="none" w:sz="0" w:space="0" w:color="auto"/>
      </w:divBdr>
    </w:div>
    <w:div w:id="1992639657">
      <w:bodyDiv w:val="1"/>
      <w:marLeft w:val="0"/>
      <w:marRight w:val="0"/>
      <w:marTop w:val="0"/>
      <w:marBottom w:val="0"/>
      <w:divBdr>
        <w:top w:val="none" w:sz="0" w:space="0" w:color="auto"/>
        <w:left w:val="none" w:sz="0" w:space="0" w:color="auto"/>
        <w:bottom w:val="none" w:sz="0" w:space="0" w:color="auto"/>
        <w:right w:val="none" w:sz="0" w:space="0" w:color="auto"/>
      </w:divBdr>
    </w:div>
    <w:div w:id="1992976811">
      <w:bodyDiv w:val="1"/>
      <w:marLeft w:val="0"/>
      <w:marRight w:val="0"/>
      <w:marTop w:val="0"/>
      <w:marBottom w:val="0"/>
      <w:divBdr>
        <w:top w:val="none" w:sz="0" w:space="0" w:color="auto"/>
        <w:left w:val="none" w:sz="0" w:space="0" w:color="auto"/>
        <w:bottom w:val="none" w:sz="0" w:space="0" w:color="auto"/>
        <w:right w:val="none" w:sz="0" w:space="0" w:color="auto"/>
      </w:divBdr>
    </w:div>
    <w:div w:id="1997803506">
      <w:bodyDiv w:val="1"/>
      <w:marLeft w:val="0"/>
      <w:marRight w:val="0"/>
      <w:marTop w:val="0"/>
      <w:marBottom w:val="0"/>
      <w:divBdr>
        <w:top w:val="none" w:sz="0" w:space="0" w:color="auto"/>
        <w:left w:val="none" w:sz="0" w:space="0" w:color="auto"/>
        <w:bottom w:val="none" w:sz="0" w:space="0" w:color="auto"/>
        <w:right w:val="none" w:sz="0" w:space="0" w:color="auto"/>
      </w:divBdr>
    </w:div>
    <w:div w:id="2002657877">
      <w:bodyDiv w:val="1"/>
      <w:marLeft w:val="0"/>
      <w:marRight w:val="0"/>
      <w:marTop w:val="0"/>
      <w:marBottom w:val="0"/>
      <w:divBdr>
        <w:top w:val="none" w:sz="0" w:space="0" w:color="auto"/>
        <w:left w:val="none" w:sz="0" w:space="0" w:color="auto"/>
        <w:bottom w:val="none" w:sz="0" w:space="0" w:color="auto"/>
        <w:right w:val="none" w:sz="0" w:space="0" w:color="auto"/>
      </w:divBdr>
    </w:div>
    <w:div w:id="2003002684">
      <w:bodyDiv w:val="1"/>
      <w:marLeft w:val="0"/>
      <w:marRight w:val="0"/>
      <w:marTop w:val="0"/>
      <w:marBottom w:val="0"/>
      <w:divBdr>
        <w:top w:val="none" w:sz="0" w:space="0" w:color="auto"/>
        <w:left w:val="none" w:sz="0" w:space="0" w:color="auto"/>
        <w:bottom w:val="none" w:sz="0" w:space="0" w:color="auto"/>
        <w:right w:val="none" w:sz="0" w:space="0" w:color="auto"/>
      </w:divBdr>
    </w:div>
    <w:div w:id="2003005773">
      <w:bodyDiv w:val="1"/>
      <w:marLeft w:val="0"/>
      <w:marRight w:val="0"/>
      <w:marTop w:val="0"/>
      <w:marBottom w:val="0"/>
      <w:divBdr>
        <w:top w:val="none" w:sz="0" w:space="0" w:color="auto"/>
        <w:left w:val="none" w:sz="0" w:space="0" w:color="auto"/>
        <w:bottom w:val="none" w:sz="0" w:space="0" w:color="auto"/>
        <w:right w:val="none" w:sz="0" w:space="0" w:color="auto"/>
      </w:divBdr>
    </w:div>
    <w:div w:id="2003966073">
      <w:bodyDiv w:val="1"/>
      <w:marLeft w:val="0"/>
      <w:marRight w:val="0"/>
      <w:marTop w:val="0"/>
      <w:marBottom w:val="0"/>
      <w:divBdr>
        <w:top w:val="none" w:sz="0" w:space="0" w:color="auto"/>
        <w:left w:val="none" w:sz="0" w:space="0" w:color="auto"/>
        <w:bottom w:val="none" w:sz="0" w:space="0" w:color="auto"/>
        <w:right w:val="none" w:sz="0" w:space="0" w:color="auto"/>
      </w:divBdr>
    </w:div>
    <w:div w:id="2009558552">
      <w:bodyDiv w:val="1"/>
      <w:marLeft w:val="0"/>
      <w:marRight w:val="0"/>
      <w:marTop w:val="0"/>
      <w:marBottom w:val="0"/>
      <w:divBdr>
        <w:top w:val="none" w:sz="0" w:space="0" w:color="auto"/>
        <w:left w:val="none" w:sz="0" w:space="0" w:color="auto"/>
        <w:bottom w:val="none" w:sz="0" w:space="0" w:color="auto"/>
        <w:right w:val="none" w:sz="0" w:space="0" w:color="auto"/>
      </w:divBdr>
    </w:div>
    <w:div w:id="2009559229">
      <w:bodyDiv w:val="1"/>
      <w:marLeft w:val="0"/>
      <w:marRight w:val="0"/>
      <w:marTop w:val="0"/>
      <w:marBottom w:val="0"/>
      <w:divBdr>
        <w:top w:val="none" w:sz="0" w:space="0" w:color="auto"/>
        <w:left w:val="none" w:sz="0" w:space="0" w:color="auto"/>
        <w:bottom w:val="none" w:sz="0" w:space="0" w:color="auto"/>
        <w:right w:val="none" w:sz="0" w:space="0" w:color="auto"/>
      </w:divBdr>
    </w:div>
    <w:div w:id="2012023318">
      <w:bodyDiv w:val="1"/>
      <w:marLeft w:val="0"/>
      <w:marRight w:val="0"/>
      <w:marTop w:val="0"/>
      <w:marBottom w:val="0"/>
      <w:divBdr>
        <w:top w:val="none" w:sz="0" w:space="0" w:color="auto"/>
        <w:left w:val="none" w:sz="0" w:space="0" w:color="auto"/>
        <w:bottom w:val="none" w:sz="0" w:space="0" w:color="auto"/>
        <w:right w:val="none" w:sz="0" w:space="0" w:color="auto"/>
      </w:divBdr>
    </w:div>
    <w:div w:id="2013027582">
      <w:bodyDiv w:val="1"/>
      <w:marLeft w:val="0"/>
      <w:marRight w:val="0"/>
      <w:marTop w:val="0"/>
      <w:marBottom w:val="0"/>
      <w:divBdr>
        <w:top w:val="none" w:sz="0" w:space="0" w:color="auto"/>
        <w:left w:val="none" w:sz="0" w:space="0" w:color="auto"/>
        <w:bottom w:val="none" w:sz="0" w:space="0" w:color="auto"/>
        <w:right w:val="none" w:sz="0" w:space="0" w:color="auto"/>
      </w:divBdr>
    </w:div>
    <w:div w:id="2015302988">
      <w:bodyDiv w:val="1"/>
      <w:marLeft w:val="0"/>
      <w:marRight w:val="0"/>
      <w:marTop w:val="0"/>
      <w:marBottom w:val="0"/>
      <w:divBdr>
        <w:top w:val="none" w:sz="0" w:space="0" w:color="auto"/>
        <w:left w:val="none" w:sz="0" w:space="0" w:color="auto"/>
        <w:bottom w:val="none" w:sz="0" w:space="0" w:color="auto"/>
        <w:right w:val="none" w:sz="0" w:space="0" w:color="auto"/>
      </w:divBdr>
    </w:div>
    <w:div w:id="2017460300">
      <w:bodyDiv w:val="1"/>
      <w:marLeft w:val="0"/>
      <w:marRight w:val="0"/>
      <w:marTop w:val="0"/>
      <w:marBottom w:val="0"/>
      <w:divBdr>
        <w:top w:val="none" w:sz="0" w:space="0" w:color="auto"/>
        <w:left w:val="none" w:sz="0" w:space="0" w:color="auto"/>
        <w:bottom w:val="none" w:sz="0" w:space="0" w:color="auto"/>
        <w:right w:val="none" w:sz="0" w:space="0" w:color="auto"/>
      </w:divBdr>
    </w:div>
    <w:div w:id="2020352278">
      <w:bodyDiv w:val="1"/>
      <w:marLeft w:val="0"/>
      <w:marRight w:val="0"/>
      <w:marTop w:val="0"/>
      <w:marBottom w:val="0"/>
      <w:divBdr>
        <w:top w:val="none" w:sz="0" w:space="0" w:color="auto"/>
        <w:left w:val="none" w:sz="0" w:space="0" w:color="auto"/>
        <w:bottom w:val="none" w:sz="0" w:space="0" w:color="auto"/>
        <w:right w:val="none" w:sz="0" w:space="0" w:color="auto"/>
      </w:divBdr>
    </w:div>
    <w:div w:id="2021278435">
      <w:bodyDiv w:val="1"/>
      <w:marLeft w:val="0"/>
      <w:marRight w:val="0"/>
      <w:marTop w:val="0"/>
      <w:marBottom w:val="0"/>
      <w:divBdr>
        <w:top w:val="none" w:sz="0" w:space="0" w:color="auto"/>
        <w:left w:val="none" w:sz="0" w:space="0" w:color="auto"/>
        <w:bottom w:val="none" w:sz="0" w:space="0" w:color="auto"/>
        <w:right w:val="none" w:sz="0" w:space="0" w:color="auto"/>
      </w:divBdr>
    </w:div>
    <w:div w:id="2021736573">
      <w:bodyDiv w:val="1"/>
      <w:marLeft w:val="0"/>
      <w:marRight w:val="0"/>
      <w:marTop w:val="0"/>
      <w:marBottom w:val="0"/>
      <w:divBdr>
        <w:top w:val="none" w:sz="0" w:space="0" w:color="auto"/>
        <w:left w:val="none" w:sz="0" w:space="0" w:color="auto"/>
        <w:bottom w:val="none" w:sz="0" w:space="0" w:color="auto"/>
        <w:right w:val="none" w:sz="0" w:space="0" w:color="auto"/>
      </w:divBdr>
    </w:div>
    <w:div w:id="2024043735">
      <w:bodyDiv w:val="1"/>
      <w:marLeft w:val="0"/>
      <w:marRight w:val="0"/>
      <w:marTop w:val="0"/>
      <w:marBottom w:val="0"/>
      <w:divBdr>
        <w:top w:val="none" w:sz="0" w:space="0" w:color="auto"/>
        <w:left w:val="none" w:sz="0" w:space="0" w:color="auto"/>
        <w:bottom w:val="none" w:sz="0" w:space="0" w:color="auto"/>
        <w:right w:val="none" w:sz="0" w:space="0" w:color="auto"/>
      </w:divBdr>
    </w:div>
    <w:div w:id="2024087398">
      <w:bodyDiv w:val="1"/>
      <w:marLeft w:val="0"/>
      <w:marRight w:val="0"/>
      <w:marTop w:val="0"/>
      <w:marBottom w:val="0"/>
      <w:divBdr>
        <w:top w:val="none" w:sz="0" w:space="0" w:color="auto"/>
        <w:left w:val="none" w:sz="0" w:space="0" w:color="auto"/>
        <w:bottom w:val="none" w:sz="0" w:space="0" w:color="auto"/>
        <w:right w:val="none" w:sz="0" w:space="0" w:color="auto"/>
      </w:divBdr>
    </w:div>
    <w:div w:id="2024545883">
      <w:bodyDiv w:val="1"/>
      <w:marLeft w:val="0"/>
      <w:marRight w:val="0"/>
      <w:marTop w:val="0"/>
      <w:marBottom w:val="0"/>
      <w:divBdr>
        <w:top w:val="none" w:sz="0" w:space="0" w:color="auto"/>
        <w:left w:val="none" w:sz="0" w:space="0" w:color="auto"/>
        <w:bottom w:val="none" w:sz="0" w:space="0" w:color="auto"/>
        <w:right w:val="none" w:sz="0" w:space="0" w:color="auto"/>
      </w:divBdr>
    </w:div>
    <w:div w:id="2025783905">
      <w:bodyDiv w:val="1"/>
      <w:marLeft w:val="0"/>
      <w:marRight w:val="0"/>
      <w:marTop w:val="0"/>
      <w:marBottom w:val="0"/>
      <w:divBdr>
        <w:top w:val="none" w:sz="0" w:space="0" w:color="auto"/>
        <w:left w:val="none" w:sz="0" w:space="0" w:color="auto"/>
        <w:bottom w:val="none" w:sz="0" w:space="0" w:color="auto"/>
        <w:right w:val="none" w:sz="0" w:space="0" w:color="auto"/>
      </w:divBdr>
    </w:div>
    <w:div w:id="2026862547">
      <w:bodyDiv w:val="1"/>
      <w:marLeft w:val="0"/>
      <w:marRight w:val="0"/>
      <w:marTop w:val="0"/>
      <w:marBottom w:val="0"/>
      <w:divBdr>
        <w:top w:val="none" w:sz="0" w:space="0" w:color="auto"/>
        <w:left w:val="none" w:sz="0" w:space="0" w:color="auto"/>
        <w:bottom w:val="none" w:sz="0" w:space="0" w:color="auto"/>
        <w:right w:val="none" w:sz="0" w:space="0" w:color="auto"/>
      </w:divBdr>
    </w:div>
    <w:div w:id="2030834656">
      <w:bodyDiv w:val="1"/>
      <w:marLeft w:val="0"/>
      <w:marRight w:val="0"/>
      <w:marTop w:val="0"/>
      <w:marBottom w:val="0"/>
      <w:divBdr>
        <w:top w:val="none" w:sz="0" w:space="0" w:color="auto"/>
        <w:left w:val="none" w:sz="0" w:space="0" w:color="auto"/>
        <w:bottom w:val="none" w:sz="0" w:space="0" w:color="auto"/>
        <w:right w:val="none" w:sz="0" w:space="0" w:color="auto"/>
      </w:divBdr>
    </w:div>
    <w:div w:id="2030835286">
      <w:bodyDiv w:val="1"/>
      <w:marLeft w:val="0"/>
      <w:marRight w:val="0"/>
      <w:marTop w:val="0"/>
      <w:marBottom w:val="0"/>
      <w:divBdr>
        <w:top w:val="none" w:sz="0" w:space="0" w:color="auto"/>
        <w:left w:val="none" w:sz="0" w:space="0" w:color="auto"/>
        <w:bottom w:val="none" w:sz="0" w:space="0" w:color="auto"/>
        <w:right w:val="none" w:sz="0" w:space="0" w:color="auto"/>
      </w:divBdr>
    </w:div>
    <w:div w:id="2037851309">
      <w:bodyDiv w:val="1"/>
      <w:marLeft w:val="0"/>
      <w:marRight w:val="0"/>
      <w:marTop w:val="0"/>
      <w:marBottom w:val="0"/>
      <w:divBdr>
        <w:top w:val="none" w:sz="0" w:space="0" w:color="auto"/>
        <w:left w:val="none" w:sz="0" w:space="0" w:color="auto"/>
        <w:bottom w:val="none" w:sz="0" w:space="0" w:color="auto"/>
        <w:right w:val="none" w:sz="0" w:space="0" w:color="auto"/>
      </w:divBdr>
    </w:div>
    <w:div w:id="2038314965">
      <w:bodyDiv w:val="1"/>
      <w:marLeft w:val="0"/>
      <w:marRight w:val="0"/>
      <w:marTop w:val="0"/>
      <w:marBottom w:val="0"/>
      <w:divBdr>
        <w:top w:val="none" w:sz="0" w:space="0" w:color="auto"/>
        <w:left w:val="none" w:sz="0" w:space="0" w:color="auto"/>
        <w:bottom w:val="none" w:sz="0" w:space="0" w:color="auto"/>
        <w:right w:val="none" w:sz="0" w:space="0" w:color="auto"/>
      </w:divBdr>
    </w:div>
    <w:div w:id="2038458310">
      <w:bodyDiv w:val="1"/>
      <w:marLeft w:val="0"/>
      <w:marRight w:val="0"/>
      <w:marTop w:val="0"/>
      <w:marBottom w:val="0"/>
      <w:divBdr>
        <w:top w:val="none" w:sz="0" w:space="0" w:color="auto"/>
        <w:left w:val="none" w:sz="0" w:space="0" w:color="auto"/>
        <w:bottom w:val="none" w:sz="0" w:space="0" w:color="auto"/>
        <w:right w:val="none" w:sz="0" w:space="0" w:color="auto"/>
      </w:divBdr>
    </w:div>
    <w:div w:id="2040426370">
      <w:bodyDiv w:val="1"/>
      <w:marLeft w:val="0"/>
      <w:marRight w:val="0"/>
      <w:marTop w:val="0"/>
      <w:marBottom w:val="0"/>
      <w:divBdr>
        <w:top w:val="none" w:sz="0" w:space="0" w:color="auto"/>
        <w:left w:val="none" w:sz="0" w:space="0" w:color="auto"/>
        <w:bottom w:val="none" w:sz="0" w:space="0" w:color="auto"/>
        <w:right w:val="none" w:sz="0" w:space="0" w:color="auto"/>
      </w:divBdr>
    </w:div>
    <w:div w:id="2041279183">
      <w:bodyDiv w:val="1"/>
      <w:marLeft w:val="0"/>
      <w:marRight w:val="0"/>
      <w:marTop w:val="0"/>
      <w:marBottom w:val="0"/>
      <w:divBdr>
        <w:top w:val="none" w:sz="0" w:space="0" w:color="auto"/>
        <w:left w:val="none" w:sz="0" w:space="0" w:color="auto"/>
        <w:bottom w:val="none" w:sz="0" w:space="0" w:color="auto"/>
        <w:right w:val="none" w:sz="0" w:space="0" w:color="auto"/>
      </w:divBdr>
    </w:div>
    <w:div w:id="2043167362">
      <w:bodyDiv w:val="1"/>
      <w:marLeft w:val="0"/>
      <w:marRight w:val="0"/>
      <w:marTop w:val="0"/>
      <w:marBottom w:val="0"/>
      <w:divBdr>
        <w:top w:val="none" w:sz="0" w:space="0" w:color="auto"/>
        <w:left w:val="none" w:sz="0" w:space="0" w:color="auto"/>
        <w:bottom w:val="none" w:sz="0" w:space="0" w:color="auto"/>
        <w:right w:val="none" w:sz="0" w:space="0" w:color="auto"/>
      </w:divBdr>
    </w:div>
    <w:div w:id="2043894421">
      <w:bodyDiv w:val="1"/>
      <w:marLeft w:val="0"/>
      <w:marRight w:val="0"/>
      <w:marTop w:val="0"/>
      <w:marBottom w:val="0"/>
      <w:divBdr>
        <w:top w:val="none" w:sz="0" w:space="0" w:color="auto"/>
        <w:left w:val="none" w:sz="0" w:space="0" w:color="auto"/>
        <w:bottom w:val="none" w:sz="0" w:space="0" w:color="auto"/>
        <w:right w:val="none" w:sz="0" w:space="0" w:color="auto"/>
      </w:divBdr>
    </w:div>
    <w:div w:id="2044741626">
      <w:bodyDiv w:val="1"/>
      <w:marLeft w:val="0"/>
      <w:marRight w:val="0"/>
      <w:marTop w:val="0"/>
      <w:marBottom w:val="0"/>
      <w:divBdr>
        <w:top w:val="none" w:sz="0" w:space="0" w:color="auto"/>
        <w:left w:val="none" w:sz="0" w:space="0" w:color="auto"/>
        <w:bottom w:val="none" w:sz="0" w:space="0" w:color="auto"/>
        <w:right w:val="none" w:sz="0" w:space="0" w:color="auto"/>
      </w:divBdr>
    </w:div>
    <w:div w:id="2046057499">
      <w:bodyDiv w:val="1"/>
      <w:marLeft w:val="0"/>
      <w:marRight w:val="0"/>
      <w:marTop w:val="0"/>
      <w:marBottom w:val="0"/>
      <w:divBdr>
        <w:top w:val="none" w:sz="0" w:space="0" w:color="auto"/>
        <w:left w:val="none" w:sz="0" w:space="0" w:color="auto"/>
        <w:bottom w:val="none" w:sz="0" w:space="0" w:color="auto"/>
        <w:right w:val="none" w:sz="0" w:space="0" w:color="auto"/>
      </w:divBdr>
    </w:div>
    <w:div w:id="2046178831">
      <w:bodyDiv w:val="1"/>
      <w:marLeft w:val="0"/>
      <w:marRight w:val="0"/>
      <w:marTop w:val="0"/>
      <w:marBottom w:val="0"/>
      <w:divBdr>
        <w:top w:val="none" w:sz="0" w:space="0" w:color="auto"/>
        <w:left w:val="none" w:sz="0" w:space="0" w:color="auto"/>
        <w:bottom w:val="none" w:sz="0" w:space="0" w:color="auto"/>
        <w:right w:val="none" w:sz="0" w:space="0" w:color="auto"/>
      </w:divBdr>
    </w:div>
    <w:div w:id="2046565914">
      <w:bodyDiv w:val="1"/>
      <w:marLeft w:val="0"/>
      <w:marRight w:val="0"/>
      <w:marTop w:val="0"/>
      <w:marBottom w:val="0"/>
      <w:divBdr>
        <w:top w:val="none" w:sz="0" w:space="0" w:color="auto"/>
        <w:left w:val="none" w:sz="0" w:space="0" w:color="auto"/>
        <w:bottom w:val="none" w:sz="0" w:space="0" w:color="auto"/>
        <w:right w:val="none" w:sz="0" w:space="0" w:color="auto"/>
      </w:divBdr>
    </w:div>
    <w:div w:id="2049724151">
      <w:bodyDiv w:val="1"/>
      <w:marLeft w:val="0"/>
      <w:marRight w:val="0"/>
      <w:marTop w:val="0"/>
      <w:marBottom w:val="0"/>
      <w:divBdr>
        <w:top w:val="none" w:sz="0" w:space="0" w:color="auto"/>
        <w:left w:val="none" w:sz="0" w:space="0" w:color="auto"/>
        <w:bottom w:val="none" w:sz="0" w:space="0" w:color="auto"/>
        <w:right w:val="none" w:sz="0" w:space="0" w:color="auto"/>
      </w:divBdr>
    </w:div>
    <w:div w:id="2049992961">
      <w:bodyDiv w:val="1"/>
      <w:marLeft w:val="0"/>
      <w:marRight w:val="0"/>
      <w:marTop w:val="0"/>
      <w:marBottom w:val="0"/>
      <w:divBdr>
        <w:top w:val="none" w:sz="0" w:space="0" w:color="auto"/>
        <w:left w:val="none" w:sz="0" w:space="0" w:color="auto"/>
        <w:bottom w:val="none" w:sz="0" w:space="0" w:color="auto"/>
        <w:right w:val="none" w:sz="0" w:space="0" w:color="auto"/>
      </w:divBdr>
    </w:div>
    <w:div w:id="2052536140">
      <w:bodyDiv w:val="1"/>
      <w:marLeft w:val="0"/>
      <w:marRight w:val="0"/>
      <w:marTop w:val="0"/>
      <w:marBottom w:val="0"/>
      <w:divBdr>
        <w:top w:val="none" w:sz="0" w:space="0" w:color="auto"/>
        <w:left w:val="none" w:sz="0" w:space="0" w:color="auto"/>
        <w:bottom w:val="none" w:sz="0" w:space="0" w:color="auto"/>
        <w:right w:val="none" w:sz="0" w:space="0" w:color="auto"/>
      </w:divBdr>
    </w:div>
    <w:div w:id="2052990958">
      <w:bodyDiv w:val="1"/>
      <w:marLeft w:val="0"/>
      <w:marRight w:val="0"/>
      <w:marTop w:val="0"/>
      <w:marBottom w:val="0"/>
      <w:divBdr>
        <w:top w:val="none" w:sz="0" w:space="0" w:color="auto"/>
        <w:left w:val="none" w:sz="0" w:space="0" w:color="auto"/>
        <w:bottom w:val="none" w:sz="0" w:space="0" w:color="auto"/>
        <w:right w:val="none" w:sz="0" w:space="0" w:color="auto"/>
      </w:divBdr>
    </w:div>
    <w:div w:id="2053844882">
      <w:bodyDiv w:val="1"/>
      <w:marLeft w:val="0"/>
      <w:marRight w:val="0"/>
      <w:marTop w:val="0"/>
      <w:marBottom w:val="0"/>
      <w:divBdr>
        <w:top w:val="none" w:sz="0" w:space="0" w:color="auto"/>
        <w:left w:val="none" w:sz="0" w:space="0" w:color="auto"/>
        <w:bottom w:val="none" w:sz="0" w:space="0" w:color="auto"/>
        <w:right w:val="none" w:sz="0" w:space="0" w:color="auto"/>
      </w:divBdr>
    </w:div>
    <w:div w:id="2056078362">
      <w:bodyDiv w:val="1"/>
      <w:marLeft w:val="0"/>
      <w:marRight w:val="0"/>
      <w:marTop w:val="0"/>
      <w:marBottom w:val="0"/>
      <w:divBdr>
        <w:top w:val="none" w:sz="0" w:space="0" w:color="auto"/>
        <w:left w:val="none" w:sz="0" w:space="0" w:color="auto"/>
        <w:bottom w:val="none" w:sz="0" w:space="0" w:color="auto"/>
        <w:right w:val="none" w:sz="0" w:space="0" w:color="auto"/>
      </w:divBdr>
    </w:div>
    <w:div w:id="2057004595">
      <w:bodyDiv w:val="1"/>
      <w:marLeft w:val="0"/>
      <w:marRight w:val="0"/>
      <w:marTop w:val="0"/>
      <w:marBottom w:val="0"/>
      <w:divBdr>
        <w:top w:val="none" w:sz="0" w:space="0" w:color="auto"/>
        <w:left w:val="none" w:sz="0" w:space="0" w:color="auto"/>
        <w:bottom w:val="none" w:sz="0" w:space="0" w:color="auto"/>
        <w:right w:val="none" w:sz="0" w:space="0" w:color="auto"/>
      </w:divBdr>
    </w:div>
    <w:div w:id="2057315360">
      <w:bodyDiv w:val="1"/>
      <w:marLeft w:val="0"/>
      <w:marRight w:val="0"/>
      <w:marTop w:val="0"/>
      <w:marBottom w:val="0"/>
      <w:divBdr>
        <w:top w:val="none" w:sz="0" w:space="0" w:color="auto"/>
        <w:left w:val="none" w:sz="0" w:space="0" w:color="auto"/>
        <w:bottom w:val="none" w:sz="0" w:space="0" w:color="auto"/>
        <w:right w:val="none" w:sz="0" w:space="0" w:color="auto"/>
      </w:divBdr>
    </w:div>
    <w:div w:id="2057464503">
      <w:bodyDiv w:val="1"/>
      <w:marLeft w:val="0"/>
      <w:marRight w:val="0"/>
      <w:marTop w:val="0"/>
      <w:marBottom w:val="0"/>
      <w:divBdr>
        <w:top w:val="none" w:sz="0" w:space="0" w:color="auto"/>
        <w:left w:val="none" w:sz="0" w:space="0" w:color="auto"/>
        <w:bottom w:val="none" w:sz="0" w:space="0" w:color="auto"/>
        <w:right w:val="none" w:sz="0" w:space="0" w:color="auto"/>
      </w:divBdr>
    </w:div>
    <w:div w:id="2058815440">
      <w:bodyDiv w:val="1"/>
      <w:marLeft w:val="0"/>
      <w:marRight w:val="0"/>
      <w:marTop w:val="0"/>
      <w:marBottom w:val="0"/>
      <w:divBdr>
        <w:top w:val="none" w:sz="0" w:space="0" w:color="auto"/>
        <w:left w:val="none" w:sz="0" w:space="0" w:color="auto"/>
        <w:bottom w:val="none" w:sz="0" w:space="0" w:color="auto"/>
        <w:right w:val="none" w:sz="0" w:space="0" w:color="auto"/>
      </w:divBdr>
    </w:div>
    <w:div w:id="2059042194">
      <w:bodyDiv w:val="1"/>
      <w:marLeft w:val="0"/>
      <w:marRight w:val="0"/>
      <w:marTop w:val="0"/>
      <w:marBottom w:val="0"/>
      <w:divBdr>
        <w:top w:val="none" w:sz="0" w:space="0" w:color="auto"/>
        <w:left w:val="none" w:sz="0" w:space="0" w:color="auto"/>
        <w:bottom w:val="none" w:sz="0" w:space="0" w:color="auto"/>
        <w:right w:val="none" w:sz="0" w:space="0" w:color="auto"/>
      </w:divBdr>
    </w:div>
    <w:div w:id="2060013172">
      <w:bodyDiv w:val="1"/>
      <w:marLeft w:val="0"/>
      <w:marRight w:val="0"/>
      <w:marTop w:val="0"/>
      <w:marBottom w:val="0"/>
      <w:divBdr>
        <w:top w:val="none" w:sz="0" w:space="0" w:color="auto"/>
        <w:left w:val="none" w:sz="0" w:space="0" w:color="auto"/>
        <w:bottom w:val="none" w:sz="0" w:space="0" w:color="auto"/>
        <w:right w:val="none" w:sz="0" w:space="0" w:color="auto"/>
      </w:divBdr>
      <w:divsChild>
        <w:div w:id="924076444">
          <w:marLeft w:val="0"/>
          <w:marRight w:val="0"/>
          <w:marTop w:val="0"/>
          <w:marBottom w:val="0"/>
          <w:divBdr>
            <w:top w:val="none" w:sz="0" w:space="0" w:color="auto"/>
            <w:left w:val="none" w:sz="0" w:space="0" w:color="auto"/>
            <w:bottom w:val="none" w:sz="0" w:space="0" w:color="auto"/>
            <w:right w:val="none" w:sz="0" w:space="0" w:color="auto"/>
          </w:divBdr>
          <w:divsChild>
            <w:div w:id="60184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09669">
      <w:bodyDiv w:val="1"/>
      <w:marLeft w:val="0"/>
      <w:marRight w:val="0"/>
      <w:marTop w:val="0"/>
      <w:marBottom w:val="0"/>
      <w:divBdr>
        <w:top w:val="none" w:sz="0" w:space="0" w:color="auto"/>
        <w:left w:val="none" w:sz="0" w:space="0" w:color="auto"/>
        <w:bottom w:val="none" w:sz="0" w:space="0" w:color="auto"/>
        <w:right w:val="none" w:sz="0" w:space="0" w:color="auto"/>
      </w:divBdr>
    </w:div>
    <w:div w:id="2064479424">
      <w:bodyDiv w:val="1"/>
      <w:marLeft w:val="0"/>
      <w:marRight w:val="0"/>
      <w:marTop w:val="0"/>
      <w:marBottom w:val="0"/>
      <w:divBdr>
        <w:top w:val="none" w:sz="0" w:space="0" w:color="auto"/>
        <w:left w:val="none" w:sz="0" w:space="0" w:color="auto"/>
        <w:bottom w:val="none" w:sz="0" w:space="0" w:color="auto"/>
        <w:right w:val="none" w:sz="0" w:space="0" w:color="auto"/>
      </w:divBdr>
    </w:div>
    <w:div w:id="2067027423">
      <w:bodyDiv w:val="1"/>
      <w:marLeft w:val="0"/>
      <w:marRight w:val="0"/>
      <w:marTop w:val="0"/>
      <w:marBottom w:val="0"/>
      <w:divBdr>
        <w:top w:val="none" w:sz="0" w:space="0" w:color="auto"/>
        <w:left w:val="none" w:sz="0" w:space="0" w:color="auto"/>
        <w:bottom w:val="none" w:sz="0" w:space="0" w:color="auto"/>
        <w:right w:val="none" w:sz="0" w:space="0" w:color="auto"/>
      </w:divBdr>
    </w:div>
    <w:div w:id="2067869859">
      <w:bodyDiv w:val="1"/>
      <w:marLeft w:val="0"/>
      <w:marRight w:val="0"/>
      <w:marTop w:val="0"/>
      <w:marBottom w:val="0"/>
      <w:divBdr>
        <w:top w:val="none" w:sz="0" w:space="0" w:color="auto"/>
        <w:left w:val="none" w:sz="0" w:space="0" w:color="auto"/>
        <w:bottom w:val="none" w:sz="0" w:space="0" w:color="auto"/>
        <w:right w:val="none" w:sz="0" w:space="0" w:color="auto"/>
      </w:divBdr>
    </w:div>
    <w:div w:id="2068647853">
      <w:bodyDiv w:val="1"/>
      <w:marLeft w:val="0"/>
      <w:marRight w:val="0"/>
      <w:marTop w:val="0"/>
      <w:marBottom w:val="0"/>
      <w:divBdr>
        <w:top w:val="none" w:sz="0" w:space="0" w:color="auto"/>
        <w:left w:val="none" w:sz="0" w:space="0" w:color="auto"/>
        <w:bottom w:val="none" w:sz="0" w:space="0" w:color="auto"/>
        <w:right w:val="none" w:sz="0" w:space="0" w:color="auto"/>
      </w:divBdr>
    </w:div>
    <w:div w:id="2068796337">
      <w:bodyDiv w:val="1"/>
      <w:marLeft w:val="0"/>
      <w:marRight w:val="0"/>
      <w:marTop w:val="0"/>
      <w:marBottom w:val="0"/>
      <w:divBdr>
        <w:top w:val="none" w:sz="0" w:space="0" w:color="auto"/>
        <w:left w:val="none" w:sz="0" w:space="0" w:color="auto"/>
        <w:bottom w:val="none" w:sz="0" w:space="0" w:color="auto"/>
        <w:right w:val="none" w:sz="0" w:space="0" w:color="auto"/>
      </w:divBdr>
    </w:div>
    <w:div w:id="2071149045">
      <w:bodyDiv w:val="1"/>
      <w:marLeft w:val="0"/>
      <w:marRight w:val="0"/>
      <w:marTop w:val="0"/>
      <w:marBottom w:val="0"/>
      <w:divBdr>
        <w:top w:val="none" w:sz="0" w:space="0" w:color="auto"/>
        <w:left w:val="none" w:sz="0" w:space="0" w:color="auto"/>
        <w:bottom w:val="none" w:sz="0" w:space="0" w:color="auto"/>
        <w:right w:val="none" w:sz="0" w:space="0" w:color="auto"/>
      </w:divBdr>
    </w:div>
    <w:div w:id="2071881785">
      <w:bodyDiv w:val="1"/>
      <w:marLeft w:val="0"/>
      <w:marRight w:val="0"/>
      <w:marTop w:val="0"/>
      <w:marBottom w:val="0"/>
      <w:divBdr>
        <w:top w:val="none" w:sz="0" w:space="0" w:color="auto"/>
        <w:left w:val="none" w:sz="0" w:space="0" w:color="auto"/>
        <w:bottom w:val="none" w:sz="0" w:space="0" w:color="auto"/>
        <w:right w:val="none" w:sz="0" w:space="0" w:color="auto"/>
      </w:divBdr>
    </w:div>
    <w:div w:id="2073382177">
      <w:bodyDiv w:val="1"/>
      <w:marLeft w:val="0"/>
      <w:marRight w:val="0"/>
      <w:marTop w:val="0"/>
      <w:marBottom w:val="0"/>
      <w:divBdr>
        <w:top w:val="none" w:sz="0" w:space="0" w:color="auto"/>
        <w:left w:val="none" w:sz="0" w:space="0" w:color="auto"/>
        <w:bottom w:val="none" w:sz="0" w:space="0" w:color="auto"/>
        <w:right w:val="none" w:sz="0" w:space="0" w:color="auto"/>
      </w:divBdr>
    </w:div>
    <w:div w:id="2073428034">
      <w:bodyDiv w:val="1"/>
      <w:marLeft w:val="0"/>
      <w:marRight w:val="0"/>
      <w:marTop w:val="0"/>
      <w:marBottom w:val="0"/>
      <w:divBdr>
        <w:top w:val="none" w:sz="0" w:space="0" w:color="auto"/>
        <w:left w:val="none" w:sz="0" w:space="0" w:color="auto"/>
        <w:bottom w:val="none" w:sz="0" w:space="0" w:color="auto"/>
        <w:right w:val="none" w:sz="0" w:space="0" w:color="auto"/>
      </w:divBdr>
    </w:div>
    <w:div w:id="2073775750">
      <w:bodyDiv w:val="1"/>
      <w:marLeft w:val="0"/>
      <w:marRight w:val="0"/>
      <w:marTop w:val="0"/>
      <w:marBottom w:val="0"/>
      <w:divBdr>
        <w:top w:val="none" w:sz="0" w:space="0" w:color="auto"/>
        <w:left w:val="none" w:sz="0" w:space="0" w:color="auto"/>
        <w:bottom w:val="none" w:sz="0" w:space="0" w:color="auto"/>
        <w:right w:val="none" w:sz="0" w:space="0" w:color="auto"/>
      </w:divBdr>
    </w:div>
    <w:div w:id="2075735445">
      <w:bodyDiv w:val="1"/>
      <w:marLeft w:val="0"/>
      <w:marRight w:val="0"/>
      <w:marTop w:val="0"/>
      <w:marBottom w:val="0"/>
      <w:divBdr>
        <w:top w:val="none" w:sz="0" w:space="0" w:color="auto"/>
        <w:left w:val="none" w:sz="0" w:space="0" w:color="auto"/>
        <w:bottom w:val="none" w:sz="0" w:space="0" w:color="auto"/>
        <w:right w:val="none" w:sz="0" w:space="0" w:color="auto"/>
      </w:divBdr>
    </w:div>
    <w:div w:id="2076082059">
      <w:bodyDiv w:val="1"/>
      <w:marLeft w:val="0"/>
      <w:marRight w:val="0"/>
      <w:marTop w:val="0"/>
      <w:marBottom w:val="0"/>
      <w:divBdr>
        <w:top w:val="none" w:sz="0" w:space="0" w:color="auto"/>
        <w:left w:val="none" w:sz="0" w:space="0" w:color="auto"/>
        <w:bottom w:val="none" w:sz="0" w:space="0" w:color="auto"/>
        <w:right w:val="none" w:sz="0" w:space="0" w:color="auto"/>
      </w:divBdr>
      <w:divsChild>
        <w:div w:id="1426026607">
          <w:marLeft w:val="0"/>
          <w:marRight w:val="0"/>
          <w:marTop w:val="0"/>
          <w:marBottom w:val="0"/>
          <w:divBdr>
            <w:top w:val="single" w:sz="2" w:space="0" w:color="auto"/>
            <w:left w:val="single" w:sz="2" w:space="0" w:color="auto"/>
            <w:bottom w:val="single" w:sz="6" w:space="0" w:color="auto"/>
            <w:right w:val="single" w:sz="2" w:space="0" w:color="auto"/>
          </w:divBdr>
          <w:divsChild>
            <w:div w:id="1544514636">
              <w:marLeft w:val="0"/>
              <w:marRight w:val="0"/>
              <w:marTop w:val="100"/>
              <w:marBottom w:val="100"/>
              <w:divBdr>
                <w:top w:val="single" w:sz="2" w:space="0" w:color="D9D9E3"/>
                <w:left w:val="single" w:sz="2" w:space="0" w:color="D9D9E3"/>
                <w:bottom w:val="single" w:sz="2" w:space="0" w:color="D9D9E3"/>
                <w:right w:val="single" w:sz="2" w:space="0" w:color="D9D9E3"/>
              </w:divBdr>
              <w:divsChild>
                <w:div w:id="527986118">
                  <w:marLeft w:val="0"/>
                  <w:marRight w:val="0"/>
                  <w:marTop w:val="0"/>
                  <w:marBottom w:val="0"/>
                  <w:divBdr>
                    <w:top w:val="single" w:sz="2" w:space="0" w:color="D9D9E3"/>
                    <w:left w:val="single" w:sz="2" w:space="0" w:color="D9D9E3"/>
                    <w:bottom w:val="single" w:sz="2" w:space="0" w:color="D9D9E3"/>
                    <w:right w:val="single" w:sz="2" w:space="0" w:color="D9D9E3"/>
                  </w:divBdr>
                  <w:divsChild>
                    <w:div w:id="1766799141">
                      <w:marLeft w:val="0"/>
                      <w:marRight w:val="0"/>
                      <w:marTop w:val="0"/>
                      <w:marBottom w:val="0"/>
                      <w:divBdr>
                        <w:top w:val="single" w:sz="2" w:space="0" w:color="D9D9E3"/>
                        <w:left w:val="single" w:sz="2" w:space="0" w:color="D9D9E3"/>
                        <w:bottom w:val="single" w:sz="2" w:space="0" w:color="D9D9E3"/>
                        <w:right w:val="single" w:sz="2" w:space="0" w:color="D9D9E3"/>
                      </w:divBdr>
                      <w:divsChild>
                        <w:div w:id="956527850">
                          <w:marLeft w:val="0"/>
                          <w:marRight w:val="0"/>
                          <w:marTop w:val="0"/>
                          <w:marBottom w:val="0"/>
                          <w:divBdr>
                            <w:top w:val="single" w:sz="2" w:space="0" w:color="D9D9E3"/>
                            <w:left w:val="single" w:sz="2" w:space="0" w:color="D9D9E3"/>
                            <w:bottom w:val="single" w:sz="2" w:space="0" w:color="D9D9E3"/>
                            <w:right w:val="single" w:sz="2" w:space="0" w:color="D9D9E3"/>
                          </w:divBdr>
                          <w:divsChild>
                            <w:div w:id="1170372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6271550">
      <w:bodyDiv w:val="1"/>
      <w:marLeft w:val="0"/>
      <w:marRight w:val="0"/>
      <w:marTop w:val="0"/>
      <w:marBottom w:val="0"/>
      <w:divBdr>
        <w:top w:val="none" w:sz="0" w:space="0" w:color="auto"/>
        <w:left w:val="none" w:sz="0" w:space="0" w:color="auto"/>
        <w:bottom w:val="none" w:sz="0" w:space="0" w:color="auto"/>
        <w:right w:val="none" w:sz="0" w:space="0" w:color="auto"/>
      </w:divBdr>
    </w:div>
    <w:div w:id="2077361604">
      <w:bodyDiv w:val="1"/>
      <w:marLeft w:val="0"/>
      <w:marRight w:val="0"/>
      <w:marTop w:val="0"/>
      <w:marBottom w:val="0"/>
      <w:divBdr>
        <w:top w:val="none" w:sz="0" w:space="0" w:color="auto"/>
        <w:left w:val="none" w:sz="0" w:space="0" w:color="auto"/>
        <w:bottom w:val="none" w:sz="0" w:space="0" w:color="auto"/>
        <w:right w:val="none" w:sz="0" w:space="0" w:color="auto"/>
      </w:divBdr>
    </w:div>
    <w:div w:id="2079014510">
      <w:bodyDiv w:val="1"/>
      <w:marLeft w:val="0"/>
      <w:marRight w:val="0"/>
      <w:marTop w:val="0"/>
      <w:marBottom w:val="0"/>
      <w:divBdr>
        <w:top w:val="none" w:sz="0" w:space="0" w:color="auto"/>
        <w:left w:val="none" w:sz="0" w:space="0" w:color="auto"/>
        <w:bottom w:val="none" w:sz="0" w:space="0" w:color="auto"/>
        <w:right w:val="none" w:sz="0" w:space="0" w:color="auto"/>
      </w:divBdr>
    </w:div>
    <w:div w:id="2079203170">
      <w:bodyDiv w:val="1"/>
      <w:marLeft w:val="0"/>
      <w:marRight w:val="0"/>
      <w:marTop w:val="0"/>
      <w:marBottom w:val="0"/>
      <w:divBdr>
        <w:top w:val="none" w:sz="0" w:space="0" w:color="auto"/>
        <w:left w:val="none" w:sz="0" w:space="0" w:color="auto"/>
        <w:bottom w:val="none" w:sz="0" w:space="0" w:color="auto"/>
        <w:right w:val="none" w:sz="0" w:space="0" w:color="auto"/>
      </w:divBdr>
    </w:div>
    <w:div w:id="2079355757">
      <w:bodyDiv w:val="1"/>
      <w:marLeft w:val="0"/>
      <w:marRight w:val="0"/>
      <w:marTop w:val="0"/>
      <w:marBottom w:val="0"/>
      <w:divBdr>
        <w:top w:val="none" w:sz="0" w:space="0" w:color="auto"/>
        <w:left w:val="none" w:sz="0" w:space="0" w:color="auto"/>
        <w:bottom w:val="none" w:sz="0" w:space="0" w:color="auto"/>
        <w:right w:val="none" w:sz="0" w:space="0" w:color="auto"/>
      </w:divBdr>
    </w:div>
    <w:div w:id="2081902143">
      <w:bodyDiv w:val="1"/>
      <w:marLeft w:val="0"/>
      <w:marRight w:val="0"/>
      <w:marTop w:val="0"/>
      <w:marBottom w:val="0"/>
      <w:divBdr>
        <w:top w:val="none" w:sz="0" w:space="0" w:color="auto"/>
        <w:left w:val="none" w:sz="0" w:space="0" w:color="auto"/>
        <w:bottom w:val="none" w:sz="0" w:space="0" w:color="auto"/>
        <w:right w:val="none" w:sz="0" w:space="0" w:color="auto"/>
      </w:divBdr>
    </w:div>
    <w:div w:id="2083674435">
      <w:bodyDiv w:val="1"/>
      <w:marLeft w:val="0"/>
      <w:marRight w:val="0"/>
      <w:marTop w:val="0"/>
      <w:marBottom w:val="0"/>
      <w:divBdr>
        <w:top w:val="none" w:sz="0" w:space="0" w:color="auto"/>
        <w:left w:val="none" w:sz="0" w:space="0" w:color="auto"/>
        <w:bottom w:val="none" w:sz="0" w:space="0" w:color="auto"/>
        <w:right w:val="none" w:sz="0" w:space="0" w:color="auto"/>
      </w:divBdr>
    </w:div>
    <w:div w:id="2086679310">
      <w:bodyDiv w:val="1"/>
      <w:marLeft w:val="0"/>
      <w:marRight w:val="0"/>
      <w:marTop w:val="0"/>
      <w:marBottom w:val="0"/>
      <w:divBdr>
        <w:top w:val="none" w:sz="0" w:space="0" w:color="auto"/>
        <w:left w:val="none" w:sz="0" w:space="0" w:color="auto"/>
        <w:bottom w:val="none" w:sz="0" w:space="0" w:color="auto"/>
        <w:right w:val="none" w:sz="0" w:space="0" w:color="auto"/>
      </w:divBdr>
    </w:div>
    <w:div w:id="2089881881">
      <w:bodyDiv w:val="1"/>
      <w:marLeft w:val="0"/>
      <w:marRight w:val="0"/>
      <w:marTop w:val="0"/>
      <w:marBottom w:val="0"/>
      <w:divBdr>
        <w:top w:val="none" w:sz="0" w:space="0" w:color="auto"/>
        <w:left w:val="none" w:sz="0" w:space="0" w:color="auto"/>
        <w:bottom w:val="none" w:sz="0" w:space="0" w:color="auto"/>
        <w:right w:val="none" w:sz="0" w:space="0" w:color="auto"/>
      </w:divBdr>
    </w:div>
    <w:div w:id="2090618961">
      <w:bodyDiv w:val="1"/>
      <w:marLeft w:val="0"/>
      <w:marRight w:val="0"/>
      <w:marTop w:val="0"/>
      <w:marBottom w:val="0"/>
      <w:divBdr>
        <w:top w:val="none" w:sz="0" w:space="0" w:color="auto"/>
        <w:left w:val="none" w:sz="0" w:space="0" w:color="auto"/>
        <w:bottom w:val="none" w:sz="0" w:space="0" w:color="auto"/>
        <w:right w:val="none" w:sz="0" w:space="0" w:color="auto"/>
      </w:divBdr>
    </w:div>
    <w:div w:id="2093429254">
      <w:bodyDiv w:val="1"/>
      <w:marLeft w:val="0"/>
      <w:marRight w:val="0"/>
      <w:marTop w:val="0"/>
      <w:marBottom w:val="0"/>
      <w:divBdr>
        <w:top w:val="none" w:sz="0" w:space="0" w:color="auto"/>
        <w:left w:val="none" w:sz="0" w:space="0" w:color="auto"/>
        <w:bottom w:val="none" w:sz="0" w:space="0" w:color="auto"/>
        <w:right w:val="none" w:sz="0" w:space="0" w:color="auto"/>
      </w:divBdr>
    </w:div>
    <w:div w:id="2094423825">
      <w:bodyDiv w:val="1"/>
      <w:marLeft w:val="0"/>
      <w:marRight w:val="0"/>
      <w:marTop w:val="0"/>
      <w:marBottom w:val="0"/>
      <w:divBdr>
        <w:top w:val="none" w:sz="0" w:space="0" w:color="auto"/>
        <w:left w:val="none" w:sz="0" w:space="0" w:color="auto"/>
        <w:bottom w:val="none" w:sz="0" w:space="0" w:color="auto"/>
        <w:right w:val="none" w:sz="0" w:space="0" w:color="auto"/>
      </w:divBdr>
    </w:div>
    <w:div w:id="2102484451">
      <w:bodyDiv w:val="1"/>
      <w:marLeft w:val="0"/>
      <w:marRight w:val="0"/>
      <w:marTop w:val="0"/>
      <w:marBottom w:val="0"/>
      <w:divBdr>
        <w:top w:val="none" w:sz="0" w:space="0" w:color="auto"/>
        <w:left w:val="none" w:sz="0" w:space="0" w:color="auto"/>
        <w:bottom w:val="none" w:sz="0" w:space="0" w:color="auto"/>
        <w:right w:val="none" w:sz="0" w:space="0" w:color="auto"/>
      </w:divBdr>
    </w:div>
    <w:div w:id="2102871632">
      <w:bodyDiv w:val="1"/>
      <w:marLeft w:val="0"/>
      <w:marRight w:val="0"/>
      <w:marTop w:val="0"/>
      <w:marBottom w:val="0"/>
      <w:divBdr>
        <w:top w:val="none" w:sz="0" w:space="0" w:color="auto"/>
        <w:left w:val="none" w:sz="0" w:space="0" w:color="auto"/>
        <w:bottom w:val="none" w:sz="0" w:space="0" w:color="auto"/>
        <w:right w:val="none" w:sz="0" w:space="0" w:color="auto"/>
      </w:divBdr>
    </w:div>
    <w:div w:id="2104377030">
      <w:bodyDiv w:val="1"/>
      <w:marLeft w:val="0"/>
      <w:marRight w:val="0"/>
      <w:marTop w:val="0"/>
      <w:marBottom w:val="0"/>
      <w:divBdr>
        <w:top w:val="none" w:sz="0" w:space="0" w:color="auto"/>
        <w:left w:val="none" w:sz="0" w:space="0" w:color="auto"/>
        <w:bottom w:val="none" w:sz="0" w:space="0" w:color="auto"/>
        <w:right w:val="none" w:sz="0" w:space="0" w:color="auto"/>
      </w:divBdr>
    </w:div>
    <w:div w:id="2105413908">
      <w:bodyDiv w:val="1"/>
      <w:marLeft w:val="0"/>
      <w:marRight w:val="0"/>
      <w:marTop w:val="0"/>
      <w:marBottom w:val="0"/>
      <w:divBdr>
        <w:top w:val="none" w:sz="0" w:space="0" w:color="auto"/>
        <w:left w:val="none" w:sz="0" w:space="0" w:color="auto"/>
        <w:bottom w:val="none" w:sz="0" w:space="0" w:color="auto"/>
        <w:right w:val="none" w:sz="0" w:space="0" w:color="auto"/>
      </w:divBdr>
    </w:div>
    <w:div w:id="2105415736">
      <w:bodyDiv w:val="1"/>
      <w:marLeft w:val="0"/>
      <w:marRight w:val="0"/>
      <w:marTop w:val="0"/>
      <w:marBottom w:val="0"/>
      <w:divBdr>
        <w:top w:val="none" w:sz="0" w:space="0" w:color="auto"/>
        <w:left w:val="none" w:sz="0" w:space="0" w:color="auto"/>
        <w:bottom w:val="none" w:sz="0" w:space="0" w:color="auto"/>
        <w:right w:val="none" w:sz="0" w:space="0" w:color="auto"/>
      </w:divBdr>
    </w:div>
    <w:div w:id="2107266749">
      <w:bodyDiv w:val="1"/>
      <w:marLeft w:val="0"/>
      <w:marRight w:val="0"/>
      <w:marTop w:val="0"/>
      <w:marBottom w:val="0"/>
      <w:divBdr>
        <w:top w:val="none" w:sz="0" w:space="0" w:color="auto"/>
        <w:left w:val="none" w:sz="0" w:space="0" w:color="auto"/>
        <w:bottom w:val="none" w:sz="0" w:space="0" w:color="auto"/>
        <w:right w:val="none" w:sz="0" w:space="0" w:color="auto"/>
      </w:divBdr>
    </w:div>
    <w:div w:id="2109033947">
      <w:bodyDiv w:val="1"/>
      <w:marLeft w:val="0"/>
      <w:marRight w:val="0"/>
      <w:marTop w:val="0"/>
      <w:marBottom w:val="0"/>
      <w:divBdr>
        <w:top w:val="none" w:sz="0" w:space="0" w:color="auto"/>
        <w:left w:val="none" w:sz="0" w:space="0" w:color="auto"/>
        <w:bottom w:val="none" w:sz="0" w:space="0" w:color="auto"/>
        <w:right w:val="none" w:sz="0" w:space="0" w:color="auto"/>
      </w:divBdr>
    </w:div>
    <w:div w:id="2112625451">
      <w:bodyDiv w:val="1"/>
      <w:marLeft w:val="0"/>
      <w:marRight w:val="0"/>
      <w:marTop w:val="0"/>
      <w:marBottom w:val="0"/>
      <w:divBdr>
        <w:top w:val="none" w:sz="0" w:space="0" w:color="auto"/>
        <w:left w:val="none" w:sz="0" w:space="0" w:color="auto"/>
        <w:bottom w:val="none" w:sz="0" w:space="0" w:color="auto"/>
        <w:right w:val="none" w:sz="0" w:space="0" w:color="auto"/>
      </w:divBdr>
    </w:div>
    <w:div w:id="2112776590">
      <w:bodyDiv w:val="1"/>
      <w:marLeft w:val="0"/>
      <w:marRight w:val="0"/>
      <w:marTop w:val="0"/>
      <w:marBottom w:val="0"/>
      <w:divBdr>
        <w:top w:val="none" w:sz="0" w:space="0" w:color="auto"/>
        <w:left w:val="none" w:sz="0" w:space="0" w:color="auto"/>
        <w:bottom w:val="none" w:sz="0" w:space="0" w:color="auto"/>
        <w:right w:val="none" w:sz="0" w:space="0" w:color="auto"/>
      </w:divBdr>
    </w:div>
    <w:div w:id="2113893529">
      <w:bodyDiv w:val="1"/>
      <w:marLeft w:val="0"/>
      <w:marRight w:val="0"/>
      <w:marTop w:val="0"/>
      <w:marBottom w:val="0"/>
      <w:divBdr>
        <w:top w:val="none" w:sz="0" w:space="0" w:color="auto"/>
        <w:left w:val="none" w:sz="0" w:space="0" w:color="auto"/>
        <w:bottom w:val="none" w:sz="0" w:space="0" w:color="auto"/>
        <w:right w:val="none" w:sz="0" w:space="0" w:color="auto"/>
      </w:divBdr>
    </w:div>
    <w:div w:id="2115589712">
      <w:bodyDiv w:val="1"/>
      <w:marLeft w:val="0"/>
      <w:marRight w:val="0"/>
      <w:marTop w:val="0"/>
      <w:marBottom w:val="0"/>
      <w:divBdr>
        <w:top w:val="none" w:sz="0" w:space="0" w:color="auto"/>
        <w:left w:val="none" w:sz="0" w:space="0" w:color="auto"/>
        <w:bottom w:val="none" w:sz="0" w:space="0" w:color="auto"/>
        <w:right w:val="none" w:sz="0" w:space="0" w:color="auto"/>
      </w:divBdr>
    </w:div>
    <w:div w:id="2117283855">
      <w:bodyDiv w:val="1"/>
      <w:marLeft w:val="0"/>
      <w:marRight w:val="0"/>
      <w:marTop w:val="0"/>
      <w:marBottom w:val="0"/>
      <w:divBdr>
        <w:top w:val="none" w:sz="0" w:space="0" w:color="auto"/>
        <w:left w:val="none" w:sz="0" w:space="0" w:color="auto"/>
        <w:bottom w:val="none" w:sz="0" w:space="0" w:color="auto"/>
        <w:right w:val="none" w:sz="0" w:space="0" w:color="auto"/>
      </w:divBdr>
    </w:div>
    <w:div w:id="2118132803">
      <w:bodyDiv w:val="1"/>
      <w:marLeft w:val="0"/>
      <w:marRight w:val="0"/>
      <w:marTop w:val="0"/>
      <w:marBottom w:val="0"/>
      <w:divBdr>
        <w:top w:val="none" w:sz="0" w:space="0" w:color="auto"/>
        <w:left w:val="none" w:sz="0" w:space="0" w:color="auto"/>
        <w:bottom w:val="none" w:sz="0" w:space="0" w:color="auto"/>
        <w:right w:val="none" w:sz="0" w:space="0" w:color="auto"/>
      </w:divBdr>
    </w:div>
    <w:div w:id="2118134517">
      <w:bodyDiv w:val="1"/>
      <w:marLeft w:val="0"/>
      <w:marRight w:val="0"/>
      <w:marTop w:val="0"/>
      <w:marBottom w:val="0"/>
      <w:divBdr>
        <w:top w:val="none" w:sz="0" w:space="0" w:color="auto"/>
        <w:left w:val="none" w:sz="0" w:space="0" w:color="auto"/>
        <w:bottom w:val="none" w:sz="0" w:space="0" w:color="auto"/>
        <w:right w:val="none" w:sz="0" w:space="0" w:color="auto"/>
      </w:divBdr>
    </w:div>
    <w:div w:id="2118287303">
      <w:bodyDiv w:val="1"/>
      <w:marLeft w:val="0"/>
      <w:marRight w:val="0"/>
      <w:marTop w:val="0"/>
      <w:marBottom w:val="0"/>
      <w:divBdr>
        <w:top w:val="none" w:sz="0" w:space="0" w:color="auto"/>
        <w:left w:val="none" w:sz="0" w:space="0" w:color="auto"/>
        <w:bottom w:val="none" w:sz="0" w:space="0" w:color="auto"/>
        <w:right w:val="none" w:sz="0" w:space="0" w:color="auto"/>
      </w:divBdr>
    </w:div>
    <w:div w:id="2119056702">
      <w:bodyDiv w:val="1"/>
      <w:marLeft w:val="0"/>
      <w:marRight w:val="0"/>
      <w:marTop w:val="0"/>
      <w:marBottom w:val="0"/>
      <w:divBdr>
        <w:top w:val="none" w:sz="0" w:space="0" w:color="auto"/>
        <w:left w:val="none" w:sz="0" w:space="0" w:color="auto"/>
        <w:bottom w:val="none" w:sz="0" w:space="0" w:color="auto"/>
        <w:right w:val="none" w:sz="0" w:space="0" w:color="auto"/>
      </w:divBdr>
    </w:div>
    <w:div w:id="2119331410">
      <w:bodyDiv w:val="1"/>
      <w:marLeft w:val="0"/>
      <w:marRight w:val="0"/>
      <w:marTop w:val="0"/>
      <w:marBottom w:val="0"/>
      <w:divBdr>
        <w:top w:val="none" w:sz="0" w:space="0" w:color="auto"/>
        <w:left w:val="none" w:sz="0" w:space="0" w:color="auto"/>
        <w:bottom w:val="none" w:sz="0" w:space="0" w:color="auto"/>
        <w:right w:val="none" w:sz="0" w:space="0" w:color="auto"/>
      </w:divBdr>
    </w:div>
    <w:div w:id="2120298489">
      <w:bodyDiv w:val="1"/>
      <w:marLeft w:val="0"/>
      <w:marRight w:val="0"/>
      <w:marTop w:val="0"/>
      <w:marBottom w:val="0"/>
      <w:divBdr>
        <w:top w:val="none" w:sz="0" w:space="0" w:color="auto"/>
        <w:left w:val="none" w:sz="0" w:space="0" w:color="auto"/>
        <w:bottom w:val="none" w:sz="0" w:space="0" w:color="auto"/>
        <w:right w:val="none" w:sz="0" w:space="0" w:color="auto"/>
      </w:divBdr>
    </w:div>
    <w:div w:id="2121994091">
      <w:bodyDiv w:val="1"/>
      <w:marLeft w:val="0"/>
      <w:marRight w:val="0"/>
      <w:marTop w:val="0"/>
      <w:marBottom w:val="0"/>
      <w:divBdr>
        <w:top w:val="none" w:sz="0" w:space="0" w:color="auto"/>
        <w:left w:val="none" w:sz="0" w:space="0" w:color="auto"/>
        <w:bottom w:val="none" w:sz="0" w:space="0" w:color="auto"/>
        <w:right w:val="none" w:sz="0" w:space="0" w:color="auto"/>
      </w:divBdr>
    </w:div>
    <w:div w:id="2123109265">
      <w:bodyDiv w:val="1"/>
      <w:marLeft w:val="0"/>
      <w:marRight w:val="0"/>
      <w:marTop w:val="0"/>
      <w:marBottom w:val="0"/>
      <w:divBdr>
        <w:top w:val="none" w:sz="0" w:space="0" w:color="auto"/>
        <w:left w:val="none" w:sz="0" w:space="0" w:color="auto"/>
        <w:bottom w:val="none" w:sz="0" w:space="0" w:color="auto"/>
        <w:right w:val="none" w:sz="0" w:space="0" w:color="auto"/>
      </w:divBdr>
    </w:div>
    <w:div w:id="2123572155">
      <w:bodyDiv w:val="1"/>
      <w:marLeft w:val="0"/>
      <w:marRight w:val="0"/>
      <w:marTop w:val="0"/>
      <w:marBottom w:val="0"/>
      <w:divBdr>
        <w:top w:val="none" w:sz="0" w:space="0" w:color="auto"/>
        <w:left w:val="none" w:sz="0" w:space="0" w:color="auto"/>
        <w:bottom w:val="none" w:sz="0" w:space="0" w:color="auto"/>
        <w:right w:val="none" w:sz="0" w:space="0" w:color="auto"/>
      </w:divBdr>
    </w:div>
    <w:div w:id="2123647833">
      <w:bodyDiv w:val="1"/>
      <w:marLeft w:val="0"/>
      <w:marRight w:val="0"/>
      <w:marTop w:val="0"/>
      <w:marBottom w:val="0"/>
      <w:divBdr>
        <w:top w:val="none" w:sz="0" w:space="0" w:color="auto"/>
        <w:left w:val="none" w:sz="0" w:space="0" w:color="auto"/>
        <w:bottom w:val="none" w:sz="0" w:space="0" w:color="auto"/>
        <w:right w:val="none" w:sz="0" w:space="0" w:color="auto"/>
      </w:divBdr>
    </w:div>
    <w:div w:id="2123839506">
      <w:bodyDiv w:val="1"/>
      <w:marLeft w:val="0"/>
      <w:marRight w:val="0"/>
      <w:marTop w:val="0"/>
      <w:marBottom w:val="0"/>
      <w:divBdr>
        <w:top w:val="none" w:sz="0" w:space="0" w:color="auto"/>
        <w:left w:val="none" w:sz="0" w:space="0" w:color="auto"/>
        <w:bottom w:val="none" w:sz="0" w:space="0" w:color="auto"/>
        <w:right w:val="none" w:sz="0" w:space="0" w:color="auto"/>
      </w:divBdr>
    </w:div>
    <w:div w:id="2125147337">
      <w:bodyDiv w:val="1"/>
      <w:marLeft w:val="0"/>
      <w:marRight w:val="0"/>
      <w:marTop w:val="0"/>
      <w:marBottom w:val="0"/>
      <w:divBdr>
        <w:top w:val="none" w:sz="0" w:space="0" w:color="auto"/>
        <w:left w:val="none" w:sz="0" w:space="0" w:color="auto"/>
        <w:bottom w:val="none" w:sz="0" w:space="0" w:color="auto"/>
        <w:right w:val="none" w:sz="0" w:space="0" w:color="auto"/>
      </w:divBdr>
    </w:div>
    <w:div w:id="2125684550">
      <w:bodyDiv w:val="1"/>
      <w:marLeft w:val="0"/>
      <w:marRight w:val="0"/>
      <w:marTop w:val="0"/>
      <w:marBottom w:val="0"/>
      <w:divBdr>
        <w:top w:val="none" w:sz="0" w:space="0" w:color="auto"/>
        <w:left w:val="none" w:sz="0" w:space="0" w:color="auto"/>
        <w:bottom w:val="none" w:sz="0" w:space="0" w:color="auto"/>
        <w:right w:val="none" w:sz="0" w:space="0" w:color="auto"/>
      </w:divBdr>
    </w:div>
    <w:div w:id="2127961588">
      <w:bodyDiv w:val="1"/>
      <w:marLeft w:val="0"/>
      <w:marRight w:val="0"/>
      <w:marTop w:val="0"/>
      <w:marBottom w:val="0"/>
      <w:divBdr>
        <w:top w:val="none" w:sz="0" w:space="0" w:color="auto"/>
        <w:left w:val="none" w:sz="0" w:space="0" w:color="auto"/>
        <w:bottom w:val="none" w:sz="0" w:space="0" w:color="auto"/>
        <w:right w:val="none" w:sz="0" w:space="0" w:color="auto"/>
      </w:divBdr>
    </w:div>
    <w:div w:id="2130708545">
      <w:bodyDiv w:val="1"/>
      <w:marLeft w:val="0"/>
      <w:marRight w:val="0"/>
      <w:marTop w:val="0"/>
      <w:marBottom w:val="0"/>
      <w:divBdr>
        <w:top w:val="none" w:sz="0" w:space="0" w:color="auto"/>
        <w:left w:val="none" w:sz="0" w:space="0" w:color="auto"/>
        <w:bottom w:val="none" w:sz="0" w:space="0" w:color="auto"/>
        <w:right w:val="none" w:sz="0" w:space="0" w:color="auto"/>
      </w:divBdr>
    </w:div>
    <w:div w:id="2134715576">
      <w:bodyDiv w:val="1"/>
      <w:marLeft w:val="0"/>
      <w:marRight w:val="0"/>
      <w:marTop w:val="0"/>
      <w:marBottom w:val="0"/>
      <w:divBdr>
        <w:top w:val="none" w:sz="0" w:space="0" w:color="auto"/>
        <w:left w:val="none" w:sz="0" w:space="0" w:color="auto"/>
        <w:bottom w:val="none" w:sz="0" w:space="0" w:color="auto"/>
        <w:right w:val="none" w:sz="0" w:space="0" w:color="auto"/>
      </w:divBdr>
    </w:div>
    <w:div w:id="2135827547">
      <w:bodyDiv w:val="1"/>
      <w:marLeft w:val="0"/>
      <w:marRight w:val="0"/>
      <w:marTop w:val="0"/>
      <w:marBottom w:val="0"/>
      <w:divBdr>
        <w:top w:val="none" w:sz="0" w:space="0" w:color="auto"/>
        <w:left w:val="none" w:sz="0" w:space="0" w:color="auto"/>
        <w:bottom w:val="none" w:sz="0" w:space="0" w:color="auto"/>
        <w:right w:val="none" w:sz="0" w:space="0" w:color="auto"/>
      </w:divBdr>
    </w:div>
    <w:div w:id="2138794015">
      <w:bodyDiv w:val="1"/>
      <w:marLeft w:val="0"/>
      <w:marRight w:val="0"/>
      <w:marTop w:val="0"/>
      <w:marBottom w:val="0"/>
      <w:divBdr>
        <w:top w:val="none" w:sz="0" w:space="0" w:color="auto"/>
        <w:left w:val="none" w:sz="0" w:space="0" w:color="auto"/>
        <w:bottom w:val="none" w:sz="0" w:space="0" w:color="auto"/>
        <w:right w:val="none" w:sz="0" w:space="0" w:color="auto"/>
      </w:divBdr>
    </w:div>
    <w:div w:id="2139060879">
      <w:bodyDiv w:val="1"/>
      <w:marLeft w:val="0"/>
      <w:marRight w:val="0"/>
      <w:marTop w:val="0"/>
      <w:marBottom w:val="0"/>
      <w:divBdr>
        <w:top w:val="none" w:sz="0" w:space="0" w:color="auto"/>
        <w:left w:val="none" w:sz="0" w:space="0" w:color="auto"/>
        <w:bottom w:val="none" w:sz="0" w:space="0" w:color="auto"/>
        <w:right w:val="none" w:sz="0" w:space="0" w:color="auto"/>
      </w:divBdr>
    </w:div>
    <w:div w:id="2139881937">
      <w:bodyDiv w:val="1"/>
      <w:marLeft w:val="0"/>
      <w:marRight w:val="0"/>
      <w:marTop w:val="0"/>
      <w:marBottom w:val="0"/>
      <w:divBdr>
        <w:top w:val="none" w:sz="0" w:space="0" w:color="auto"/>
        <w:left w:val="none" w:sz="0" w:space="0" w:color="auto"/>
        <w:bottom w:val="none" w:sz="0" w:space="0" w:color="auto"/>
        <w:right w:val="none" w:sz="0" w:space="0" w:color="auto"/>
      </w:divBdr>
    </w:div>
    <w:div w:id="2140801636">
      <w:bodyDiv w:val="1"/>
      <w:marLeft w:val="0"/>
      <w:marRight w:val="0"/>
      <w:marTop w:val="0"/>
      <w:marBottom w:val="0"/>
      <w:divBdr>
        <w:top w:val="none" w:sz="0" w:space="0" w:color="auto"/>
        <w:left w:val="none" w:sz="0" w:space="0" w:color="auto"/>
        <w:bottom w:val="none" w:sz="0" w:space="0" w:color="auto"/>
        <w:right w:val="none" w:sz="0" w:space="0" w:color="auto"/>
      </w:divBdr>
    </w:div>
    <w:div w:id="2142334073">
      <w:bodyDiv w:val="1"/>
      <w:marLeft w:val="0"/>
      <w:marRight w:val="0"/>
      <w:marTop w:val="0"/>
      <w:marBottom w:val="0"/>
      <w:divBdr>
        <w:top w:val="none" w:sz="0" w:space="0" w:color="auto"/>
        <w:left w:val="none" w:sz="0" w:space="0" w:color="auto"/>
        <w:bottom w:val="none" w:sz="0" w:space="0" w:color="auto"/>
        <w:right w:val="none" w:sz="0" w:space="0" w:color="auto"/>
      </w:divBdr>
    </w:div>
    <w:div w:id="2144931146">
      <w:bodyDiv w:val="1"/>
      <w:marLeft w:val="0"/>
      <w:marRight w:val="0"/>
      <w:marTop w:val="0"/>
      <w:marBottom w:val="0"/>
      <w:divBdr>
        <w:top w:val="none" w:sz="0" w:space="0" w:color="auto"/>
        <w:left w:val="none" w:sz="0" w:space="0" w:color="auto"/>
        <w:bottom w:val="none" w:sz="0" w:space="0" w:color="auto"/>
        <w:right w:val="none" w:sz="0" w:space="0" w:color="auto"/>
      </w:divBdr>
    </w:div>
    <w:div w:id="2145584009">
      <w:bodyDiv w:val="1"/>
      <w:marLeft w:val="0"/>
      <w:marRight w:val="0"/>
      <w:marTop w:val="0"/>
      <w:marBottom w:val="0"/>
      <w:divBdr>
        <w:top w:val="none" w:sz="0" w:space="0" w:color="auto"/>
        <w:left w:val="none" w:sz="0" w:space="0" w:color="auto"/>
        <w:bottom w:val="none" w:sz="0" w:space="0" w:color="auto"/>
        <w:right w:val="none" w:sz="0" w:space="0" w:color="auto"/>
      </w:divBdr>
    </w:div>
    <w:div w:id="2146386710">
      <w:bodyDiv w:val="1"/>
      <w:marLeft w:val="0"/>
      <w:marRight w:val="0"/>
      <w:marTop w:val="0"/>
      <w:marBottom w:val="0"/>
      <w:divBdr>
        <w:top w:val="none" w:sz="0" w:space="0" w:color="auto"/>
        <w:left w:val="none" w:sz="0" w:space="0" w:color="auto"/>
        <w:bottom w:val="none" w:sz="0" w:space="0" w:color="auto"/>
        <w:right w:val="none" w:sz="0" w:space="0" w:color="auto"/>
      </w:divBdr>
    </w:div>
    <w:div w:id="2146921936">
      <w:bodyDiv w:val="1"/>
      <w:marLeft w:val="0"/>
      <w:marRight w:val="0"/>
      <w:marTop w:val="0"/>
      <w:marBottom w:val="0"/>
      <w:divBdr>
        <w:top w:val="none" w:sz="0" w:space="0" w:color="auto"/>
        <w:left w:val="none" w:sz="0" w:space="0" w:color="auto"/>
        <w:bottom w:val="none" w:sz="0" w:space="0" w:color="auto"/>
        <w:right w:val="none" w:sz="0" w:space="0" w:color="auto"/>
      </w:divBdr>
    </w:div>
    <w:div w:id="2147041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Word_Document1.docx"/><Relationship Id="rId39" Type="http://schemas.openxmlformats.org/officeDocument/2006/relationships/image" Target="media/image24.emf"/><Relationship Id="rId21" Type="http://schemas.openxmlformats.org/officeDocument/2006/relationships/image" Target="media/image14.png"/><Relationship Id="rId34" Type="http://schemas.openxmlformats.org/officeDocument/2006/relationships/package" Target="embeddings/Microsoft_Word_Document5.docx"/><Relationship Id="rId42" Type="http://schemas.openxmlformats.org/officeDocument/2006/relationships/package" Target="embeddings/Microsoft_Word_Document9.docx"/><Relationship Id="rId47" Type="http://schemas.openxmlformats.org/officeDocument/2006/relationships/image" Target="media/image28.emf"/><Relationship Id="rId50" Type="http://schemas.openxmlformats.org/officeDocument/2006/relationships/package" Target="embeddings/Microsoft_Word_Document13.docx"/><Relationship Id="rId55" Type="http://schemas.openxmlformats.org/officeDocument/2006/relationships/image" Target="media/image3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emf"/><Relationship Id="rId41" Type="http://schemas.openxmlformats.org/officeDocument/2006/relationships/image" Target="media/image25.emf"/><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package" Target="embeddings/Microsoft_Word_Document4.docx"/><Relationship Id="rId37" Type="http://schemas.openxmlformats.org/officeDocument/2006/relationships/image" Target="media/image23.emf"/><Relationship Id="rId40" Type="http://schemas.openxmlformats.org/officeDocument/2006/relationships/package" Target="embeddings/Microsoft_Word_Document8.docx"/><Relationship Id="rId45" Type="http://schemas.openxmlformats.org/officeDocument/2006/relationships/image" Target="media/image27.emf"/><Relationship Id="rId53" Type="http://schemas.openxmlformats.org/officeDocument/2006/relationships/image" Target="media/image32.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package" Target="embeddings/Microsoft_Word_Document.docx"/><Relationship Id="rId28" Type="http://schemas.openxmlformats.org/officeDocument/2006/relationships/package" Target="embeddings/Microsoft_Word_Document2.docx"/><Relationship Id="rId36" Type="http://schemas.openxmlformats.org/officeDocument/2006/relationships/package" Target="embeddings/Microsoft_Word_Document6.docx"/><Relationship Id="rId49" Type="http://schemas.openxmlformats.org/officeDocument/2006/relationships/image" Target="media/image29.emf"/><Relationship Id="rId57" Type="http://schemas.openxmlformats.org/officeDocument/2006/relationships/image" Target="media/image36.png"/><Relationship Id="rId61"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emf"/><Relationship Id="rId44" Type="http://schemas.openxmlformats.org/officeDocument/2006/relationships/package" Target="embeddings/Microsoft_Word_Document10.docx"/><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emf"/><Relationship Id="rId30" Type="http://schemas.openxmlformats.org/officeDocument/2006/relationships/package" Target="embeddings/Microsoft_Word_Document3.docx"/><Relationship Id="rId35" Type="http://schemas.openxmlformats.org/officeDocument/2006/relationships/image" Target="media/image22.emf"/><Relationship Id="rId43" Type="http://schemas.openxmlformats.org/officeDocument/2006/relationships/image" Target="media/image26.emf"/><Relationship Id="rId48" Type="http://schemas.openxmlformats.org/officeDocument/2006/relationships/package" Target="embeddings/Microsoft_Word_Document12.docx"/><Relationship Id="rId56" Type="http://schemas.openxmlformats.org/officeDocument/2006/relationships/image" Target="media/image35.png"/><Relationship Id="rId8" Type="http://schemas.openxmlformats.org/officeDocument/2006/relationships/image" Target="media/image1.jp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package" Target="embeddings/Microsoft_Word_Document7.docx"/><Relationship Id="rId46" Type="http://schemas.openxmlformats.org/officeDocument/2006/relationships/package" Target="embeddings/Microsoft_Word_Document11.docx"/><Relationship Id="rId59" Type="http://schemas.openxmlformats.org/officeDocument/2006/relationships/footer" Target="footer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Fra17</b:Tag>
    <b:SourceType>Book</b:SourceType>
    <b:Guid>{9225F288-DB38-427D-A594-CBAAAED9BFB6}</b:Guid>
    <b:Title>Deep Learning With Python</b:Title>
    <b:Year>2017</b:Year>
    <b:Author>
      <b:Author>
        <b:NameList>
          <b:Person>
            <b:Last>Chollet</b:Last>
            <b:First>Francois</b:First>
          </b:Person>
        </b:NameList>
      </b:Author>
    </b:Author>
    <b:RefOrder>23</b:RefOrder>
  </b:Source>
  <b:Source>
    <b:Tag>Tim15</b:Tag>
    <b:SourceType>InternetSite</b:SourceType>
    <b:Guid>{3DA28527-CD62-4995-A3B0-017E595D9EEE}</b:Guid>
    <b:Title>Nvidia Developer Blog</b:Title>
    <b:Year>2015</b:Year>
    <b:Month>Noiembrie</b:Month>
    <b:Day>03</b:Day>
    <b:YearAccessed>2023</b:YearAccessed>
    <b:MonthAccessed>Martie</b:MonthAccessed>
    <b:DayAccessed>24</b:DayAccessed>
    <b:URL>https://developer.nvidia.com/blog/deep-learning-nutshell-core-concepts/</b:URL>
    <b:Author>
      <b:Author>
        <b:NameList>
          <b:Person>
            <b:Last>Dettmers</b:Last>
            <b:First>Tim</b:First>
          </b:Person>
        </b:NameList>
      </b:Author>
    </b:Author>
    <b:RefOrder>10</b:RefOrder>
  </b:Source>
  <b:Source>
    <b:Tag>Zix17</b:Tag>
    <b:SourceType>ArticleInAPeriodical</b:SourceType>
    <b:Guid>{1D8B09D1-8C47-4D55-86E4-EE469DBD928B}</b:Guid>
    <b:Title>Speech Command Recognition with Convolutional Neural</b:Title>
    <b:Year>2017</b:Year>
    <b:PeriodicalTitle>cs229.stanford.edu Final Project</b:PeriodicalTitle>
    <b:Author>
      <b:Author>
        <b:NameList>
          <b:Person>
            <b:Last>Zixuan </b:Last>
            <b:First>Zhou</b:First>
          </b:Person>
          <b:Person>
            <b:Last>Xuejiao </b:Last>
            <b:First>Li</b:First>
          </b:Person>
        </b:NameList>
      </b:Author>
    </b:Author>
    <b:RefOrder>11</b:RefOrder>
  </b:Source>
  <b:Source>
    <b:Tag>Lau19</b:Tag>
    <b:SourceType>InternetSite</b:SourceType>
    <b:Guid>{62717F5E-61A9-4435-92E1-D412CB3269BC}</b:Guid>
    <b:Title>Intro to Machine Learning (ML Zero to Hero - Part 1)</b:Title>
    <b:Year>2019</b:Year>
    <b:Month>August</b:Month>
    <b:Day>30</b:Day>
    <b:Author>
      <b:Author>
        <b:NameList>
          <b:Person>
            <b:Last>Moroney</b:Last>
            <b:First>Laurence</b:First>
          </b:Person>
        </b:NameList>
      </b:Author>
    </b:Author>
    <b:YearAccessed>2023</b:YearAccessed>
    <b:MonthAccessed>Martie</b:MonthAccessed>
    <b:DayAccessed>25</b:DayAccessed>
    <b:URL>https://www.youtube.com/watch?v=KNAWp2S3w94</b:URL>
    <b:RefOrder>3</b:RefOrder>
  </b:Source>
  <b:Source>
    <b:Tag>Adi22</b:Tag>
    <b:SourceType>InternetSite</b:SourceType>
    <b:Guid>{244CAB2A-4DC3-4A59-9FD8-00403A4785DF}</b:Guid>
    <b:Author>
      <b:Author>
        <b:NameList>
          <b:Person>
            <b:Last>Rastogi</b:Last>
            <b:First>Aditi</b:First>
          </b:Person>
        </b:NameList>
      </b:Author>
    </b:Author>
    <b:Title>blog.devgenius.io</b:Title>
    <b:Year>2022</b:Year>
    <b:Month>Mai</b:Month>
    <b:YearAccessed>2023</b:YearAccessed>
    <b:MonthAccessed>Martie</b:MonthAccessed>
    <b:DayAccessed>26</b:DayAccessed>
    <b:URL>https://blog.devgenius.io/alexnet-the-net-that-surpassed-cnns-5d551ba1b901</b:URL>
    <b:RefOrder>15</b:RefOrder>
  </b:Source>
  <b:Source>
    <b:Tag>Abh20</b:Tag>
    <b:SourceType>InternetSite</b:SourceType>
    <b:Guid>{ADF33057-200E-4821-A8CB-8AE82CE9502A}</b:Guid>
    <b:Author>
      <b:Author>
        <b:NameList>
          <b:Person>
            <b:Last>Verma</b:Last>
            <b:First>Abhishek</b:First>
          </b:Person>
        </b:NameList>
      </b:Author>
    </b:Author>
    <b:Title>towardsdatascience</b:Title>
    <b:Year>2020</b:Year>
    <b:Month>Iulie</b:Month>
    <b:Day>28</b:Day>
    <b:YearAccessed>2023</b:YearAccessed>
    <b:MonthAccessed>Martie</b:MonthAccessed>
    <b:DayAccessed>26</b:DayAccessed>
    <b:URL>https://towardsdatascience.com/alexnet-8b05c5eb88d4</b:URL>
    <b:RefOrder>24</b:RefOrder>
  </b:Source>
  <b:Source>
    <b:Tag>AGu</b:Tag>
    <b:SourceType>InternetSite</b:SourceType>
    <b:Guid>{2F261C1A-BA92-4DFB-B199-07F764A9128C}</b:Guid>
    <b:Title>A Guide to Mel Frequency Cepstral Coefficients (MFCCs)</b:Title>
    <b:URL>http://www.practicalcryptography.com/miscellaneous/machine-learning/guide-mel-frequency-cepstral-coefficients-mfccs/</b:URL>
    <b:RefOrder>25</b:RefOrder>
  </b:Source>
  <b:Source>
    <b:Tag>Lyo20</b:Tag>
    <b:SourceType>DocumentFromInternetSite</b:SourceType>
    <b:Guid>{602D7254-C590-48E1-8AB7-97251B112A6E}</b:Guid>
    <b:Title>jameslyons/python_speech_features</b:Title>
    <b:Year>2020</b:Year>
    <b:Month>Ianuarie</b:Month>
    <b:Day>14</b:Day>
    <b:URL>https://zenodo.org/record/3607820#.ZCMOYcpBxPZ</b:URL>
    <b:Author>
      <b:Author>
        <b:NameList>
          <b:Person>
            <b:Last>Lyons</b:Last>
            <b:First>James</b:First>
          </b:Person>
          <b:Person>
            <b:Last>Wang</b:Last>
            <b:Middle>Yow-Bang</b:Middle>
            <b:First>Darren</b:First>
          </b:Person>
          <b:Person>
            <b:Last>Shteingart</b:Last>
            <b:First>Hanan</b:First>
          </b:Person>
          <b:Person>
            <b:Last>Mavrinac</b:Last>
            <b:First>Eric</b:First>
          </b:Person>
          <b:Person>
            <b:Last>Gaurkar</b:Last>
            <b:First>Yash</b:First>
          </b:Person>
          <b:Person>
            <b:Last>Watcharawisetkul</b:Last>
            <b:First>Watcharapol</b:First>
          </b:Person>
        </b:NameList>
      </b:Author>
    </b:Author>
    <b:RefOrder>20</b:RefOrder>
  </b:Source>
  <b:Source>
    <b:Tag>Gei17</b:Tag>
    <b:SourceType>DocumentFromInternetSite</b:SourceType>
    <b:Guid>{82E7D7A0-FDE0-48FD-97A6-E9BB74FFFD87}</b:Guid>
    <b:Title>cifar-vgg</b:Title>
    <b:YearAccessed>2023</b:YearAccessed>
    <b:MonthAccessed>Martie</b:MonthAccessed>
    <b:DayAccessed>29</b:DayAccessed>
    <b:URL>https://github.com/geifmany/cifar-vgg</b:URL>
    <b:Author>
      <b:Author>
        <b:NameList>
          <b:Person>
            <b:Last>Geifman</b:Last>
            <b:First>Yonatan</b:First>
          </b:Person>
        </b:NameList>
      </b:Author>
    </b:Author>
    <b:Year>2018</b:Year>
    <b:Month>Martie</b:Month>
    <b:Day>27</b:Day>
    <b:RefOrder>21</b:RefOrder>
  </b:Source>
  <b:Source>
    <b:Tag>Sim15</b:Tag>
    <b:SourceType>ArticleInAPeriodical</b:SourceType>
    <b:Guid>{DD71FC91-66C1-4DA8-B952-A4EB963529E0}</b:Guid>
    <b:Title>Very Deep Convolutional Networks for Large-Scale Image Recognition</b:Title>
    <b:Year>2015</b:Year>
    <b:Month>Aprilie</b:Month>
    <b:Day>10</b:Day>
    <b:Author>
      <b:Author>
        <b:NameList>
          <b:Person>
            <b:Last>Simonyan</b:Last>
            <b:First>Karen</b:First>
          </b:Person>
          <b:Person>
            <b:Last>Zisserman</b:Last>
            <b:First>Andrew</b:First>
          </b:Person>
        </b:NameList>
      </b:Author>
    </b:Author>
    <b:PeriodicalTitle>ICLR 2015</b:PeriodicalTitle>
    <b:Pages>14</b:Pages>
    <b:RefOrder>12</b:RefOrder>
  </b:Source>
  <b:Source>
    <b:Tag>Kri</b:Tag>
    <b:SourceType>ArticleInAPeriodical</b:SourceType>
    <b:Guid>{6BA88971-7A53-4424-A871-DBE89AE6BC7A}</b:Guid>
    <b:Title>ImageNet classification with deep convolutional neural networks</b:Title>
    <b:Author>
      <b:Author>
        <b:NameList>
          <b:Person>
            <b:Last> Krizhevsky</b:Last>
            <b:First>Alex</b:First>
          </b:Person>
          <b:Person>
            <b:Last>SutsKever</b:Last>
            <b:First>Ilya</b:First>
          </b:Person>
          <b:Person>
            <b:Last>Hinton</b:Last>
            <b:First>Geoffrey</b:First>
          </b:Person>
        </b:NameList>
      </b:Author>
    </b:Author>
    <b:PeriodicalTitle>Communications of the ACM</b:PeriodicalTitle>
    <b:Year>2012</b:Year>
    <b:Month>Mai</b:Month>
    <b:Day>24</b:Day>
    <b:Pages>7</b:Pages>
    <b:URL>https://proceedings.neurips.cc/paper_files/paper/2012/file/c399862d3b9d6b76c8436e924a68c45b-Paper.pdf</b:URL>
    <b:YearAccessed>2023</b:YearAccessed>
    <b:MonthAccessed>Martie</b:MonthAccessed>
    <b:RefOrder>14</b:RefOrder>
  </b:Source>
  <b:Source>
    <b:Tag>Ian16</b:Tag>
    <b:SourceType>ArticleInAPeriodical</b:SourceType>
    <b:Guid>{8AB4C99A-0A08-4BCB-B523-B524FF549FA3}</b:Guid>
    <b:Title>SqueezeNet: AlexNet-level accuracy with 50x</b:Title>
    <b:Year>2016</b:Year>
    <b:Month>Noiembrie</b:Month>
    <b:Day>4</b:Day>
    <b:URL>https://arxiv.org/pdf/1602.07360.pdf</b:URL>
    <b:Pages>13</b:Pages>
    <b:ShortTitle>SQUEEZENET: ALEXNET-LEVEL ACCURACY WITH</b:ShortTitle>
    <b:Author>
      <b:Author>
        <b:NameList>
          <b:Person>
            <b:Last>Iandola</b:Last>
            <b:First>Forrest</b:First>
          </b:Person>
          <b:Person>
            <b:Last>Han</b:Last>
            <b:First>Song</b:First>
          </b:Person>
          <b:Person>
            <b:Last>Moskewicz</b:Last>
            <b:First>Matthew</b:First>
          </b:Person>
          <b:Person>
            <b:Last>Ashraf</b:Last>
            <b:First>Khalid</b:First>
          </b:Person>
          <b:Person>
            <b:Last>Dally</b:Last>
            <b:First>William</b:First>
          </b:Person>
          <b:Person>
            <b:Last>Keutzer</b:Last>
            <b:First>Kurt</b:First>
          </b:Person>
        </b:NameList>
      </b:Author>
    </b:Author>
    <b:RefOrder>16</b:RefOrder>
  </b:Source>
  <b:Source>
    <b:Tag>Han19</b:Tag>
    <b:SourceType>DocumentFromInternetSite</b:SourceType>
    <b:Guid>{D78BEC52-FA3B-4628-B63F-A9892EC0618C}</b:Guid>
    <b:Title>SqueezeNet_vs_CIFAR10</b:Title>
    <b:Year>2019</b:Year>
    <b:Month>Ianuare</b:Month>
    <b:Day>13</b:Day>
    <b:Author>
      <b:Author>
        <b:NameList>
          <b:Person>
            <b:Last>Hancock</b:Last>
            <b:First>Zac</b:First>
          </b:Person>
        </b:NameList>
      </b:Author>
    </b:Author>
    <b:URL>https://github.com/zshancock/SqueezeNet_vs_CIFAR10</b:URL>
    <b:RefOrder>22</b:RefOrder>
  </b:Source>
  <b:Source>
    <b:Tag>Wik23</b:Tag>
    <b:SourceType>DocumentFromInternetSite</b:SourceType>
    <b:Guid>{C59B5576-A4A2-436B-B770-2390A2A28FCF}</b:Guid>
    <b:Title>Wikipedia</b:Title>
    <b:Year>2023</b:Year>
    <b:Month>Martie</b:Month>
    <b:Day>2023</b:Day>
    <b:YearAccessed>2023</b:YearAccessed>
    <b:MonthAccessed>Aprilie</b:MonthAccessed>
    <b:DayAccessed>01</b:DayAccessed>
    <b:URL>https://en.wikipedia.org/wiki/PuTTY</b:URL>
    <b:RefOrder>1</b:RefOrder>
  </b:Source>
  <b:Source>
    <b:Tag>WinSCP19</b:Tag>
    <b:SourceType>DocumentFromInternetSite</b:SourceType>
    <b:Guid>{64D42971-5890-41EA-BB87-E0551AE7E997}</b:Guid>
    <b:Title>WinSCP</b:Title>
    <b:Year>2019</b:Year>
    <b:Month>Noiembrie</b:Month>
    <b:Day>23</b:Day>
    <b:URL>https://winscp.net/eng/docs/file_encryption</b:URL>
    <b:YearAccessed>2023</b:YearAccessed>
    <b:MonthAccessed>Aprilie</b:MonthAccessed>
    <b:DayAccessed>01</b:DayAccessed>
    <b:RefOrder>2</b:RefOrder>
  </b:Source>
  <b:Source>
    <b:Tag>Phi13</b:Tag>
    <b:SourceType>Book</b:SourceType>
    <b:Guid>{ACEBF563-B87B-43FE-85B9-0DF8E96CE25D}</b:Guid>
    <b:LCID>en-US</b:LCID>
    <b:Author>
      <b:Author>
        <b:NameList>
          <b:Person>
            <b:Last>Loizou</b:Last>
            <b:First>Philipos</b:First>
            <b:Middle>C.</b:Middle>
          </b:Person>
        </b:NameList>
      </b:Author>
    </b:Author>
    <b:Title> Speech Enhancement: Theory and Practic</b:Title>
    <b:Year>2013</b:Year>
    <b:RefOrder>26</b:RefOrder>
  </b:Source>
  <b:Source>
    <b:Tag>War</b:Tag>
    <b:SourceType>DocumentFromInternetSite</b:SourceType>
    <b:Guid>{85024C04-B0B2-4F18-8393-09FB31ED91D0}</b:Guid>
    <b:Title>Speech Commands: A Dataset for Limited-Vocabulary Speech Recognition</b:Title>
    <b:URL>https://arxiv.org/pdf/1804.03209.pdf</b:URL>
    <b:Author>
      <b:Author>
        <b:NameList>
          <b:Person>
            <b:Last>Warden</b:Last>
            <b:First>Pete</b:First>
          </b:Person>
        </b:NameList>
      </b:Author>
    </b:Author>
    <b:Year>2018</b:Year>
    <b:YearAccessed>2023</b:YearAccessed>
    <b:RefOrder>4</b:RefOrder>
  </b:Source>
  <b:Source>
    <b:Tag>Ehr23</b:Tag>
    <b:SourceType>DocumentFromInternetSite</b:SourceType>
    <b:Guid>{9AEA0BA7-5BAF-4F50-81FA-E47319805E28}</b:Guid>
    <b:Title>ResearchGate</b:Title>
    <b:YearAccessed>2023</b:YearAccessed>
    <b:MonthAccessed>Aprilie</b:MonthAccessed>
    <b:DayAccessed>29</b:DayAccessed>
    <b:URL>https://www.researchgate.net/figure/Basic-neural-network-unit-neuron-node-McCulloch-and-Pitts-1943_fig3_267122431</b:URL>
    <b:Author>
      <b:Author>
        <b:NameList>
          <b:Person>
            <b:Last>Ehrismann</b:Last>
            <b:First>Björn </b:First>
          </b:Person>
          <b:Person>
            <b:Last>Drück</b:Last>
            <b:First>Harald </b:First>
          </b:Person>
        </b:NameList>
      </b:Author>
    </b:Author>
    <b:RefOrder>27</b:RefOrder>
  </b:Source>
  <b:Source>
    <b:Tag>Ant23</b:Tag>
    <b:SourceType>DocumentFromInternetSite</b:SourceType>
    <b:Guid>{69031111-C70C-4941-8B55-1550E2893FC6}</b:Guid>
    <b:Title>Baeldung</b:Title>
    <b:Year>2023</b:Year>
    <b:Month>Martie</b:Month>
    <b:Day>23</b:Day>
    <b:URL>https://www.baeldung.com/cs/sigmoid-vs-tanh-functions</b:URL>
    <b:Author>
      <b:Author>
        <b:NameList>
          <b:Person>
            <b:Last>Antoniadis</b:Last>
            <b:First>Panagiotis </b:First>
          </b:Person>
        </b:NameList>
      </b:Author>
    </b:Author>
    <b:RefOrder>5</b:RefOrder>
  </b:Source>
  <b:Source>
    <b:Tag>DyingReLU</b:Tag>
    <b:SourceType>DocumentFromInternetSite</b:SourceType>
    <b:Guid>{A9EA8DDF-C61E-4862-880D-9C1FEBEBA59C}</b:Guid>
    <b:Title>The Professionals Point</b:Title>
    <b:Year>2019</b:Year>
    <b:Month>Iunie</b:Month>
    <b:Day>6</b:Day>
    <b:URL>http://theprofessionalspoint.blogspot.com/2019/06/dying-relu-causes-and-solutions-leaky.html</b:URL>
    <b:Author>
      <b:Author>
        <b:NameList>
          <b:Person>
            <b:Last>Kumar</b:Last>
            <b:First>Naresh </b:First>
          </b:Person>
        </b:NameList>
      </b:Author>
    </b:Author>
    <b:YearAccessed>2023</b:YearAccessed>
    <b:MonthAccessed>Aprilie</b:MonthAccessed>
    <b:DayAccessed>30</b:DayAccessed>
    <b:RefOrder>28</b:RefOrder>
  </b:Source>
  <b:Source>
    <b:Tag>Nar19</b:Tag>
    <b:SourceType>DocumentFromInternetSite</b:SourceType>
    <b:Guid>{8655C360-2671-4482-BB85-F59B256F4910}</b:Guid>
    <b:Title>TheProfessionalsPoint</b:Title>
    <b:Year>2019</b:Year>
    <b:Month>Iunie</b:Month>
    <b:Day>06</b:Day>
    <b:YearAccessed>2023</b:YearAccessed>
    <b:MonthAccessed>Aprilie</b:MonthAccessed>
    <b:DayAccessed>30</b:DayAccessed>
    <b:URL>http://theprofessionalspoint.blogspot.com/2019/06/dying-relu-causes-and-solutions-leaky.html</b:URL>
    <b:Author>
      <b:Author>
        <b:NameList>
          <b:Person>
            <b:Last>Kumar</b:Last>
            <b:First>Naresh</b:First>
          </b:Person>
        </b:NameList>
      </b:Author>
    </b:Author>
    <b:RefOrder>29</b:RefOrder>
  </b:Source>
  <b:Source>
    <b:Tag>Nar191</b:Tag>
    <b:SourceType>DocumentFromInternetSite</b:SourceType>
    <b:Guid>{CBA4C3AD-5B1F-47BD-9BE2-6A2E85673CE0}</b:Guid>
    <b:Author>
      <b:Author>
        <b:NameList>
          <b:Person>
            <b:Last>Kumar</b:Last>
            <b:First>Naresh</b:First>
          </b:Person>
        </b:NameList>
      </b:Author>
    </b:Author>
    <b:Title>The Professionals Point</b:Title>
    <b:Year>2019</b:Year>
    <b:Month>Iunie</b:Month>
    <b:Day>06</b:Day>
    <b:YearAccessed>2023</b:YearAccessed>
    <b:MonthAccessed>Aprilie</b:MonthAccessed>
    <b:DayAccessed>30</b:DayAccessed>
    <b:URL>http://theprofessionalspoint.blogspot.com/2019/06/dying-relu-causes-and-solutions-leaky.html</b:URL>
    <b:RefOrder>6</b:RefOrder>
  </b:Source>
  <b:Source>
    <b:Tag>VGGArhitecturesTable</b:Tag>
    <b:SourceType>DocumentFromInternetSite</b:SourceType>
    <b:Guid>{E314CC78-980D-4687-9CD7-67A6B7BF96D2}</b:Guid>
    <b:Author>
      <b:Author>
        <b:NameList>
          <b:Person>
            <b:Last>Hassan</b:Last>
            <b:First>Muneeb</b:First>
          </b:Person>
        </b:NameList>
      </b:Author>
    </b:Author>
    <b:Title>Neurohive</b:Title>
    <b:Year>2018</b:Year>
    <b:Month>Noiembrie</b:Month>
    <b:Day>20</b:Day>
    <b:URL>https://neurohive.io/en/popular-networks/vgg16/</b:URL>
    <b:RefOrder>13</b:RefOrder>
  </b:Source>
  <b:Source>
    <b:Tag>CepstruWiki</b:Tag>
    <b:SourceType>DocumentFromInternetSite</b:SourceType>
    <b:Guid>{D8281C01-74EC-4766-A93D-3D778660E4A8}</b:Guid>
    <b:Title>Wikipedia</b:Title>
    <b:Year>2020</b:Year>
    <b:Month>Aprilie</b:Month>
    <b:Day>06</b:Day>
    <b:YearAccessed>2023</b:YearAccessed>
    <b:MonthAccessed>Mai</b:MonthAccessed>
    <b:DayAccessed>01</b:DayAccessed>
    <b:URL>https://en.wikipedia.org/wiki/Cepstrum</b:URL>
    <b:RefOrder>17</b:RefOrder>
  </b:Source>
  <b:Source>
    <b:Tag>Tan19</b:Tag>
    <b:SourceType>DocumentFromInternetSite</b:SourceType>
    <b:Guid>{B76B9111-E0B9-4064-9BFD-E733C7B9D629}</b:Guid>
    <b:Author>
      <b:Author>
        <b:NameList>
          <b:Person>
            <b:Last>Singh</b:Last>
            <b:First>Tanveer</b:First>
          </b:Person>
        </b:NameList>
      </b:Author>
    </b:Author>
    <b:Title>Medium</b:Title>
    <b:Year>2019</b:Year>
    <b:Month>Iunie</b:Month>
    <b:Day>15</b:Day>
    <b:YearAccessed>2023</b:YearAccessed>
    <b:MonthAccessed>Aprilie</b:MonthAccessed>
    <b:DayAccessed>04</b:DayAccessed>
    <b:URL>https://medium.com/@tanveer9812/mfccs-made-easy-7ef383006040</b:URL>
    <b:RefOrder>18</b:RefOrder>
  </b:Source>
  <b:Source>
    <b:Tag>Ele</b:Tag>
    <b:SourceType>DocumentFromInternetSite</b:SourceType>
    <b:Guid>{C586A7A8-D754-4570-8F7D-9C506486D1C6}</b:Guid>
    <b:Title>Electronics Tutorials</b:Title>
    <b:URL>https://www.electronics-tutorials.ws/resistor/res_2.html</b:URL>
    <b:RefOrder>19</b:RefOrder>
  </b:Source>
  <b:Source>
    <b:Tag>FunctieOptimizareSGD</b:Tag>
    <b:SourceType>DocumentFromInternetSite</b:SourceType>
    <b:Guid>{3D921D62-9653-4E6D-8E9F-0FEA65C5977F}</b:Guid>
    <b:Title>lwvworc.org</b:Title>
    <b:YearAccessed>2023</b:YearAccessed>
    <b:MonthAccessed>Mai</b:MonthAccessed>
    <b:DayAccessed>08</b:DayAccessed>
    <b:URL>https://lwvworc.org/ro/do-stochastic-gradient-descent</b:URL>
    <b:RefOrder>7</b:RefOrder>
  </b:Source>
  <b:Source>
    <b:Tag>FunctieCost</b:Tag>
    <b:SourceType>DocumentFromInternetSite</b:SourceType>
    <b:Guid>{7FEB94DA-E29D-45CB-8A0F-BFCE8A19FE37}</b:Guid>
    <b:Title>javaTpoint</b:Title>
    <b:YearAccessed>2023</b:YearAccessed>
    <b:MonthAccessed>Mai</b:MonthAccessed>
    <b:DayAccessed>08</b:DayAccessed>
    <b:URL>https://www.javatpoint.com/cost-function-in-machine-learning</b:URL>
    <b:RefOrder>8</b:RefOrder>
  </b:Source>
  <b:Source>
    <b:Tag>CCEfunctiecost</b:Tag>
    <b:SourceType>DocumentFromInternetSite</b:SourceType>
    <b:Guid>{19E3B91C-7826-415A-ADC5-8E4B7900A920}</b:Guid>
    <b:Author>
      <b:Author>
        <b:NameList>
          <b:Person>
            <b:Last>Brownlee </b:Last>
            <b:First>Jason </b:First>
          </b:Person>
        </b:NameList>
      </b:Author>
    </b:Author>
    <b:Title>Machine Learning Mastery</b:Title>
    <b:YearAccessed>2023</b:YearAccessed>
    <b:MonthAccessed>Mai</b:MonthAccessed>
    <b:DayAccessed>08</b:DayAccessed>
    <b:URL>https://machinelearningmastery.com/cross-entropy-for-machine-learning/</b:URL>
    <b:Year>2019</b:Year>
    <b:Month>Octombrie</b:Month>
    <b:Day>21</b:Day>
    <b:RefOrder>9</b:RefOrder>
  </b:Source>
</b:Sources>
</file>

<file path=customXml/itemProps1.xml><?xml version="1.0" encoding="utf-8"?>
<ds:datastoreItem xmlns:ds="http://schemas.openxmlformats.org/officeDocument/2006/customXml" ds:itemID="{E2761086-97CC-43AE-8A1E-00D9E3F8B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7038</TotalTime>
  <Pages>83</Pages>
  <Words>16549</Words>
  <Characters>95990</Characters>
  <Application>Microsoft Office Word</Application>
  <DocSecurity>0</DocSecurity>
  <Lines>799</Lines>
  <Paragraphs>224</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Hereșanu</dc:creator>
  <cp:keywords/>
  <dc:description/>
  <cp:lastModifiedBy>Radu Hereșanu</cp:lastModifiedBy>
  <cp:revision>15</cp:revision>
  <dcterms:created xsi:type="dcterms:W3CDTF">2023-03-01T18:22:00Z</dcterms:created>
  <dcterms:modified xsi:type="dcterms:W3CDTF">2023-05-08T17:05:00Z</dcterms:modified>
</cp:coreProperties>
</file>